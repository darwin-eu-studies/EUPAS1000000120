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E8116" w14:textId="77777777" w:rsidR="008C21BB" w:rsidRDefault="008C21BB" w:rsidP="008C21BB">
      <w:pPr>
        <w:jc w:val="center"/>
        <w:rPr>
          <w:rFonts w:ascii="Times New Roman" w:eastAsia="Times New Roman" w:hAnsi="Times New Roman"/>
          <w:sz w:val="24"/>
          <w:szCs w:val="24"/>
        </w:rPr>
      </w:pPr>
      <w:r w:rsidRPr="00124116">
        <w:rPr>
          <w:rFonts w:ascii="Times New Roman" w:eastAsia="Times New Roman" w:hAnsi="Times New Roman"/>
          <w:sz w:val="24"/>
          <w:szCs w:val="24"/>
        </w:rPr>
        <w:fldChar w:fldCharType="begin"/>
      </w:r>
      <w:r>
        <w:rPr>
          <w:rFonts w:ascii="Times New Roman" w:eastAsia="Times New Roman" w:hAnsi="Times New Roman"/>
          <w:sz w:val="24"/>
          <w:szCs w:val="24"/>
        </w:rPr>
        <w:instrText xml:space="preserve"> INCLUDEPICTURE "\\\\192.168.1.12\\var\\folders\\dy\\fbr_t5rj47j_2rk_3rv0648c0000gn\\T\\com.microsoft.Word\\WebArchiveCopyPasteTempFiles\\darwin-eu-logo.png" \* MERGEFORMAT </w:instrText>
      </w:r>
      <w:r w:rsidRPr="00124116">
        <w:rPr>
          <w:rFonts w:ascii="Times New Roman" w:eastAsia="Times New Roman" w:hAnsi="Times New Roman"/>
          <w:sz w:val="24"/>
          <w:szCs w:val="24"/>
        </w:rPr>
        <w:fldChar w:fldCharType="separate"/>
      </w:r>
      <w:r w:rsidRPr="00124116">
        <w:rPr>
          <w:rFonts w:ascii="Times New Roman" w:eastAsia="Times New Roman" w:hAnsi="Times New Roman"/>
          <w:noProof/>
          <w:sz w:val="24"/>
          <w:szCs w:val="24"/>
        </w:rPr>
        <w:drawing>
          <wp:inline distT="0" distB="0" distL="0" distR="0" wp14:anchorId="564AE9E6" wp14:editId="12FC0947">
            <wp:extent cx="3983730" cy="1637818"/>
            <wp:effectExtent l="0" t="0" r="4445" b="635"/>
            <wp:docPr id="1" name="Picture 1" descr="Darwin E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rwin EU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3555" cy="1740528"/>
                    </a:xfrm>
                    <a:prstGeom prst="rect">
                      <a:avLst/>
                    </a:prstGeom>
                    <a:noFill/>
                    <a:ln>
                      <a:noFill/>
                    </a:ln>
                  </pic:spPr>
                </pic:pic>
              </a:graphicData>
            </a:graphic>
          </wp:inline>
        </w:drawing>
      </w:r>
      <w:r w:rsidRPr="00124116">
        <w:rPr>
          <w:rFonts w:ascii="Times New Roman" w:eastAsia="Times New Roman" w:hAnsi="Times New Roman"/>
          <w:sz w:val="24"/>
          <w:szCs w:val="24"/>
        </w:rPr>
        <w:fldChar w:fldCharType="end"/>
      </w:r>
    </w:p>
    <w:p w14:paraId="35D3DFFB" w14:textId="77777777" w:rsidR="008C21BB" w:rsidRDefault="008C21BB" w:rsidP="008C21BB">
      <w:pPr>
        <w:jc w:val="center"/>
        <w:rPr>
          <w:rFonts w:ascii="Times New Roman" w:eastAsia="Times New Roman" w:hAnsi="Times New Roman"/>
          <w:sz w:val="24"/>
          <w:szCs w:val="24"/>
        </w:rPr>
      </w:pPr>
    </w:p>
    <w:p w14:paraId="1C44662B" w14:textId="77777777" w:rsidR="008C21BB" w:rsidRDefault="008C21BB" w:rsidP="008C21BB">
      <w:pPr>
        <w:jc w:val="center"/>
        <w:rPr>
          <w:rFonts w:ascii="Times New Roman" w:eastAsia="Times New Roman" w:hAnsi="Times New Roman"/>
          <w:sz w:val="24"/>
          <w:szCs w:val="24"/>
        </w:rPr>
      </w:pPr>
    </w:p>
    <w:p w14:paraId="07104C20" w14:textId="72F33156" w:rsidR="008C21BB" w:rsidRPr="002E4D85" w:rsidRDefault="004F1F56" w:rsidP="008C21BB">
      <w:pPr>
        <w:pStyle w:val="Title"/>
        <w:rPr>
          <w:color w:val="003399"/>
          <w:lang w:val="en-GB"/>
        </w:rPr>
      </w:pPr>
      <w:bookmarkStart w:id="0" w:name="_Hlk531895939"/>
      <w:r w:rsidRPr="3757CBB2">
        <w:rPr>
          <w:color w:val="003399"/>
          <w:lang w:val="en-GB"/>
        </w:rPr>
        <w:t xml:space="preserve">Study </w:t>
      </w:r>
      <w:r w:rsidR="005F1AB5" w:rsidRPr="3757CBB2">
        <w:rPr>
          <w:color w:val="003399"/>
          <w:lang w:val="en-GB"/>
        </w:rPr>
        <w:t>Protocol</w:t>
      </w:r>
      <w:r w:rsidR="73A4503D" w:rsidRPr="3757CBB2">
        <w:rPr>
          <w:color w:val="003399"/>
          <w:lang w:val="en-GB"/>
        </w:rPr>
        <w:t xml:space="preserve"> P2-C</w:t>
      </w:r>
      <w:r w:rsidR="00E557C6">
        <w:rPr>
          <w:color w:val="003399"/>
          <w:lang w:val="en-GB"/>
        </w:rPr>
        <w:t>1</w:t>
      </w:r>
      <w:r w:rsidR="73A4503D" w:rsidRPr="3757CBB2">
        <w:rPr>
          <w:color w:val="003399"/>
          <w:lang w:val="en-GB"/>
        </w:rPr>
        <w:t>-00</w:t>
      </w:r>
      <w:r w:rsidR="00E557C6">
        <w:rPr>
          <w:color w:val="003399"/>
          <w:lang w:val="en-GB"/>
        </w:rPr>
        <w:t>9</w:t>
      </w:r>
    </w:p>
    <w:p w14:paraId="17452C90" w14:textId="77777777" w:rsidR="008C21BB" w:rsidRPr="008C21BB" w:rsidRDefault="008C21BB" w:rsidP="008C21BB">
      <w:pPr>
        <w:jc w:val="center"/>
        <w:rPr>
          <w:b/>
          <w:noProof/>
          <w:sz w:val="36"/>
          <w:lang w:val="en-GB"/>
        </w:rPr>
      </w:pPr>
    </w:p>
    <w:p w14:paraId="53CB47FC" w14:textId="292DF583" w:rsidR="008C21BB" w:rsidRPr="00B36F6E" w:rsidRDefault="009A48FE" w:rsidP="3757CBB2">
      <w:pPr>
        <w:jc w:val="center"/>
        <w:rPr>
          <w:noProof/>
          <w:sz w:val="28"/>
          <w:szCs w:val="28"/>
          <w:lang w:val="en-GB"/>
        </w:rPr>
      </w:pPr>
      <w:r>
        <w:rPr>
          <w:noProof/>
          <w:sz w:val="28"/>
          <w:szCs w:val="28"/>
          <w:lang w:val="en-GB"/>
        </w:rPr>
        <w:t>26</w:t>
      </w:r>
      <w:r w:rsidR="00265096" w:rsidRPr="1E6183CA">
        <w:rPr>
          <w:noProof/>
          <w:sz w:val="28"/>
          <w:szCs w:val="28"/>
          <w:lang w:val="en-GB"/>
        </w:rPr>
        <w:t>/</w:t>
      </w:r>
      <w:r w:rsidR="7950E331" w:rsidRPr="1E6183CA">
        <w:rPr>
          <w:noProof/>
          <w:sz w:val="28"/>
          <w:szCs w:val="28"/>
          <w:lang w:val="en-GB"/>
        </w:rPr>
        <w:t>0</w:t>
      </w:r>
      <w:r w:rsidR="40A97C95" w:rsidRPr="1E6183CA">
        <w:rPr>
          <w:noProof/>
          <w:sz w:val="28"/>
          <w:szCs w:val="28"/>
          <w:lang w:val="en-GB"/>
        </w:rPr>
        <w:t>1</w:t>
      </w:r>
      <w:r w:rsidR="00265096" w:rsidRPr="1E6183CA">
        <w:rPr>
          <w:noProof/>
          <w:sz w:val="28"/>
          <w:szCs w:val="28"/>
          <w:lang w:val="en-GB"/>
        </w:rPr>
        <w:t>/</w:t>
      </w:r>
      <w:r w:rsidR="04AECB88" w:rsidRPr="1E6183CA">
        <w:rPr>
          <w:noProof/>
          <w:sz w:val="28"/>
          <w:szCs w:val="28"/>
          <w:lang w:val="en-GB"/>
        </w:rPr>
        <w:t>202</w:t>
      </w:r>
      <w:r w:rsidR="07FAF7C2" w:rsidRPr="1E6183CA">
        <w:rPr>
          <w:noProof/>
          <w:sz w:val="28"/>
          <w:szCs w:val="28"/>
          <w:lang w:val="en-GB"/>
        </w:rPr>
        <w:t>4</w:t>
      </w:r>
    </w:p>
    <w:p w14:paraId="2006EF2E" w14:textId="1781534D" w:rsidR="00C0599C" w:rsidRPr="00757B66" w:rsidRDefault="008C21BB" w:rsidP="009F286A">
      <w:pPr>
        <w:jc w:val="center"/>
        <w:rPr>
          <w:noProof/>
          <w:sz w:val="28"/>
          <w:lang w:val="en-GB"/>
        </w:rPr>
      </w:pPr>
      <w:r w:rsidRPr="00B36F6E">
        <w:rPr>
          <w:noProof/>
          <w:sz w:val="28"/>
          <w:lang w:val="en-GB"/>
        </w:rPr>
        <w:t xml:space="preserve">Version </w:t>
      </w:r>
      <w:r w:rsidR="009F286A">
        <w:rPr>
          <w:noProof/>
          <w:sz w:val="28"/>
          <w:lang w:val="en-GB"/>
        </w:rPr>
        <w:t>1.0</w:t>
      </w:r>
      <w:r w:rsidR="003B4660" w:rsidRPr="00757B66">
        <w:rPr>
          <w:noProof/>
          <w:sz w:val="28"/>
          <w:lang w:val="en-GB"/>
        </w:rPr>
        <w:br w:type="page"/>
      </w:r>
      <w:bookmarkStart w:id="1" w:name="_Toc111723921"/>
      <w:bookmarkStart w:id="2" w:name="_Toc112855064"/>
    </w:p>
    <w:p w14:paraId="7030B064" w14:textId="48B31B2B" w:rsidR="00C0599C" w:rsidRPr="00C0599C" w:rsidRDefault="00C0599C" w:rsidP="00353B51">
      <w:pPr>
        <w:pStyle w:val="Heading1"/>
        <w:numPr>
          <w:ilvl w:val="0"/>
          <w:numId w:val="0"/>
        </w:numPr>
        <w:ind w:left="432" w:hanging="432"/>
        <w:rPr>
          <w:noProof/>
          <w:szCs w:val="24"/>
        </w:rPr>
      </w:pPr>
      <w:bookmarkStart w:id="3" w:name="_Toc157171755"/>
      <w:r w:rsidRPr="00C0599C">
        <w:rPr>
          <w:noProof/>
          <w:szCs w:val="24"/>
        </w:rPr>
        <w:lastRenderedPageBreak/>
        <w:t>Table of contents</w:t>
      </w:r>
      <w:bookmarkEnd w:id="3"/>
    </w:p>
    <w:sdt>
      <w:sdtPr>
        <w:rPr>
          <w:rFonts w:asciiTheme="minorHAnsi" w:eastAsiaTheme="minorHAnsi" w:hAnsiTheme="minorHAnsi" w:cstheme="minorBidi"/>
          <w:color w:val="auto"/>
          <w:sz w:val="22"/>
          <w:szCs w:val="22"/>
          <w:lang w:val="es-ES" w:eastAsia="en-US"/>
        </w:rPr>
        <w:id w:val="1635911829"/>
        <w:docPartObj>
          <w:docPartGallery w:val="Table of Contents"/>
          <w:docPartUnique/>
        </w:docPartObj>
      </w:sdtPr>
      <w:sdtEndPr>
        <w:rPr>
          <w:b/>
          <w:bCs/>
        </w:rPr>
      </w:sdtEndPr>
      <w:sdtContent>
        <w:p w14:paraId="23E05BAA" w14:textId="3511BF9E" w:rsidR="00757B66" w:rsidRDefault="00757B66" w:rsidP="00757B66">
          <w:pPr>
            <w:pStyle w:val="TOCHeading"/>
            <w:numPr>
              <w:ilvl w:val="0"/>
              <w:numId w:val="0"/>
            </w:numPr>
            <w:ind w:left="432"/>
          </w:pPr>
        </w:p>
        <w:p w14:paraId="772BAEBA" w14:textId="22D310D5" w:rsidR="00CD0EAE" w:rsidRDefault="00757B66">
          <w:pPr>
            <w:pStyle w:val="TOC1"/>
            <w:rPr>
              <w:rFonts w:eastAsiaTheme="minorEastAsia"/>
              <w:b w:val="0"/>
              <w:noProof/>
              <w:kern w:val="2"/>
              <w:sz w:val="24"/>
              <w:szCs w:val="24"/>
              <w:lang w:val="en-GB" w:eastAsia="en-GB"/>
              <w14:ligatures w14:val="standardContextual"/>
            </w:rPr>
          </w:pPr>
          <w:r>
            <w:fldChar w:fldCharType="begin"/>
          </w:r>
          <w:r>
            <w:instrText xml:space="preserve"> TOC \o "1-3" \h \z \u </w:instrText>
          </w:r>
          <w:r>
            <w:fldChar w:fldCharType="separate"/>
          </w:r>
          <w:hyperlink w:anchor="_Toc157171755" w:history="1">
            <w:r w:rsidR="00CD0EAE" w:rsidRPr="00CB6D3C">
              <w:rPr>
                <w:rStyle w:val="Hyperlink"/>
                <w:noProof/>
              </w:rPr>
              <w:t>Table of contents</w:t>
            </w:r>
            <w:r w:rsidR="00CD0EAE">
              <w:rPr>
                <w:noProof/>
                <w:webHidden/>
              </w:rPr>
              <w:tab/>
            </w:r>
            <w:r w:rsidR="00CD0EAE">
              <w:rPr>
                <w:noProof/>
                <w:webHidden/>
              </w:rPr>
              <w:fldChar w:fldCharType="begin"/>
            </w:r>
            <w:r w:rsidR="00CD0EAE">
              <w:rPr>
                <w:noProof/>
                <w:webHidden/>
              </w:rPr>
              <w:instrText xml:space="preserve"> PAGEREF _Toc157171755 \h </w:instrText>
            </w:r>
            <w:r w:rsidR="00CD0EAE">
              <w:rPr>
                <w:noProof/>
                <w:webHidden/>
              </w:rPr>
            </w:r>
            <w:r w:rsidR="00CD0EAE">
              <w:rPr>
                <w:noProof/>
                <w:webHidden/>
              </w:rPr>
              <w:fldChar w:fldCharType="separate"/>
            </w:r>
            <w:r w:rsidR="00CD0EAE">
              <w:rPr>
                <w:noProof/>
                <w:webHidden/>
              </w:rPr>
              <w:t>2</w:t>
            </w:r>
            <w:r w:rsidR="00CD0EAE">
              <w:rPr>
                <w:noProof/>
                <w:webHidden/>
              </w:rPr>
              <w:fldChar w:fldCharType="end"/>
            </w:r>
          </w:hyperlink>
        </w:p>
        <w:p w14:paraId="61DAFB79" w14:textId="66417AE4" w:rsidR="00CD0EAE" w:rsidRDefault="00000000">
          <w:pPr>
            <w:pStyle w:val="TOC1"/>
            <w:rPr>
              <w:rFonts w:eastAsiaTheme="minorEastAsia"/>
              <w:b w:val="0"/>
              <w:noProof/>
              <w:kern w:val="2"/>
              <w:sz w:val="24"/>
              <w:szCs w:val="24"/>
              <w:lang w:val="en-GB" w:eastAsia="en-GB"/>
              <w14:ligatures w14:val="standardContextual"/>
            </w:rPr>
          </w:pPr>
          <w:hyperlink w:anchor="_Toc157171756" w:history="1">
            <w:r w:rsidR="00CD0EAE" w:rsidRPr="00CB6D3C">
              <w:rPr>
                <w:rStyle w:val="Hyperlink"/>
                <w:noProof/>
                <w:lang w:val="en-GB"/>
              </w:rPr>
              <w:t>Document History</w:t>
            </w:r>
            <w:r w:rsidR="00CD0EAE">
              <w:rPr>
                <w:noProof/>
                <w:webHidden/>
              </w:rPr>
              <w:tab/>
            </w:r>
            <w:r w:rsidR="00CD0EAE">
              <w:rPr>
                <w:noProof/>
                <w:webHidden/>
              </w:rPr>
              <w:fldChar w:fldCharType="begin"/>
            </w:r>
            <w:r w:rsidR="00CD0EAE">
              <w:rPr>
                <w:noProof/>
                <w:webHidden/>
              </w:rPr>
              <w:instrText xml:space="preserve"> PAGEREF _Toc157171756 \h </w:instrText>
            </w:r>
            <w:r w:rsidR="00CD0EAE">
              <w:rPr>
                <w:noProof/>
                <w:webHidden/>
              </w:rPr>
            </w:r>
            <w:r w:rsidR="00CD0EAE">
              <w:rPr>
                <w:noProof/>
                <w:webHidden/>
              </w:rPr>
              <w:fldChar w:fldCharType="separate"/>
            </w:r>
            <w:r w:rsidR="00CD0EAE">
              <w:rPr>
                <w:noProof/>
                <w:webHidden/>
              </w:rPr>
              <w:t>3</w:t>
            </w:r>
            <w:r w:rsidR="00CD0EAE">
              <w:rPr>
                <w:noProof/>
                <w:webHidden/>
              </w:rPr>
              <w:fldChar w:fldCharType="end"/>
            </w:r>
          </w:hyperlink>
        </w:p>
        <w:p w14:paraId="28EE2BFF" w14:textId="2FC1BB0D" w:rsidR="00CD0EAE" w:rsidRDefault="00000000">
          <w:pPr>
            <w:pStyle w:val="TOC1"/>
            <w:rPr>
              <w:rFonts w:eastAsiaTheme="minorEastAsia"/>
              <w:b w:val="0"/>
              <w:noProof/>
              <w:kern w:val="2"/>
              <w:sz w:val="24"/>
              <w:szCs w:val="24"/>
              <w:lang w:val="en-GB" w:eastAsia="en-GB"/>
              <w14:ligatures w14:val="standardContextual"/>
            </w:rPr>
          </w:pPr>
          <w:hyperlink w:anchor="_Toc157171757" w:history="1">
            <w:r w:rsidR="00CD0EAE" w:rsidRPr="00CB6D3C">
              <w:rPr>
                <w:rStyle w:val="Hyperlink"/>
                <w:noProof/>
                <w:lang w:val="en-US"/>
              </w:rPr>
              <w:t>LIST OF ABBREVIATIONS</w:t>
            </w:r>
            <w:r w:rsidR="00CD0EAE">
              <w:rPr>
                <w:noProof/>
                <w:webHidden/>
              </w:rPr>
              <w:tab/>
            </w:r>
            <w:r w:rsidR="00CD0EAE">
              <w:rPr>
                <w:noProof/>
                <w:webHidden/>
              </w:rPr>
              <w:fldChar w:fldCharType="begin"/>
            </w:r>
            <w:r w:rsidR="00CD0EAE">
              <w:rPr>
                <w:noProof/>
                <w:webHidden/>
              </w:rPr>
              <w:instrText xml:space="preserve"> PAGEREF _Toc157171757 \h </w:instrText>
            </w:r>
            <w:r w:rsidR="00CD0EAE">
              <w:rPr>
                <w:noProof/>
                <w:webHidden/>
              </w:rPr>
            </w:r>
            <w:r w:rsidR="00CD0EAE">
              <w:rPr>
                <w:noProof/>
                <w:webHidden/>
              </w:rPr>
              <w:fldChar w:fldCharType="separate"/>
            </w:r>
            <w:r w:rsidR="00CD0EAE">
              <w:rPr>
                <w:noProof/>
                <w:webHidden/>
              </w:rPr>
              <w:t>5</w:t>
            </w:r>
            <w:r w:rsidR="00CD0EAE">
              <w:rPr>
                <w:noProof/>
                <w:webHidden/>
              </w:rPr>
              <w:fldChar w:fldCharType="end"/>
            </w:r>
          </w:hyperlink>
        </w:p>
        <w:p w14:paraId="541AA3B6" w14:textId="553491DA" w:rsidR="00CD0EAE" w:rsidRDefault="00000000">
          <w:pPr>
            <w:pStyle w:val="TOC1"/>
            <w:tabs>
              <w:tab w:val="left" w:pos="442"/>
            </w:tabs>
            <w:rPr>
              <w:rFonts w:eastAsiaTheme="minorEastAsia"/>
              <w:b w:val="0"/>
              <w:noProof/>
              <w:kern w:val="2"/>
              <w:sz w:val="24"/>
              <w:szCs w:val="24"/>
              <w:lang w:val="en-GB" w:eastAsia="en-GB"/>
              <w14:ligatures w14:val="standardContextual"/>
            </w:rPr>
          </w:pPr>
          <w:hyperlink w:anchor="_Toc157171758" w:history="1">
            <w:r w:rsidR="00CD0EAE" w:rsidRPr="00CB6D3C">
              <w:rPr>
                <w:rStyle w:val="Hyperlink"/>
                <w:noProof/>
                <w:lang w:val="en-US"/>
              </w:rPr>
              <w:t>1.</w:t>
            </w:r>
            <w:r w:rsidR="00CD0EAE">
              <w:rPr>
                <w:rFonts w:eastAsiaTheme="minorEastAsia"/>
                <w:b w:val="0"/>
                <w:noProof/>
                <w:kern w:val="2"/>
                <w:sz w:val="24"/>
                <w:szCs w:val="24"/>
                <w:lang w:val="en-GB" w:eastAsia="en-GB"/>
                <w14:ligatures w14:val="standardContextual"/>
              </w:rPr>
              <w:tab/>
            </w:r>
            <w:r w:rsidR="00CD0EAE" w:rsidRPr="00CB6D3C">
              <w:rPr>
                <w:rStyle w:val="Hyperlink"/>
                <w:noProof/>
                <w:lang w:val="en-US"/>
              </w:rPr>
              <w:t>Title</w:t>
            </w:r>
            <w:r w:rsidR="00CD0EAE">
              <w:rPr>
                <w:noProof/>
                <w:webHidden/>
              </w:rPr>
              <w:tab/>
            </w:r>
            <w:r w:rsidR="00CD0EAE">
              <w:rPr>
                <w:noProof/>
                <w:webHidden/>
              </w:rPr>
              <w:fldChar w:fldCharType="begin"/>
            </w:r>
            <w:r w:rsidR="00CD0EAE">
              <w:rPr>
                <w:noProof/>
                <w:webHidden/>
              </w:rPr>
              <w:instrText xml:space="preserve"> PAGEREF _Toc157171758 \h </w:instrText>
            </w:r>
            <w:r w:rsidR="00CD0EAE">
              <w:rPr>
                <w:noProof/>
                <w:webHidden/>
              </w:rPr>
            </w:r>
            <w:r w:rsidR="00CD0EAE">
              <w:rPr>
                <w:noProof/>
                <w:webHidden/>
              </w:rPr>
              <w:fldChar w:fldCharType="separate"/>
            </w:r>
            <w:r w:rsidR="00CD0EAE">
              <w:rPr>
                <w:noProof/>
                <w:webHidden/>
              </w:rPr>
              <w:t>6</w:t>
            </w:r>
            <w:r w:rsidR="00CD0EAE">
              <w:rPr>
                <w:noProof/>
                <w:webHidden/>
              </w:rPr>
              <w:fldChar w:fldCharType="end"/>
            </w:r>
          </w:hyperlink>
        </w:p>
        <w:p w14:paraId="1D07614C" w14:textId="2DE92281" w:rsidR="00CD0EAE" w:rsidRDefault="00000000">
          <w:pPr>
            <w:pStyle w:val="TOC1"/>
            <w:tabs>
              <w:tab w:val="left" w:pos="442"/>
            </w:tabs>
            <w:rPr>
              <w:rFonts w:eastAsiaTheme="minorEastAsia"/>
              <w:b w:val="0"/>
              <w:noProof/>
              <w:kern w:val="2"/>
              <w:sz w:val="24"/>
              <w:szCs w:val="24"/>
              <w:lang w:val="en-GB" w:eastAsia="en-GB"/>
              <w14:ligatures w14:val="standardContextual"/>
            </w:rPr>
          </w:pPr>
          <w:hyperlink w:anchor="_Toc157171759" w:history="1">
            <w:r w:rsidR="00CD0EAE" w:rsidRPr="00CB6D3C">
              <w:rPr>
                <w:rStyle w:val="Hyperlink"/>
                <w:noProof/>
                <w:lang w:val="en-US"/>
              </w:rPr>
              <w:t>2.</w:t>
            </w:r>
            <w:r w:rsidR="00CD0EAE">
              <w:rPr>
                <w:rFonts w:eastAsiaTheme="minorEastAsia"/>
                <w:b w:val="0"/>
                <w:noProof/>
                <w:kern w:val="2"/>
                <w:sz w:val="24"/>
                <w:szCs w:val="24"/>
                <w:lang w:val="en-GB" w:eastAsia="en-GB"/>
                <w14:ligatures w14:val="standardContextual"/>
              </w:rPr>
              <w:tab/>
            </w:r>
            <w:r w:rsidR="00CD0EAE" w:rsidRPr="00CB6D3C">
              <w:rPr>
                <w:rStyle w:val="Hyperlink"/>
                <w:noProof/>
                <w:lang w:val="en-US"/>
              </w:rPr>
              <w:t>Responsible parties – study team</w:t>
            </w:r>
            <w:r w:rsidR="00CD0EAE">
              <w:rPr>
                <w:noProof/>
                <w:webHidden/>
              </w:rPr>
              <w:tab/>
            </w:r>
            <w:r w:rsidR="00CD0EAE">
              <w:rPr>
                <w:noProof/>
                <w:webHidden/>
              </w:rPr>
              <w:fldChar w:fldCharType="begin"/>
            </w:r>
            <w:r w:rsidR="00CD0EAE">
              <w:rPr>
                <w:noProof/>
                <w:webHidden/>
              </w:rPr>
              <w:instrText xml:space="preserve"> PAGEREF _Toc157171759 \h </w:instrText>
            </w:r>
            <w:r w:rsidR="00CD0EAE">
              <w:rPr>
                <w:noProof/>
                <w:webHidden/>
              </w:rPr>
            </w:r>
            <w:r w:rsidR="00CD0EAE">
              <w:rPr>
                <w:noProof/>
                <w:webHidden/>
              </w:rPr>
              <w:fldChar w:fldCharType="separate"/>
            </w:r>
            <w:r w:rsidR="00CD0EAE">
              <w:rPr>
                <w:noProof/>
                <w:webHidden/>
              </w:rPr>
              <w:t>6</w:t>
            </w:r>
            <w:r w:rsidR="00CD0EAE">
              <w:rPr>
                <w:noProof/>
                <w:webHidden/>
              </w:rPr>
              <w:fldChar w:fldCharType="end"/>
            </w:r>
          </w:hyperlink>
        </w:p>
        <w:p w14:paraId="3F2C74D4" w14:textId="27DBEEF7" w:rsidR="00CD0EAE" w:rsidRDefault="00000000">
          <w:pPr>
            <w:pStyle w:val="TOC1"/>
            <w:tabs>
              <w:tab w:val="left" w:pos="442"/>
            </w:tabs>
            <w:rPr>
              <w:rFonts w:eastAsiaTheme="minorEastAsia"/>
              <w:b w:val="0"/>
              <w:noProof/>
              <w:kern w:val="2"/>
              <w:sz w:val="24"/>
              <w:szCs w:val="24"/>
              <w:lang w:val="en-GB" w:eastAsia="en-GB"/>
              <w14:ligatures w14:val="standardContextual"/>
            </w:rPr>
          </w:pPr>
          <w:hyperlink w:anchor="_Toc157171760" w:history="1">
            <w:r w:rsidR="00CD0EAE" w:rsidRPr="00CB6D3C">
              <w:rPr>
                <w:rStyle w:val="Hyperlink"/>
                <w:noProof/>
                <w:lang w:val="en-US"/>
              </w:rPr>
              <w:t>3.</w:t>
            </w:r>
            <w:r w:rsidR="00CD0EAE">
              <w:rPr>
                <w:rFonts w:eastAsiaTheme="minorEastAsia"/>
                <w:b w:val="0"/>
                <w:noProof/>
                <w:kern w:val="2"/>
                <w:sz w:val="24"/>
                <w:szCs w:val="24"/>
                <w:lang w:val="en-GB" w:eastAsia="en-GB"/>
                <w14:ligatures w14:val="standardContextual"/>
              </w:rPr>
              <w:tab/>
            </w:r>
            <w:r w:rsidR="00CD0EAE" w:rsidRPr="00CB6D3C">
              <w:rPr>
                <w:rStyle w:val="Hyperlink"/>
                <w:noProof/>
                <w:lang w:val="en-US"/>
              </w:rPr>
              <w:t>ABSTRACT</w:t>
            </w:r>
            <w:r w:rsidR="00CD0EAE">
              <w:rPr>
                <w:noProof/>
                <w:webHidden/>
              </w:rPr>
              <w:tab/>
            </w:r>
            <w:r w:rsidR="00CD0EAE">
              <w:rPr>
                <w:noProof/>
                <w:webHidden/>
              </w:rPr>
              <w:fldChar w:fldCharType="begin"/>
            </w:r>
            <w:r w:rsidR="00CD0EAE">
              <w:rPr>
                <w:noProof/>
                <w:webHidden/>
              </w:rPr>
              <w:instrText xml:space="preserve"> PAGEREF _Toc157171760 \h </w:instrText>
            </w:r>
            <w:r w:rsidR="00CD0EAE">
              <w:rPr>
                <w:noProof/>
                <w:webHidden/>
              </w:rPr>
            </w:r>
            <w:r w:rsidR="00CD0EAE">
              <w:rPr>
                <w:noProof/>
                <w:webHidden/>
              </w:rPr>
              <w:fldChar w:fldCharType="separate"/>
            </w:r>
            <w:r w:rsidR="00CD0EAE">
              <w:rPr>
                <w:noProof/>
                <w:webHidden/>
              </w:rPr>
              <w:t>6</w:t>
            </w:r>
            <w:r w:rsidR="00CD0EAE">
              <w:rPr>
                <w:noProof/>
                <w:webHidden/>
              </w:rPr>
              <w:fldChar w:fldCharType="end"/>
            </w:r>
          </w:hyperlink>
        </w:p>
        <w:p w14:paraId="278AC927" w14:textId="72426B46" w:rsidR="00CD0EAE" w:rsidRDefault="00000000">
          <w:pPr>
            <w:pStyle w:val="TOC1"/>
            <w:tabs>
              <w:tab w:val="left" w:pos="442"/>
            </w:tabs>
            <w:rPr>
              <w:rFonts w:eastAsiaTheme="minorEastAsia"/>
              <w:b w:val="0"/>
              <w:noProof/>
              <w:kern w:val="2"/>
              <w:sz w:val="24"/>
              <w:szCs w:val="24"/>
              <w:lang w:val="en-GB" w:eastAsia="en-GB"/>
              <w14:ligatures w14:val="standardContextual"/>
            </w:rPr>
          </w:pPr>
          <w:hyperlink w:anchor="_Toc157171761" w:history="1">
            <w:r w:rsidR="00CD0EAE" w:rsidRPr="00CB6D3C">
              <w:rPr>
                <w:rStyle w:val="Hyperlink"/>
                <w:noProof/>
              </w:rPr>
              <w:t>4.</w:t>
            </w:r>
            <w:r w:rsidR="00CD0EAE">
              <w:rPr>
                <w:rFonts w:eastAsiaTheme="minorEastAsia"/>
                <w:b w:val="0"/>
                <w:noProof/>
                <w:kern w:val="2"/>
                <w:sz w:val="24"/>
                <w:szCs w:val="24"/>
                <w:lang w:val="en-GB" w:eastAsia="en-GB"/>
                <w14:ligatures w14:val="standardContextual"/>
              </w:rPr>
              <w:tab/>
            </w:r>
            <w:r w:rsidR="00CD0EAE" w:rsidRPr="00CB6D3C">
              <w:rPr>
                <w:rStyle w:val="Hyperlink"/>
                <w:noProof/>
              </w:rPr>
              <w:t>AMENDMENTS AND UPDATES</w:t>
            </w:r>
            <w:r w:rsidR="00CD0EAE">
              <w:rPr>
                <w:noProof/>
                <w:webHidden/>
              </w:rPr>
              <w:tab/>
            </w:r>
            <w:r w:rsidR="00CD0EAE">
              <w:rPr>
                <w:noProof/>
                <w:webHidden/>
              </w:rPr>
              <w:fldChar w:fldCharType="begin"/>
            </w:r>
            <w:r w:rsidR="00CD0EAE">
              <w:rPr>
                <w:noProof/>
                <w:webHidden/>
              </w:rPr>
              <w:instrText xml:space="preserve"> PAGEREF _Toc157171761 \h </w:instrText>
            </w:r>
            <w:r w:rsidR="00CD0EAE">
              <w:rPr>
                <w:noProof/>
                <w:webHidden/>
              </w:rPr>
            </w:r>
            <w:r w:rsidR="00CD0EAE">
              <w:rPr>
                <w:noProof/>
                <w:webHidden/>
              </w:rPr>
              <w:fldChar w:fldCharType="separate"/>
            </w:r>
            <w:r w:rsidR="00CD0EAE">
              <w:rPr>
                <w:noProof/>
                <w:webHidden/>
              </w:rPr>
              <w:t>9</w:t>
            </w:r>
            <w:r w:rsidR="00CD0EAE">
              <w:rPr>
                <w:noProof/>
                <w:webHidden/>
              </w:rPr>
              <w:fldChar w:fldCharType="end"/>
            </w:r>
          </w:hyperlink>
        </w:p>
        <w:p w14:paraId="1253925F" w14:textId="21522EBD" w:rsidR="00CD0EAE" w:rsidRDefault="00000000">
          <w:pPr>
            <w:pStyle w:val="TOC1"/>
            <w:tabs>
              <w:tab w:val="left" w:pos="442"/>
            </w:tabs>
            <w:rPr>
              <w:rFonts w:eastAsiaTheme="minorEastAsia"/>
              <w:b w:val="0"/>
              <w:noProof/>
              <w:kern w:val="2"/>
              <w:sz w:val="24"/>
              <w:szCs w:val="24"/>
              <w:lang w:val="en-GB" w:eastAsia="en-GB"/>
              <w14:ligatures w14:val="standardContextual"/>
            </w:rPr>
          </w:pPr>
          <w:hyperlink w:anchor="_Toc157171762" w:history="1">
            <w:r w:rsidR="00CD0EAE" w:rsidRPr="00CB6D3C">
              <w:rPr>
                <w:rStyle w:val="Hyperlink"/>
                <w:noProof/>
              </w:rPr>
              <w:t>5.</w:t>
            </w:r>
            <w:r w:rsidR="00CD0EAE">
              <w:rPr>
                <w:rFonts w:eastAsiaTheme="minorEastAsia"/>
                <w:b w:val="0"/>
                <w:noProof/>
                <w:kern w:val="2"/>
                <w:sz w:val="24"/>
                <w:szCs w:val="24"/>
                <w:lang w:val="en-GB" w:eastAsia="en-GB"/>
                <w14:ligatures w14:val="standardContextual"/>
              </w:rPr>
              <w:tab/>
            </w:r>
            <w:r w:rsidR="00CD0EAE" w:rsidRPr="00CB6D3C">
              <w:rPr>
                <w:rStyle w:val="Hyperlink"/>
                <w:noProof/>
              </w:rPr>
              <w:t>MILESTONES</w:t>
            </w:r>
            <w:r w:rsidR="00CD0EAE">
              <w:rPr>
                <w:noProof/>
                <w:webHidden/>
              </w:rPr>
              <w:tab/>
            </w:r>
            <w:r w:rsidR="00CD0EAE">
              <w:rPr>
                <w:noProof/>
                <w:webHidden/>
              </w:rPr>
              <w:fldChar w:fldCharType="begin"/>
            </w:r>
            <w:r w:rsidR="00CD0EAE">
              <w:rPr>
                <w:noProof/>
                <w:webHidden/>
              </w:rPr>
              <w:instrText xml:space="preserve"> PAGEREF _Toc157171762 \h </w:instrText>
            </w:r>
            <w:r w:rsidR="00CD0EAE">
              <w:rPr>
                <w:noProof/>
                <w:webHidden/>
              </w:rPr>
            </w:r>
            <w:r w:rsidR="00CD0EAE">
              <w:rPr>
                <w:noProof/>
                <w:webHidden/>
              </w:rPr>
              <w:fldChar w:fldCharType="separate"/>
            </w:r>
            <w:r w:rsidR="00CD0EAE">
              <w:rPr>
                <w:noProof/>
                <w:webHidden/>
              </w:rPr>
              <w:t>9</w:t>
            </w:r>
            <w:r w:rsidR="00CD0EAE">
              <w:rPr>
                <w:noProof/>
                <w:webHidden/>
              </w:rPr>
              <w:fldChar w:fldCharType="end"/>
            </w:r>
          </w:hyperlink>
        </w:p>
        <w:p w14:paraId="2B22F8A4" w14:textId="65B14AA9" w:rsidR="00CD0EAE" w:rsidRDefault="00000000">
          <w:pPr>
            <w:pStyle w:val="TOC1"/>
            <w:tabs>
              <w:tab w:val="left" w:pos="442"/>
            </w:tabs>
            <w:rPr>
              <w:rFonts w:eastAsiaTheme="minorEastAsia"/>
              <w:b w:val="0"/>
              <w:noProof/>
              <w:kern w:val="2"/>
              <w:sz w:val="24"/>
              <w:szCs w:val="24"/>
              <w:lang w:val="en-GB" w:eastAsia="en-GB"/>
              <w14:ligatures w14:val="standardContextual"/>
            </w:rPr>
          </w:pPr>
          <w:hyperlink w:anchor="_Toc157171763" w:history="1">
            <w:r w:rsidR="00CD0EAE" w:rsidRPr="00CB6D3C">
              <w:rPr>
                <w:rStyle w:val="Hyperlink"/>
                <w:noProof/>
              </w:rPr>
              <w:t>6.</w:t>
            </w:r>
            <w:r w:rsidR="00CD0EAE">
              <w:rPr>
                <w:rFonts w:eastAsiaTheme="minorEastAsia"/>
                <w:b w:val="0"/>
                <w:noProof/>
                <w:kern w:val="2"/>
                <w:sz w:val="24"/>
                <w:szCs w:val="24"/>
                <w:lang w:val="en-GB" w:eastAsia="en-GB"/>
                <w14:ligatures w14:val="standardContextual"/>
              </w:rPr>
              <w:tab/>
            </w:r>
            <w:r w:rsidR="00CD0EAE" w:rsidRPr="00CB6D3C">
              <w:rPr>
                <w:rStyle w:val="Hyperlink"/>
                <w:noProof/>
              </w:rPr>
              <w:t>RATIONALE AND BACKGROUND</w:t>
            </w:r>
            <w:r w:rsidR="00CD0EAE">
              <w:rPr>
                <w:noProof/>
                <w:webHidden/>
              </w:rPr>
              <w:tab/>
            </w:r>
            <w:r w:rsidR="00CD0EAE">
              <w:rPr>
                <w:noProof/>
                <w:webHidden/>
              </w:rPr>
              <w:fldChar w:fldCharType="begin"/>
            </w:r>
            <w:r w:rsidR="00CD0EAE">
              <w:rPr>
                <w:noProof/>
                <w:webHidden/>
              </w:rPr>
              <w:instrText xml:space="preserve"> PAGEREF _Toc157171763 \h </w:instrText>
            </w:r>
            <w:r w:rsidR="00CD0EAE">
              <w:rPr>
                <w:noProof/>
                <w:webHidden/>
              </w:rPr>
            </w:r>
            <w:r w:rsidR="00CD0EAE">
              <w:rPr>
                <w:noProof/>
                <w:webHidden/>
              </w:rPr>
              <w:fldChar w:fldCharType="separate"/>
            </w:r>
            <w:r w:rsidR="00CD0EAE">
              <w:rPr>
                <w:noProof/>
                <w:webHidden/>
              </w:rPr>
              <w:t>9</w:t>
            </w:r>
            <w:r w:rsidR="00CD0EAE">
              <w:rPr>
                <w:noProof/>
                <w:webHidden/>
              </w:rPr>
              <w:fldChar w:fldCharType="end"/>
            </w:r>
          </w:hyperlink>
        </w:p>
        <w:p w14:paraId="77A972E8" w14:textId="108D7FCF" w:rsidR="00CD0EAE" w:rsidRDefault="00000000">
          <w:pPr>
            <w:pStyle w:val="TOC1"/>
            <w:tabs>
              <w:tab w:val="left" w:pos="442"/>
            </w:tabs>
            <w:rPr>
              <w:rFonts w:eastAsiaTheme="minorEastAsia"/>
              <w:b w:val="0"/>
              <w:noProof/>
              <w:kern w:val="2"/>
              <w:sz w:val="24"/>
              <w:szCs w:val="24"/>
              <w:lang w:val="en-GB" w:eastAsia="en-GB"/>
              <w14:ligatures w14:val="standardContextual"/>
            </w:rPr>
          </w:pPr>
          <w:hyperlink w:anchor="_Toc157171764" w:history="1">
            <w:r w:rsidR="00CD0EAE" w:rsidRPr="00CB6D3C">
              <w:rPr>
                <w:rStyle w:val="Hyperlink"/>
                <w:noProof/>
              </w:rPr>
              <w:t>7.</w:t>
            </w:r>
            <w:r w:rsidR="00CD0EAE">
              <w:rPr>
                <w:rFonts w:eastAsiaTheme="minorEastAsia"/>
                <w:b w:val="0"/>
                <w:noProof/>
                <w:kern w:val="2"/>
                <w:sz w:val="24"/>
                <w:szCs w:val="24"/>
                <w:lang w:val="en-GB" w:eastAsia="en-GB"/>
                <w14:ligatures w14:val="standardContextual"/>
              </w:rPr>
              <w:tab/>
            </w:r>
            <w:r w:rsidR="00CD0EAE" w:rsidRPr="00CB6D3C">
              <w:rPr>
                <w:rStyle w:val="Hyperlink"/>
                <w:noProof/>
              </w:rPr>
              <w:t>RESEARCH QUESTION AND OBJECTIVES</w:t>
            </w:r>
            <w:r w:rsidR="00CD0EAE">
              <w:rPr>
                <w:noProof/>
                <w:webHidden/>
              </w:rPr>
              <w:tab/>
            </w:r>
            <w:r w:rsidR="00CD0EAE">
              <w:rPr>
                <w:noProof/>
                <w:webHidden/>
              </w:rPr>
              <w:fldChar w:fldCharType="begin"/>
            </w:r>
            <w:r w:rsidR="00CD0EAE">
              <w:rPr>
                <w:noProof/>
                <w:webHidden/>
              </w:rPr>
              <w:instrText xml:space="preserve"> PAGEREF _Toc157171764 \h </w:instrText>
            </w:r>
            <w:r w:rsidR="00CD0EAE">
              <w:rPr>
                <w:noProof/>
                <w:webHidden/>
              </w:rPr>
            </w:r>
            <w:r w:rsidR="00CD0EAE">
              <w:rPr>
                <w:noProof/>
                <w:webHidden/>
              </w:rPr>
              <w:fldChar w:fldCharType="separate"/>
            </w:r>
            <w:r w:rsidR="00CD0EAE">
              <w:rPr>
                <w:noProof/>
                <w:webHidden/>
              </w:rPr>
              <w:t>11</w:t>
            </w:r>
            <w:r w:rsidR="00CD0EAE">
              <w:rPr>
                <w:noProof/>
                <w:webHidden/>
              </w:rPr>
              <w:fldChar w:fldCharType="end"/>
            </w:r>
          </w:hyperlink>
        </w:p>
        <w:p w14:paraId="3AAA2B7D" w14:textId="64D387B7" w:rsidR="00CD0EAE" w:rsidRDefault="00000000">
          <w:pPr>
            <w:pStyle w:val="TOC1"/>
            <w:tabs>
              <w:tab w:val="left" w:pos="442"/>
            </w:tabs>
            <w:rPr>
              <w:rFonts w:eastAsiaTheme="minorEastAsia"/>
              <w:b w:val="0"/>
              <w:noProof/>
              <w:kern w:val="2"/>
              <w:sz w:val="24"/>
              <w:szCs w:val="24"/>
              <w:lang w:val="en-GB" w:eastAsia="en-GB"/>
              <w14:ligatures w14:val="standardContextual"/>
            </w:rPr>
          </w:pPr>
          <w:hyperlink w:anchor="_Toc157171765" w:history="1">
            <w:r w:rsidR="00CD0EAE" w:rsidRPr="00CB6D3C">
              <w:rPr>
                <w:rStyle w:val="Hyperlink"/>
                <w:noProof/>
              </w:rPr>
              <w:t>8.</w:t>
            </w:r>
            <w:r w:rsidR="00CD0EAE">
              <w:rPr>
                <w:rFonts w:eastAsiaTheme="minorEastAsia"/>
                <w:b w:val="0"/>
                <w:noProof/>
                <w:kern w:val="2"/>
                <w:sz w:val="24"/>
                <w:szCs w:val="24"/>
                <w:lang w:val="en-GB" w:eastAsia="en-GB"/>
                <w14:ligatures w14:val="standardContextual"/>
              </w:rPr>
              <w:tab/>
            </w:r>
            <w:r w:rsidR="00CD0EAE" w:rsidRPr="00CB6D3C">
              <w:rPr>
                <w:rStyle w:val="Hyperlink"/>
                <w:noProof/>
              </w:rPr>
              <w:t>RESEARCH METHODS</w:t>
            </w:r>
            <w:r w:rsidR="00CD0EAE">
              <w:rPr>
                <w:noProof/>
                <w:webHidden/>
              </w:rPr>
              <w:tab/>
            </w:r>
            <w:r w:rsidR="00CD0EAE">
              <w:rPr>
                <w:noProof/>
                <w:webHidden/>
              </w:rPr>
              <w:fldChar w:fldCharType="begin"/>
            </w:r>
            <w:r w:rsidR="00CD0EAE">
              <w:rPr>
                <w:noProof/>
                <w:webHidden/>
              </w:rPr>
              <w:instrText xml:space="preserve"> PAGEREF _Toc157171765 \h </w:instrText>
            </w:r>
            <w:r w:rsidR="00CD0EAE">
              <w:rPr>
                <w:noProof/>
                <w:webHidden/>
              </w:rPr>
            </w:r>
            <w:r w:rsidR="00CD0EAE">
              <w:rPr>
                <w:noProof/>
                <w:webHidden/>
              </w:rPr>
              <w:fldChar w:fldCharType="separate"/>
            </w:r>
            <w:r w:rsidR="00CD0EAE">
              <w:rPr>
                <w:noProof/>
                <w:webHidden/>
              </w:rPr>
              <w:t>12</w:t>
            </w:r>
            <w:r w:rsidR="00CD0EAE">
              <w:rPr>
                <w:noProof/>
                <w:webHidden/>
              </w:rPr>
              <w:fldChar w:fldCharType="end"/>
            </w:r>
          </w:hyperlink>
        </w:p>
        <w:p w14:paraId="2D5321F8" w14:textId="7B83464C"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73" w:history="1">
            <w:r w:rsidR="00CD0EAE" w:rsidRPr="00CB6D3C">
              <w:rPr>
                <w:rStyle w:val="Hyperlink"/>
                <w:noProof/>
                <w:lang w:val="en-US"/>
              </w:rPr>
              <w:t>8.1</w:t>
            </w:r>
            <w:r w:rsidR="00CD0EAE">
              <w:rPr>
                <w:rFonts w:eastAsiaTheme="minorEastAsia"/>
                <w:noProof/>
                <w:kern w:val="2"/>
                <w:sz w:val="24"/>
                <w:szCs w:val="24"/>
                <w:lang w:val="en-GB" w:eastAsia="en-GB"/>
                <w14:ligatures w14:val="standardContextual"/>
              </w:rPr>
              <w:tab/>
            </w:r>
            <w:r w:rsidR="00CD0EAE" w:rsidRPr="00CB6D3C">
              <w:rPr>
                <w:rStyle w:val="Hyperlink"/>
                <w:noProof/>
                <w:lang w:val="en-US"/>
              </w:rPr>
              <w:t>Study type and Study Design</w:t>
            </w:r>
            <w:r w:rsidR="00CD0EAE">
              <w:rPr>
                <w:noProof/>
                <w:webHidden/>
              </w:rPr>
              <w:tab/>
            </w:r>
            <w:r w:rsidR="00CD0EAE">
              <w:rPr>
                <w:noProof/>
                <w:webHidden/>
              </w:rPr>
              <w:fldChar w:fldCharType="begin"/>
            </w:r>
            <w:r w:rsidR="00CD0EAE">
              <w:rPr>
                <w:noProof/>
                <w:webHidden/>
              </w:rPr>
              <w:instrText xml:space="preserve"> PAGEREF _Toc157171773 \h </w:instrText>
            </w:r>
            <w:r w:rsidR="00CD0EAE">
              <w:rPr>
                <w:noProof/>
                <w:webHidden/>
              </w:rPr>
            </w:r>
            <w:r w:rsidR="00CD0EAE">
              <w:rPr>
                <w:noProof/>
                <w:webHidden/>
              </w:rPr>
              <w:fldChar w:fldCharType="separate"/>
            </w:r>
            <w:r w:rsidR="00CD0EAE">
              <w:rPr>
                <w:noProof/>
                <w:webHidden/>
              </w:rPr>
              <w:t>12</w:t>
            </w:r>
            <w:r w:rsidR="00CD0EAE">
              <w:rPr>
                <w:noProof/>
                <w:webHidden/>
              </w:rPr>
              <w:fldChar w:fldCharType="end"/>
            </w:r>
          </w:hyperlink>
        </w:p>
        <w:p w14:paraId="694AEC7A" w14:textId="09D6D21A"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74" w:history="1">
            <w:r w:rsidR="00CD0EAE" w:rsidRPr="00CB6D3C">
              <w:rPr>
                <w:rStyle w:val="Hyperlink"/>
                <w:noProof/>
                <w:lang w:val="en-US"/>
              </w:rPr>
              <w:t>8.2</w:t>
            </w:r>
            <w:r w:rsidR="00CD0EAE">
              <w:rPr>
                <w:rFonts w:eastAsiaTheme="minorEastAsia"/>
                <w:noProof/>
                <w:kern w:val="2"/>
                <w:sz w:val="24"/>
                <w:szCs w:val="24"/>
                <w:lang w:val="en-GB" w:eastAsia="en-GB"/>
                <w14:ligatures w14:val="standardContextual"/>
              </w:rPr>
              <w:tab/>
            </w:r>
            <w:r w:rsidR="00CD0EAE" w:rsidRPr="00CB6D3C">
              <w:rPr>
                <w:rStyle w:val="Hyperlink"/>
                <w:noProof/>
                <w:lang w:val="en-US"/>
              </w:rPr>
              <w:t>Study Setting and Data Sources</w:t>
            </w:r>
            <w:r w:rsidR="00CD0EAE">
              <w:rPr>
                <w:noProof/>
                <w:webHidden/>
              </w:rPr>
              <w:tab/>
            </w:r>
            <w:r w:rsidR="00CD0EAE">
              <w:rPr>
                <w:noProof/>
                <w:webHidden/>
              </w:rPr>
              <w:fldChar w:fldCharType="begin"/>
            </w:r>
            <w:r w:rsidR="00CD0EAE">
              <w:rPr>
                <w:noProof/>
                <w:webHidden/>
              </w:rPr>
              <w:instrText xml:space="preserve"> PAGEREF _Toc157171774 \h </w:instrText>
            </w:r>
            <w:r w:rsidR="00CD0EAE">
              <w:rPr>
                <w:noProof/>
                <w:webHidden/>
              </w:rPr>
            </w:r>
            <w:r w:rsidR="00CD0EAE">
              <w:rPr>
                <w:noProof/>
                <w:webHidden/>
              </w:rPr>
              <w:fldChar w:fldCharType="separate"/>
            </w:r>
            <w:r w:rsidR="00CD0EAE">
              <w:rPr>
                <w:noProof/>
                <w:webHidden/>
              </w:rPr>
              <w:t>13</w:t>
            </w:r>
            <w:r w:rsidR="00CD0EAE">
              <w:rPr>
                <w:noProof/>
                <w:webHidden/>
              </w:rPr>
              <w:fldChar w:fldCharType="end"/>
            </w:r>
          </w:hyperlink>
        </w:p>
        <w:p w14:paraId="7A5EE5CC" w14:textId="62A30C8A"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75" w:history="1">
            <w:r w:rsidR="00CD0EAE" w:rsidRPr="00CB6D3C">
              <w:rPr>
                <w:rStyle w:val="Hyperlink"/>
                <w:noProof/>
              </w:rPr>
              <w:t>8.3</w:t>
            </w:r>
            <w:r w:rsidR="00CD0EAE">
              <w:rPr>
                <w:rFonts w:eastAsiaTheme="minorEastAsia"/>
                <w:noProof/>
                <w:kern w:val="2"/>
                <w:sz w:val="24"/>
                <w:szCs w:val="24"/>
                <w:lang w:val="en-GB" w:eastAsia="en-GB"/>
                <w14:ligatures w14:val="standardContextual"/>
              </w:rPr>
              <w:tab/>
            </w:r>
            <w:r w:rsidR="00CD0EAE" w:rsidRPr="00CB6D3C">
              <w:rPr>
                <w:rStyle w:val="Hyperlink"/>
                <w:noProof/>
              </w:rPr>
              <w:t>Study Period</w:t>
            </w:r>
            <w:r w:rsidR="00CD0EAE">
              <w:rPr>
                <w:noProof/>
                <w:webHidden/>
              </w:rPr>
              <w:tab/>
            </w:r>
            <w:r w:rsidR="00CD0EAE">
              <w:rPr>
                <w:noProof/>
                <w:webHidden/>
              </w:rPr>
              <w:fldChar w:fldCharType="begin"/>
            </w:r>
            <w:r w:rsidR="00CD0EAE">
              <w:rPr>
                <w:noProof/>
                <w:webHidden/>
              </w:rPr>
              <w:instrText xml:space="preserve"> PAGEREF _Toc157171775 \h </w:instrText>
            </w:r>
            <w:r w:rsidR="00CD0EAE">
              <w:rPr>
                <w:noProof/>
                <w:webHidden/>
              </w:rPr>
            </w:r>
            <w:r w:rsidR="00CD0EAE">
              <w:rPr>
                <w:noProof/>
                <w:webHidden/>
              </w:rPr>
              <w:fldChar w:fldCharType="separate"/>
            </w:r>
            <w:r w:rsidR="00CD0EAE">
              <w:rPr>
                <w:noProof/>
                <w:webHidden/>
              </w:rPr>
              <w:t>17</w:t>
            </w:r>
            <w:r w:rsidR="00CD0EAE">
              <w:rPr>
                <w:noProof/>
                <w:webHidden/>
              </w:rPr>
              <w:fldChar w:fldCharType="end"/>
            </w:r>
          </w:hyperlink>
        </w:p>
        <w:p w14:paraId="25A2CF61" w14:textId="374A2D23"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76" w:history="1">
            <w:r w:rsidR="00CD0EAE" w:rsidRPr="00CB6D3C">
              <w:rPr>
                <w:rStyle w:val="Hyperlink"/>
                <w:noProof/>
              </w:rPr>
              <w:t>8.4</w:t>
            </w:r>
            <w:r w:rsidR="00CD0EAE">
              <w:rPr>
                <w:rFonts w:eastAsiaTheme="minorEastAsia"/>
                <w:noProof/>
                <w:kern w:val="2"/>
                <w:sz w:val="24"/>
                <w:szCs w:val="24"/>
                <w:lang w:val="en-GB" w:eastAsia="en-GB"/>
                <w14:ligatures w14:val="standardContextual"/>
              </w:rPr>
              <w:tab/>
            </w:r>
            <w:r w:rsidR="00CD0EAE" w:rsidRPr="00CB6D3C">
              <w:rPr>
                <w:rStyle w:val="Hyperlink"/>
                <w:noProof/>
              </w:rPr>
              <w:t>Follow-up</w:t>
            </w:r>
            <w:r w:rsidR="00CD0EAE">
              <w:rPr>
                <w:noProof/>
                <w:webHidden/>
              </w:rPr>
              <w:tab/>
            </w:r>
            <w:r w:rsidR="00CD0EAE">
              <w:rPr>
                <w:noProof/>
                <w:webHidden/>
              </w:rPr>
              <w:fldChar w:fldCharType="begin"/>
            </w:r>
            <w:r w:rsidR="00CD0EAE">
              <w:rPr>
                <w:noProof/>
                <w:webHidden/>
              </w:rPr>
              <w:instrText xml:space="preserve"> PAGEREF _Toc157171776 \h </w:instrText>
            </w:r>
            <w:r w:rsidR="00CD0EAE">
              <w:rPr>
                <w:noProof/>
                <w:webHidden/>
              </w:rPr>
            </w:r>
            <w:r w:rsidR="00CD0EAE">
              <w:rPr>
                <w:noProof/>
                <w:webHidden/>
              </w:rPr>
              <w:fldChar w:fldCharType="separate"/>
            </w:r>
            <w:r w:rsidR="00CD0EAE">
              <w:rPr>
                <w:noProof/>
                <w:webHidden/>
              </w:rPr>
              <w:t>18</w:t>
            </w:r>
            <w:r w:rsidR="00CD0EAE">
              <w:rPr>
                <w:noProof/>
                <w:webHidden/>
              </w:rPr>
              <w:fldChar w:fldCharType="end"/>
            </w:r>
          </w:hyperlink>
        </w:p>
        <w:p w14:paraId="71FA70E9" w14:textId="5D79DE0E"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77" w:history="1">
            <w:r w:rsidR="00CD0EAE" w:rsidRPr="00CB6D3C">
              <w:rPr>
                <w:rStyle w:val="Hyperlink"/>
                <w:noProof/>
                <w:lang w:val="en-US"/>
              </w:rPr>
              <w:t>8.5</w:t>
            </w:r>
            <w:r w:rsidR="00CD0EAE">
              <w:rPr>
                <w:rFonts w:eastAsiaTheme="minorEastAsia"/>
                <w:noProof/>
                <w:kern w:val="2"/>
                <w:sz w:val="24"/>
                <w:szCs w:val="24"/>
                <w:lang w:val="en-GB" w:eastAsia="en-GB"/>
                <w14:ligatures w14:val="standardContextual"/>
              </w:rPr>
              <w:tab/>
            </w:r>
            <w:r w:rsidR="00CD0EAE" w:rsidRPr="00CB6D3C">
              <w:rPr>
                <w:rStyle w:val="Hyperlink"/>
                <w:noProof/>
                <w:lang w:val="en-US"/>
              </w:rPr>
              <w:t>Study Population with inclusion and exclusion criteria</w:t>
            </w:r>
            <w:r w:rsidR="00CD0EAE">
              <w:rPr>
                <w:noProof/>
                <w:webHidden/>
              </w:rPr>
              <w:tab/>
            </w:r>
            <w:r w:rsidR="00CD0EAE">
              <w:rPr>
                <w:noProof/>
                <w:webHidden/>
              </w:rPr>
              <w:fldChar w:fldCharType="begin"/>
            </w:r>
            <w:r w:rsidR="00CD0EAE">
              <w:rPr>
                <w:noProof/>
                <w:webHidden/>
              </w:rPr>
              <w:instrText xml:space="preserve"> PAGEREF _Toc157171777 \h </w:instrText>
            </w:r>
            <w:r w:rsidR="00CD0EAE">
              <w:rPr>
                <w:noProof/>
                <w:webHidden/>
              </w:rPr>
            </w:r>
            <w:r w:rsidR="00CD0EAE">
              <w:rPr>
                <w:noProof/>
                <w:webHidden/>
              </w:rPr>
              <w:fldChar w:fldCharType="separate"/>
            </w:r>
            <w:r w:rsidR="00CD0EAE">
              <w:rPr>
                <w:noProof/>
                <w:webHidden/>
              </w:rPr>
              <w:t>20</w:t>
            </w:r>
            <w:r w:rsidR="00CD0EAE">
              <w:rPr>
                <w:noProof/>
                <w:webHidden/>
              </w:rPr>
              <w:fldChar w:fldCharType="end"/>
            </w:r>
          </w:hyperlink>
        </w:p>
        <w:p w14:paraId="2FCA8F16" w14:textId="72073870"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78" w:history="1">
            <w:r w:rsidR="00CD0EAE" w:rsidRPr="00CB6D3C">
              <w:rPr>
                <w:rStyle w:val="Hyperlink"/>
                <w:noProof/>
              </w:rPr>
              <w:t>8.6</w:t>
            </w:r>
            <w:r w:rsidR="00CD0EAE">
              <w:rPr>
                <w:rFonts w:eastAsiaTheme="minorEastAsia"/>
                <w:noProof/>
                <w:kern w:val="2"/>
                <w:sz w:val="24"/>
                <w:szCs w:val="24"/>
                <w:lang w:val="en-GB" w:eastAsia="en-GB"/>
                <w14:ligatures w14:val="standardContextual"/>
              </w:rPr>
              <w:tab/>
            </w:r>
            <w:r w:rsidR="00CD0EAE" w:rsidRPr="00CB6D3C">
              <w:rPr>
                <w:rStyle w:val="Hyperlink"/>
                <w:noProof/>
              </w:rPr>
              <w:t>Variables</w:t>
            </w:r>
            <w:r w:rsidR="00CD0EAE">
              <w:rPr>
                <w:noProof/>
                <w:webHidden/>
              </w:rPr>
              <w:tab/>
            </w:r>
            <w:r w:rsidR="00CD0EAE">
              <w:rPr>
                <w:noProof/>
                <w:webHidden/>
              </w:rPr>
              <w:fldChar w:fldCharType="begin"/>
            </w:r>
            <w:r w:rsidR="00CD0EAE">
              <w:rPr>
                <w:noProof/>
                <w:webHidden/>
              </w:rPr>
              <w:instrText xml:space="preserve"> PAGEREF _Toc157171778 \h </w:instrText>
            </w:r>
            <w:r w:rsidR="00CD0EAE">
              <w:rPr>
                <w:noProof/>
                <w:webHidden/>
              </w:rPr>
            </w:r>
            <w:r w:rsidR="00CD0EAE">
              <w:rPr>
                <w:noProof/>
                <w:webHidden/>
              </w:rPr>
              <w:fldChar w:fldCharType="separate"/>
            </w:r>
            <w:r w:rsidR="00CD0EAE">
              <w:rPr>
                <w:noProof/>
                <w:webHidden/>
              </w:rPr>
              <w:t>23</w:t>
            </w:r>
            <w:r w:rsidR="00CD0EAE">
              <w:rPr>
                <w:noProof/>
                <w:webHidden/>
              </w:rPr>
              <w:fldChar w:fldCharType="end"/>
            </w:r>
          </w:hyperlink>
        </w:p>
        <w:p w14:paraId="08DFFCF6" w14:textId="38F758EC" w:rsidR="00CD0EAE" w:rsidRDefault="00000000">
          <w:pPr>
            <w:pStyle w:val="TOC3"/>
            <w:tabs>
              <w:tab w:val="right" w:leader="dot" w:pos="9628"/>
            </w:tabs>
            <w:rPr>
              <w:rFonts w:eastAsiaTheme="minorEastAsia"/>
              <w:noProof/>
              <w:kern w:val="2"/>
              <w:sz w:val="24"/>
              <w:szCs w:val="24"/>
              <w:lang w:val="en-GB" w:eastAsia="en-GB"/>
              <w14:ligatures w14:val="standardContextual"/>
            </w:rPr>
          </w:pPr>
          <w:hyperlink w:anchor="_Toc157171779" w:history="1">
            <w:r w:rsidR="00CD0EAE" w:rsidRPr="00CB6D3C">
              <w:rPr>
                <w:rStyle w:val="Hyperlink"/>
                <w:rFonts w:eastAsia="Calibri"/>
                <w:noProof/>
                <w:lang w:val="en-US"/>
              </w:rPr>
              <w:t>8.6.1. Exposure/s</w:t>
            </w:r>
            <w:r w:rsidR="00CD0EAE">
              <w:rPr>
                <w:noProof/>
                <w:webHidden/>
              </w:rPr>
              <w:tab/>
            </w:r>
            <w:r w:rsidR="00CD0EAE">
              <w:rPr>
                <w:noProof/>
                <w:webHidden/>
              </w:rPr>
              <w:fldChar w:fldCharType="begin"/>
            </w:r>
            <w:r w:rsidR="00CD0EAE">
              <w:rPr>
                <w:noProof/>
                <w:webHidden/>
              </w:rPr>
              <w:instrText xml:space="preserve"> PAGEREF _Toc157171779 \h </w:instrText>
            </w:r>
            <w:r w:rsidR="00CD0EAE">
              <w:rPr>
                <w:noProof/>
                <w:webHidden/>
              </w:rPr>
            </w:r>
            <w:r w:rsidR="00CD0EAE">
              <w:rPr>
                <w:noProof/>
                <w:webHidden/>
              </w:rPr>
              <w:fldChar w:fldCharType="separate"/>
            </w:r>
            <w:r w:rsidR="00CD0EAE">
              <w:rPr>
                <w:noProof/>
                <w:webHidden/>
              </w:rPr>
              <w:t>23</w:t>
            </w:r>
            <w:r w:rsidR="00CD0EAE">
              <w:rPr>
                <w:noProof/>
                <w:webHidden/>
              </w:rPr>
              <w:fldChar w:fldCharType="end"/>
            </w:r>
          </w:hyperlink>
        </w:p>
        <w:p w14:paraId="13F8252A" w14:textId="3241540C" w:rsidR="00CD0EAE" w:rsidRDefault="00000000">
          <w:pPr>
            <w:pStyle w:val="TOC3"/>
            <w:tabs>
              <w:tab w:val="right" w:leader="dot" w:pos="9628"/>
            </w:tabs>
            <w:rPr>
              <w:rFonts w:eastAsiaTheme="minorEastAsia"/>
              <w:noProof/>
              <w:kern w:val="2"/>
              <w:sz w:val="24"/>
              <w:szCs w:val="24"/>
              <w:lang w:val="en-GB" w:eastAsia="en-GB"/>
              <w14:ligatures w14:val="standardContextual"/>
            </w:rPr>
          </w:pPr>
          <w:hyperlink w:anchor="_Toc157171780" w:history="1">
            <w:r w:rsidR="00CD0EAE" w:rsidRPr="00CB6D3C">
              <w:rPr>
                <w:rStyle w:val="Hyperlink"/>
                <w:rFonts w:eastAsia="Calibri"/>
                <w:noProof/>
                <w:lang w:val="en-US"/>
              </w:rPr>
              <w:t>8.6.2. Outcome/s</w:t>
            </w:r>
            <w:r w:rsidR="00CD0EAE">
              <w:rPr>
                <w:noProof/>
                <w:webHidden/>
              </w:rPr>
              <w:tab/>
            </w:r>
            <w:r w:rsidR="00CD0EAE">
              <w:rPr>
                <w:noProof/>
                <w:webHidden/>
              </w:rPr>
              <w:fldChar w:fldCharType="begin"/>
            </w:r>
            <w:r w:rsidR="00CD0EAE">
              <w:rPr>
                <w:noProof/>
                <w:webHidden/>
              </w:rPr>
              <w:instrText xml:space="preserve"> PAGEREF _Toc157171780 \h </w:instrText>
            </w:r>
            <w:r w:rsidR="00CD0EAE">
              <w:rPr>
                <w:noProof/>
                <w:webHidden/>
              </w:rPr>
            </w:r>
            <w:r w:rsidR="00CD0EAE">
              <w:rPr>
                <w:noProof/>
                <w:webHidden/>
              </w:rPr>
              <w:fldChar w:fldCharType="separate"/>
            </w:r>
            <w:r w:rsidR="00CD0EAE">
              <w:rPr>
                <w:noProof/>
                <w:webHidden/>
              </w:rPr>
              <w:t>25</w:t>
            </w:r>
            <w:r w:rsidR="00CD0EAE">
              <w:rPr>
                <w:noProof/>
                <w:webHidden/>
              </w:rPr>
              <w:fldChar w:fldCharType="end"/>
            </w:r>
          </w:hyperlink>
        </w:p>
        <w:p w14:paraId="31B66DC9" w14:textId="33074102" w:rsidR="00CD0EAE" w:rsidRDefault="00000000">
          <w:pPr>
            <w:pStyle w:val="TOC3"/>
            <w:tabs>
              <w:tab w:val="right" w:leader="dot" w:pos="9628"/>
            </w:tabs>
            <w:rPr>
              <w:rFonts w:eastAsiaTheme="minorEastAsia"/>
              <w:noProof/>
              <w:kern w:val="2"/>
              <w:sz w:val="24"/>
              <w:szCs w:val="24"/>
              <w:lang w:val="en-GB" w:eastAsia="en-GB"/>
              <w14:ligatures w14:val="standardContextual"/>
            </w:rPr>
          </w:pPr>
          <w:hyperlink w:anchor="_Toc157171781" w:history="1">
            <w:r w:rsidR="00CD0EAE" w:rsidRPr="00CB6D3C">
              <w:rPr>
                <w:rStyle w:val="Hyperlink"/>
                <w:rFonts w:eastAsia="Calibri"/>
                <w:noProof/>
                <w:lang w:val="en-US"/>
              </w:rPr>
              <w:t>8.6.3. Other covariates, including confounders, effect modifiers and other variables</w:t>
            </w:r>
            <w:r w:rsidR="00CD0EAE">
              <w:rPr>
                <w:noProof/>
                <w:webHidden/>
              </w:rPr>
              <w:tab/>
            </w:r>
            <w:r w:rsidR="00CD0EAE">
              <w:rPr>
                <w:noProof/>
                <w:webHidden/>
              </w:rPr>
              <w:fldChar w:fldCharType="begin"/>
            </w:r>
            <w:r w:rsidR="00CD0EAE">
              <w:rPr>
                <w:noProof/>
                <w:webHidden/>
              </w:rPr>
              <w:instrText xml:space="preserve"> PAGEREF _Toc157171781 \h </w:instrText>
            </w:r>
            <w:r w:rsidR="00CD0EAE">
              <w:rPr>
                <w:noProof/>
                <w:webHidden/>
              </w:rPr>
            </w:r>
            <w:r w:rsidR="00CD0EAE">
              <w:rPr>
                <w:noProof/>
                <w:webHidden/>
              </w:rPr>
              <w:fldChar w:fldCharType="separate"/>
            </w:r>
            <w:r w:rsidR="00CD0EAE">
              <w:rPr>
                <w:noProof/>
                <w:webHidden/>
              </w:rPr>
              <w:t>25</w:t>
            </w:r>
            <w:r w:rsidR="00CD0EAE">
              <w:rPr>
                <w:noProof/>
                <w:webHidden/>
              </w:rPr>
              <w:fldChar w:fldCharType="end"/>
            </w:r>
          </w:hyperlink>
        </w:p>
        <w:p w14:paraId="3E9E9455" w14:textId="1D6AD306"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82" w:history="1">
            <w:r w:rsidR="00CD0EAE" w:rsidRPr="00CB6D3C">
              <w:rPr>
                <w:rStyle w:val="Hyperlink"/>
                <w:noProof/>
              </w:rPr>
              <w:t>8.7</w:t>
            </w:r>
            <w:r w:rsidR="00CD0EAE">
              <w:rPr>
                <w:rFonts w:eastAsiaTheme="minorEastAsia"/>
                <w:noProof/>
                <w:kern w:val="2"/>
                <w:sz w:val="24"/>
                <w:szCs w:val="24"/>
                <w:lang w:val="en-GB" w:eastAsia="en-GB"/>
                <w14:ligatures w14:val="standardContextual"/>
              </w:rPr>
              <w:tab/>
            </w:r>
            <w:r w:rsidR="00CD0EAE" w:rsidRPr="00CB6D3C">
              <w:rPr>
                <w:rStyle w:val="Hyperlink"/>
                <w:noProof/>
              </w:rPr>
              <w:t>Study size</w:t>
            </w:r>
            <w:r w:rsidR="00CD0EAE">
              <w:rPr>
                <w:noProof/>
                <w:webHidden/>
              </w:rPr>
              <w:tab/>
            </w:r>
            <w:r w:rsidR="00CD0EAE">
              <w:rPr>
                <w:noProof/>
                <w:webHidden/>
              </w:rPr>
              <w:fldChar w:fldCharType="begin"/>
            </w:r>
            <w:r w:rsidR="00CD0EAE">
              <w:rPr>
                <w:noProof/>
                <w:webHidden/>
              </w:rPr>
              <w:instrText xml:space="preserve"> PAGEREF _Toc157171782 \h </w:instrText>
            </w:r>
            <w:r w:rsidR="00CD0EAE">
              <w:rPr>
                <w:noProof/>
                <w:webHidden/>
              </w:rPr>
            </w:r>
            <w:r w:rsidR="00CD0EAE">
              <w:rPr>
                <w:noProof/>
                <w:webHidden/>
              </w:rPr>
              <w:fldChar w:fldCharType="separate"/>
            </w:r>
            <w:r w:rsidR="00CD0EAE">
              <w:rPr>
                <w:noProof/>
                <w:webHidden/>
              </w:rPr>
              <w:t>27</w:t>
            </w:r>
            <w:r w:rsidR="00CD0EAE">
              <w:rPr>
                <w:noProof/>
                <w:webHidden/>
              </w:rPr>
              <w:fldChar w:fldCharType="end"/>
            </w:r>
          </w:hyperlink>
        </w:p>
        <w:p w14:paraId="64AD5253" w14:textId="594FB94E"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83" w:history="1">
            <w:r w:rsidR="00CD0EAE" w:rsidRPr="00CB6D3C">
              <w:rPr>
                <w:rStyle w:val="Hyperlink"/>
                <w:noProof/>
              </w:rPr>
              <w:t>8.8</w:t>
            </w:r>
            <w:r w:rsidR="00CD0EAE">
              <w:rPr>
                <w:rFonts w:eastAsiaTheme="minorEastAsia"/>
                <w:noProof/>
                <w:kern w:val="2"/>
                <w:sz w:val="24"/>
                <w:szCs w:val="24"/>
                <w:lang w:val="en-GB" w:eastAsia="en-GB"/>
                <w14:ligatures w14:val="standardContextual"/>
              </w:rPr>
              <w:tab/>
            </w:r>
            <w:r w:rsidR="00CD0EAE" w:rsidRPr="00CB6D3C">
              <w:rPr>
                <w:rStyle w:val="Hyperlink"/>
                <w:noProof/>
              </w:rPr>
              <w:t>Analysis</w:t>
            </w:r>
            <w:r w:rsidR="00CD0EAE">
              <w:rPr>
                <w:noProof/>
                <w:webHidden/>
              </w:rPr>
              <w:tab/>
            </w:r>
            <w:r w:rsidR="00CD0EAE">
              <w:rPr>
                <w:noProof/>
                <w:webHidden/>
              </w:rPr>
              <w:fldChar w:fldCharType="begin"/>
            </w:r>
            <w:r w:rsidR="00CD0EAE">
              <w:rPr>
                <w:noProof/>
                <w:webHidden/>
              </w:rPr>
              <w:instrText xml:space="preserve"> PAGEREF _Toc157171783 \h </w:instrText>
            </w:r>
            <w:r w:rsidR="00CD0EAE">
              <w:rPr>
                <w:noProof/>
                <w:webHidden/>
              </w:rPr>
            </w:r>
            <w:r w:rsidR="00CD0EAE">
              <w:rPr>
                <w:noProof/>
                <w:webHidden/>
              </w:rPr>
              <w:fldChar w:fldCharType="separate"/>
            </w:r>
            <w:r w:rsidR="00CD0EAE">
              <w:rPr>
                <w:noProof/>
                <w:webHidden/>
              </w:rPr>
              <w:t>27</w:t>
            </w:r>
            <w:r w:rsidR="00CD0EAE">
              <w:rPr>
                <w:noProof/>
                <w:webHidden/>
              </w:rPr>
              <w:fldChar w:fldCharType="end"/>
            </w:r>
          </w:hyperlink>
        </w:p>
        <w:p w14:paraId="683C24FF" w14:textId="2CEC15BD"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84" w:history="1">
            <w:r w:rsidR="00CD0EAE" w:rsidRPr="00CB6D3C">
              <w:rPr>
                <w:rStyle w:val="Hyperlink"/>
                <w:noProof/>
              </w:rPr>
              <w:t>8.8.1</w:t>
            </w:r>
            <w:r w:rsidR="00CD0EAE">
              <w:rPr>
                <w:rFonts w:eastAsiaTheme="minorEastAsia"/>
                <w:noProof/>
                <w:kern w:val="2"/>
                <w:sz w:val="24"/>
                <w:szCs w:val="24"/>
                <w:lang w:val="en-GB" w:eastAsia="en-GB"/>
                <w14:ligatures w14:val="standardContextual"/>
              </w:rPr>
              <w:tab/>
            </w:r>
            <w:r w:rsidR="00CD0EAE" w:rsidRPr="00CB6D3C">
              <w:rPr>
                <w:rStyle w:val="Hyperlink"/>
                <w:rFonts w:eastAsia="Calibri"/>
                <w:noProof/>
                <w:lang w:val="en-US"/>
              </w:rPr>
              <w:t>Federated Network Analyses</w:t>
            </w:r>
            <w:r w:rsidR="00CD0EAE">
              <w:rPr>
                <w:noProof/>
                <w:webHidden/>
              </w:rPr>
              <w:tab/>
            </w:r>
            <w:r w:rsidR="00CD0EAE">
              <w:rPr>
                <w:noProof/>
                <w:webHidden/>
              </w:rPr>
              <w:fldChar w:fldCharType="begin"/>
            </w:r>
            <w:r w:rsidR="00CD0EAE">
              <w:rPr>
                <w:noProof/>
                <w:webHidden/>
              </w:rPr>
              <w:instrText xml:space="preserve"> PAGEREF _Toc157171784 \h </w:instrText>
            </w:r>
            <w:r w:rsidR="00CD0EAE">
              <w:rPr>
                <w:noProof/>
                <w:webHidden/>
              </w:rPr>
            </w:r>
            <w:r w:rsidR="00CD0EAE">
              <w:rPr>
                <w:noProof/>
                <w:webHidden/>
              </w:rPr>
              <w:fldChar w:fldCharType="separate"/>
            </w:r>
            <w:r w:rsidR="00CD0EAE">
              <w:rPr>
                <w:noProof/>
                <w:webHidden/>
              </w:rPr>
              <w:t>27</w:t>
            </w:r>
            <w:r w:rsidR="00CD0EAE">
              <w:rPr>
                <w:noProof/>
                <w:webHidden/>
              </w:rPr>
              <w:fldChar w:fldCharType="end"/>
            </w:r>
          </w:hyperlink>
        </w:p>
        <w:p w14:paraId="66644B96" w14:textId="76A4550C"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85" w:history="1">
            <w:r w:rsidR="00CD0EAE" w:rsidRPr="00CB6D3C">
              <w:rPr>
                <w:rStyle w:val="Hyperlink"/>
                <w:rFonts w:eastAsia="Calibri"/>
                <w:noProof/>
                <w:lang w:val="en-US"/>
              </w:rPr>
              <w:t>8.8.2</w:t>
            </w:r>
            <w:r w:rsidR="00CD0EAE">
              <w:rPr>
                <w:rFonts w:eastAsiaTheme="minorEastAsia"/>
                <w:noProof/>
                <w:kern w:val="2"/>
                <w:sz w:val="24"/>
                <w:szCs w:val="24"/>
                <w:lang w:val="en-GB" w:eastAsia="en-GB"/>
                <w14:ligatures w14:val="standardContextual"/>
              </w:rPr>
              <w:tab/>
            </w:r>
            <w:r w:rsidR="00CD0EAE" w:rsidRPr="00CB6D3C">
              <w:rPr>
                <w:rStyle w:val="Hyperlink"/>
                <w:rFonts w:eastAsia="Calibri"/>
                <w:noProof/>
                <w:lang w:val="en-US"/>
              </w:rPr>
              <w:t>Patient privacy protection</w:t>
            </w:r>
            <w:r w:rsidR="00CD0EAE">
              <w:rPr>
                <w:noProof/>
                <w:webHidden/>
              </w:rPr>
              <w:tab/>
            </w:r>
            <w:r w:rsidR="00CD0EAE">
              <w:rPr>
                <w:noProof/>
                <w:webHidden/>
              </w:rPr>
              <w:fldChar w:fldCharType="begin"/>
            </w:r>
            <w:r w:rsidR="00CD0EAE">
              <w:rPr>
                <w:noProof/>
                <w:webHidden/>
              </w:rPr>
              <w:instrText xml:space="preserve"> PAGEREF _Toc157171785 \h </w:instrText>
            </w:r>
            <w:r w:rsidR="00CD0EAE">
              <w:rPr>
                <w:noProof/>
                <w:webHidden/>
              </w:rPr>
            </w:r>
            <w:r w:rsidR="00CD0EAE">
              <w:rPr>
                <w:noProof/>
                <w:webHidden/>
              </w:rPr>
              <w:fldChar w:fldCharType="separate"/>
            </w:r>
            <w:r w:rsidR="00CD0EAE">
              <w:rPr>
                <w:noProof/>
                <w:webHidden/>
              </w:rPr>
              <w:t>27</w:t>
            </w:r>
            <w:r w:rsidR="00CD0EAE">
              <w:rPr>
                <w:noProof/>
                <w:webHidden/>
              </w:rPr>
              <w:fldChar w:fldCharType="end"/>
            </w:r>
          </w:hyperlink>
        </w:p>
        <w:p w14:paraId="30B4AA7C" w14:textId="7CB1B6C1"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86" w:history="1">
            <w:r w:rsidR="00CD0EAE" w:rsidRPr="00CB6D3C">
              <w:rPr>
                <w:rStyle w:val="Hyperlink"/>
                <w:rFonts w:eastAsia="Calibri"/>
                <w:noProof/>
                <w:lang w:val="en-US"/>
              </w:rPr>
              <w:t>8.8.3</w:t>
            </w:r>
            <w:r w:rsidR="00CD0EAE">
              <w:rPr>
                <w:rFonts w:eastAsiaTheme="minorEastAsia"/>
                <w:noProof/>
                <w:kern w:val="2"/>
                <w:sz w:val="24"/>
                <w:szCs w:val="24"/>
                <w:lang w:val="en-GB" w:eastAsia="en-GB"/>
                <w14:ligatures w14:val="standardContextual"/>
              </w:rPr>
              <w:tab/>
            </w:r>
            <w:r w:rsidR="00CD0EAE" w:rsidRPr="00CB6D3C">
              <w:rPr>
                <w:rStyle w:val="Hyperlink"/>
                <w:rFonts w:eastAsia="Calibri"/>
                <w:noProof/>
                <w:lang w:val="en-US"/>
              </w:rPr>
              <w:t>Statistical model specification and assumptions of the analytical approach considered</w:t>
            </w:r>
            <w:r w:rsidR="00CD0EAE">
              <w:rPr>
                <w:noProof/>
                <w:webHidden/>
              </w:rPr>
              <w:tab/>
            </w:r>
            <w:r w:rsidR="00CD0EAE">
              <w:rPr>
                <w:noProof/>
                <w:webHidden/>
              </w:rPr>
              <w:fldChar w:fldCharType="begin"/>
            </w:r>
            <w:r w:rsidR="00CD0EAE">
              <w:rPr>
                <w:noProof/>
                <w:webHidden/>
              </w:rPr>
              <w:instrText xml:space="preserve"> PAGEREF _Toc157171786 \h </w:instrText>
            </w:r>
            <w:r w:rsidR="00CD0EAE">
              <w:rPr>
                <w:noProof/>
                <w:webHidden/>
              </w:rPr>
            </w:r>
            <w:r w:rsidR="00CD0EAE">
              <w:rPr>
                <w:noProof/>
                <w:webHidden/>
              </w:rPr>
              <w:fldChar w:fldCharType="separate"/>
            </w:r>
            <w:r w:rsidR="00CD0EAE">
              <w:rPr>
                <w:noProof/>
                <w:webHidden/>
              </w:rPr>
              <w:t>27</w:t>
            </w:r>
            <w:r w:rsidR="00CD0EAE">
              <w:rPr>
                <w:noProof/>
                <w:webHidden/>
              </w:rPr>
              <w:fldChar w:fldCharType="end"/>
            </w:r>
          </w:hyperlink>
        </w:p>
        <w:p w14:paraId="1DFD2D97" w14:textId="0D2BA971"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87" w:history="1">
            <w:r w:rsidR="00CD0EAE" w:rsidRPr="00CB6D3C">
              <w:rPr>
                <w:rStyle w:val="Hyperlink"/>
                <w:noProof/>
              </w:rPr>
              <w:t>8.9</w:t>
            </w:r>
            <w:r w:rsidR="00CD0EAE">
              <w:rPr>
                <w:rFonts w:eastAsiaTheme="minorEastAsia"/>
                <w:noProof/>
                <w:kern w:val="2"/>
                <w:sz w:val="24"/>
                <w:szCs w:val="24"/>
                <w:lang w:val="en-GB" w:eastAsia="en-GB"/>
                <w14:ligatures w14:val="standardContextual"/>
              </w:rPr>
              <w:tab/>
            </w:r>
            <w:r w:rsidR="00CD0EAE" w:rsidRPr="00CB6D3C">
              <w:rPr>
                <w:rStyle w:val="Hyperlink"/>
                <w:noProof/>
              </w:rPr>
              <w:t>Evidence synthesis</w:t>
            </w:r>
            <w:r w:rsidR="00CD0EAE">
              <w:rPr>
                <w:noProof/>
                <w:webHidden/>
              </w:rPr>
              <w:tab/>
            </w:r>
            <w:r w:rsidR="00CD0EAE">
              <w:rPr>
                <w:noProof/>
                <w:webHidden/>
              </w:rPr>
              <w:fldChar w:fldCharType="begin"/>
            </w:r>
            <w:r w:rsidR="00CD0EAE">
              <w:rPr>
                <w:noProof/>
                <w:webHidden/>
              </w:rPr>
              <w:instrText xml:space="preserve"> PAGEREF _Toc157171787 \h </w:instrText>
            </w:r>
            <w:r w:rsidR="00CD0EAE">
              <w:rPr>
                <w:noProof/>
                <w:webHidden/>
              </w:rPr>
            </w:r>
            <w:r w:rsidR="00CD0EAE">
              <w:rPr>
                <w:noProof/>
                <w:webHidden/>
              </w:rPr>
              <w:fldChar w:fldCharType="separate"/>
            </w:r>
            <w:r w:rsidR="00CD0EAE">
              <w:rPr>
                <w:noProof/>
                <w:webHidden/>
              </w:rPr>
              <w:t>28</w:t>
            </w:r>
            <w:r w:rsidR="00CD0EAE">
              <w:rPr>
                <w:noProof/>
                <w:webHidden/>
              </w:rPr>
              <w:fldChar w:fldCharType="end"/>
            </w:r>
          </w:hyperlink>
        </w:p>
        <w:p w14:paraId="14CACBD4" w14:textId="6832F24F" w:rsidR="00CD0EAE" w:rsidRDefault="00000000">
          <w:pPr>
            <w:pStyle w:val="TOC1"/>
            <w:tabs>
              <w:tab w:val="left" w:pos="442"/>
            </w:tabs>
            <w:rPr>
              <w:rFonts w:eastAsiaTheme="minorEastAsia"/>
              <w:b w:val="0"/>
              <w:noProof/>
              <w:kern w:val="2"/>
              <w:sz w:val="24"/>
              <w:szCs w:val="24"/>
              <w:lang w:val="en-GB" w:eastAsia="en-GB"/>
              <w14:ligatures w14:val="standardContextual"/>
            </w:rPr>
          </w:pPr>
          <w:hyperlink w:anchor="_Toc157171788" w:history="1">
            <w:r w:rsidR="00CD0EAE" w:rsidRPr="00CB6D3C">
              <w:rPr>
                <w:rStyle w:val="Hyperlink"/>
                <w:noProof/>
              </w:rPr>
              <w:t>9.</w:t>
            </w:r>
            <w:r w:rsidR="00CD0EAE">
              <w:rPr>
                <w:rFonts w:eastAsiaTheme="minorEastAsia"/>
                <w:b w:val="0"/>
                <w:noProof/>
                <w:kern w:val="2"/>
                <w:sz w:val="24"/>
                <w:szCs w:val="24"/>
                <w:lang w:val="en-GB" w:eastAsia="en-GB"/>
                <w14:ligatures w14:val="standardContextual"/>
              </w:rPr>
              <w:tab/>
            </w:r>
            <w:r w:rsidR="00CD0EAE" w:rsidRPr="00CB6D3C">
              <w:rPr>
                <w:rStyle w:val="Hyperlink"/>
                <w:noProof/>
              </w:rPr>
              <w:t>DATA MANAGEMENT</w:t>
            </w:r>
            <w:r w:rsidR="00CD0EAE">
              <w:rPr>
                <w:noProof/>
                <w:webHidden/>
              </w:rPr>
              <w:tab/>
            </w:r>
            <w:r w:rsidR="00CD0EAE">
              <w:rPr>
                <w:noProof/>
                <w:webHidden/>
              </w:rPr>
              <w:fldChar w:fldCharType="begin"/>
            </w:r>
            <w:r w:rsidR="00CD0EAE">
              <w:rPr>
                <w:noProof/>
                <w:webHidden/>
              </w:rPr>
              <w:instrText xml:space="preserve"> PAGEREF _Toc157171788 \h </w:instrText>
            </w:r>
            <w:r w:rsidR="00CD0EAE">
              <w:rPr>
                <w:noProof/>
                <w:webHidden/>
              </w:rPr>
            </w:r>
            <w:r w:rsidR="00CD0EAE">
              <w:rPr>
                <w:noProof/>
                <w:webHidden/>
              </w:rPr>
              <w:fldChar w:fldCharType="separate"/>
            </w:r>
            <w:r w:rsidR="00CD0EAE">
              <w:rPr>
                <w:noProof/>
                <w:webHidden/>
              </w:rPr>
              <w:t>28</w:t>
            </w:r>
            <w:r w:rsidR="00CD0EAE">
              <w:rPr>
                <w:noProof/>
                <w:webHidden/>
              </w:rPr>
              <w:fldChar w:fldCharType="end"/>
            </w:r>
          </w:hyperlink>
        </w:p>
        <w:p w14:paraId="42FA52EA" w14:textId="0173BF60"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89" w:history="1">
            <w:r w:rsidR="00CD0EAE" w:rsidRPr="00CB6D3C">
              <w:rPr>
                <w:rStyle w:val="Hyperlink"/>
                <w:noProof/>
                <w:lang w:val="en-GB"/>
              </w:rPr>
              <w:t>9.1</w:t>
            </w:r>
            <w:r w:rsidR="00CD0EAE">
              <w:rPr>
                <w:rFonts w:eastAsiaTheme="minorEastAsia"/>
                <w:noProof/>
                <w:kern w:val="2"/>
                <w:sz w:val="24"/>
                <w:szCs w:val="24"/>
                <w:lang w:val="en-GB" w:eastAsia="en-GB"/>
                <w14:ligatures w14:val="standardContextual"/>
              </w:rPr>
              <w:tab/>
            </w:r>
            <w:r w:rsidR="00CD0EAE" w:rsidRPr="00CB6D3C">
              <w:rPr>
                <w:rStyle w:val="Hyperlink"/>
                <w:noProof/>
              </w:rPr>
              <w:t>Data management</w:t>
            </w:r>
            <w:r w:rsidR="00CD0EAE">
              <w:rPr>
                <w:noProof/>
                <w:webHidden/>
              </w:rPr>
              <w:tab/>
            </w:r>
            <w:r w:rsidR="00CD0EAE">
              <w:rPr>
                <w:noProof/>
                <w:webHidden/>
              </w:rPr>
              <w:fldChar w:fldCharType="begin"/>
            </w:r>
            <w:r w:rsidR="00CD0EAE">
              <w:rPr>
                <w:noProof/>
                <w:webHidden/>
              </w:rPr>
              <w:instrText xml:space="preserve"> PAGEREF _Toc157171789 \h </w:instrText>
            </w:r>
            <w:r w:rsidR="00CD0EAE">
              <w:rPr>
                <w:noProof/>
                <w:webHidden/>
              </w:rPr>
            </w:r>
            <w:r w:rsidR="00CD0EAE">
              <w:rPr>
                <w:noProof/>
                <w:webHidden/>
              </w:rPr>
              <w:fldChar w:fldCharType="separate"/>
            </w:r>
            <w:r w:rsidR="00CD0EAE">
              <w:rPr>
                <w:noProof/>
                <w:webHidden/>
              </w:rPr>
              <w:t>28</w:t>
            </w:r>
            <w:r w:rsidR="00CD0EAE">
              <w:rPr>
                <w:noProof/>
                <w:webHidden/>
              </w:rPr>
              <w:fldChar w:fldCharType="end"/>
            </w:r>
          </w:hyperlink>
        </w:p>
        <w:p w14:paraId="184BBF1D" w14:textId="6A2E4FA8"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90" w:history="1">
            <w:r w:rsidR="00CD0EAE" w:rsidRPr="00CB6D3C">
              <w:rPr>
                <w:rStyle w:val="Hyperlink"/>
                <w:noProof/>
                <w:lang w:val="en-GB"/>
              </w:rPr>
              <w:t>9.2</w:t>
            </w:r>
            <w:r w:rsidR="00CD0EAE">
              <w:rPr>
                <w:rFonts w:eastAsiaTheme="minorEastAsia"/>
                <w:noProof/>
                <w:kern w:val="2"/>
                <w:sz w:val="24"/>
                <w:szCs w:val="24"/>
                <w:lang w:val="en-GB" w:eastAsia="en-GB"/>
                <w14:ligatures w14:val="standardContextual"/>
              </w:rPr>
              <w:tab/>
            </w:r>
            <w:r w:rsidR="00CD0EAE" w:rsidRPr="00CB6D3C">
              <w:rPr>
                <w:rStyle w:val="Hyperlink"/>
                <w:noProof/>
              </w:rPr>
              <w:t>Data storage and protection</w:t>
            </w:r>
            <w:r w:rsidR="00CD0EAE">
              <w:rPr>
                <w:noProof/>
                <w:webHidden/>
              </w:rPr>
              <w:tab/>
            </w:r>
            <w:r w:rsidR="00CD0EAE">
              <w:rPr>
                <w:noProof/>
                <w:webHidden/>
              </w:rPr>
              <w:fldChar w:fldCharType="begin"/>
            </w:r>
            <w:r w:rsidR="00CD0EAE">
              <w:rPr>
                <w:noProof/>
                <w:webHidden/>
              </w:rPr>
              <w:instrText xml:space="preserve"> PAGEREF _Toc157171790 \h </w:instrText>
            </w:r>
            <w:r w:rsidR="00CD0EAE">
              <w:rPr>
                <w:noProof/>
                <w:webHidden/>
              </w:rPr>
            </w:r>
            <w:r w:rsidR="00CD0EAE">
              <w:rPr>
                <w:noProof/>
                <w:webHidden/>
              </w:rPr>
              <w:fldChar w:fldCharType="separate"/>
            </w:r>
            <w:r w:rsidR="00CD0EAE">
              <w:rPr>
                <w:noProof/>
                <w:webHidden/>
              </w:rPr>
              <w:t>28</w:t>
            </w:r>
            <w:r w:rsidR="00CD0EAE">
              <w:rPr>
                <w:noProof/>
                <w:webHidden/>
              </w:rPr>
              <w:fldChar w:fldCharType="end"/>
            </w:r>
          </w:hyperlink>
        </w:p>
        <w:p w14:paraId="2CEF88CA" w14:textId="2F4A7CEC" w:rsidR="00CD0EAE" w:rsidRDefault="00000000">
          <w:pPr>
            <w:pStyle w:val="TOC1"/>
            <w:tabs>
              <w:tab w:val="left" w:pos="720"/>
            </w:tabs>
            <w:rPr>
              <w:rFonts w:eastAsiaTheme="minorEastAsia"/>
              <w:b w:val="0"/>
              <w:noProof/>
              <w:kern w:val="2"/>
              <w:sz w:val="24"/>
              <w:szCs w:val="24"/>
              <w:lang w:val="en-GB" w:eastAsia="en-GB"/>
              <w14:ligatures w14:val="standardContextual"/>
            </w:rPr>
          </w:pPr>
          <w:hyperlink w:anchor="_Toc157171791" w:history="1">
            <w:r w:rsidR="00CD0EAE" w:rsidRPr="00CB6D3C">
              <w:rPr>
                <w:rStyle w:val="Hyperlink"/>
                <w:noProof/>
              </w:rPr>
              <w:t>10.</w:t>
            </w:r>
            <w:r w:rsidR="00CD0EAE">
              <w:rPr>
                <w:rFonts w:eastAsiaTheme="minorEastAsia"/>
                <w:b w:val="0"/>
                <w:noProof/>
                <w:kern w:val="2"/>
                <w:sz w:val="24"/>
                <w:szCs w:val="24"/>
                <w:lang w:val="en-GB" w:eastAsia="en-GB"/>
                <w14:ligatures w14:val="standardContextual"/>
              </w:rPr>
              <w:tab/>
            </w:r>
            <w:r w:rsidR="00CD0EAE" w:rsidRPr="00CB6D3C">
              <w:rPr>
                <w:rStyle w:val="Hyperlink"/>
                <w:noProof/>
              </w:rPr>
              <w:t>QUALITY CONTROL</w:t>
            </w:r>
            <w:r w:rsidR="00CD0EAE">
              <w:rPr>
                <w:noProof/>
                <w:webHidden/>
              </w:rPr>
              <w:tab/>
            </w:r>
            <w:r w:rsidR="00CD0EAE">
              <w:rPr>
                <w:noProof/>
                <w:webHidden/>
              </w:rPr>
              <w:fldChar w:fldCharType="begin"/>
            </w:r>
            <w:r w:rsidR="00CD0EAE">
              <w:rPr>
                <w:noProof/>
                <w:webHidden/>
              </w:rPr>
              <w:instrText xml:space="preserve"> PAGEREF _Toc157171791 \h </w:instrText>
            </w:r>
            <w:r w:rsidR="00CD0EAE">
              <w:rPr>
                <w:noProof/>
                <w:webHidden/>
              </w:rPr>
            </w:r>
            <w:r w:rsidR="00CD0EAE">
              <w:rPr>
                <w:noProof/>
                <w:webHidden/>
              </w:rPr>
              <w:fldChar w:fldCharType="separate"/>
            </w:r>
            <w:r w:rsidR="00CD0EAE">
              <w:rPr>
                <w:noProof/>
                <w:webHidden/>
              </w:rPr>
              <w:t>29</w:t>
            </w:r>
            <w:r w:rsidR="00CD0EAE">
              <w:rPr>
                <w:noProof/>
                <w:webHidden/>
              </w:rPr>
              <w:fldChar w:fldCharType="end"/>
            </w:r>
          </w:hyperlink>
        </w:p>
        <w:p w14:paraId="7C5F6B45" w14:textId="7898EDEE" w:rsidR="00CD0EAE" w:rsidRDefault="00000000">
          <w:pPr>
            <w:pStyle w:val="TOC1"/>
            <w:tabs>
              <w:tab w:val="left" w:pos="720"/>
            </w:tabs>
            <w:rPr>
              <w:rFonts w:eastAsiaTheme="minorEastAsia"/>
              <w:b w:val="0"/>
              <w:noProof/>
              <w:kern w:val="2"/>
              <w:sz w:val="24"/>
              <w:szCs w:val="24"/>
              <w:lang w:val="en-GB" w:eastAsia="en-GB"/>
              <w14:ligatures w14:val="standardContextual"/>
            </w:rPr>
          </w:pPr>
          <w:hyperlink w:anchor="_Toc157171792" w:history="1">
            <w:r w:rsidR="00CD0EAE" w:rsidRPr="00CB6D3C">
              <w:rPr>
                <w:rStyle w:val="Hyperlink"/>
                <w:noProof/>
              </w:rPr>
              <w:t>11.</w:t>
            </w:r>
            <w:r w:rsidR="00CD0EAE">
              <w:rPr>
                <w:rFonts w:eastAsiaTheme="minorEastAsia"/>
                <w:b w:val="0"/>
                <w:noProof/>
                <w:kern w:val="2"/>
                <w:sz w:val="24"/>
                <w:szCs w:val="24"/>
                <w:lang w:val="en-GB" w:eastAsia="en-GB"/>
                <w14:ligatures w14:val="standardContextual"/>
              </w:rPr>
              <w:tab/>
            </w:r>
            <w:r w:rsidR="00CD0EAE" w:rsidRPr="00CB6D3C">
              <w:rPr>
                <w:rStyle w:val="Hyperlink"/>
                <w:noProof/>
              </w:rPr>
              <w:t>LIMITATIONS OF THE RESEARCH METHODS</w:t>
            </w:r>
            <w:r w:rsidR="00CD0EAE">
              <w:rPr>
                <w:noProof/>
                <w:webHidden/>
              </w:rPr>
              <w:tab/>
            </w:r>
            <w:r w:rsidR="00CD0EAE">
              <w:rPr>
                <w:noProof/>
                <w:webHidden/>
              </w:rPr>
              <w:fldChar w:fldCharType="begin"/>
            </w:r>
            <w:r w:rsidR="00CD0EAE">
              <w:rPr>
                <w:noProof/>
                <w:webHidden/>
              </w:rPr>
              <w:instrText xml:space="preserve"> PAGEREF _Toc157171792 \h </w:instrText>
            </w:r>
            <w:r w:rsidR="00CD0EAE">
              <w:rPr>
                <w:noProof/>
                <w:webHidden/>
              </w:rPr>
            </w:r>
            <w:r w:rsidR="00CD0EAE">
              <w:rPr>
                <w:noProof/>
                <w:webHidden/>
              </w:rPr>
              <w:fldChar w:fldCharType="separate"/>
            </w:r>
            <w:r w:rsidR="00CD0EAE">
              <w:rPr>
                <w:noProof/>
                <w:webHidden/>
              </w:rPr>
              <w:t>29</w:t>
            </w:r>
            <w:r w:rsidR="00CD0EAE">
              <w:rPr>
                <w:noProof/>
                <w:webHidden/>
              </w:rPr>
              <w:fldChar w:fldCharType="end"/>
            </w:r>
          </w:hyperlink>
        </w:p>
        <w:p w14:paraId="73A3379D" w14:textId="5BC46C5E" w:rsidR="00CD0EAE" w:rsidRDefault="00000000">
          <w:pPr>
            <w:pStyle w:val="TOC1"/>
            <w:tabs>
              <w:tab w:val="left" w:pos="720"/>
            </w:tabs>
            <w:rPr>
              <w:rFonts w:eastAsiaTheme="minorEastAsia"/>
              <w:b w:val="0"/>
              <w:noProof/>
              <w:kern w:val="2"/>
              <w:sz w:val="24"/>
              <w:szCs w:val="24"/>
              <w:lang w:val="en-GB" w:eastAsia="en-GB"/>
              <w14:ligatures w14:val="standardContextual"/>
            </w:rPr>
          </w:pPr>
          <w:hyperlink w:anchor="_Toc157171793" w:history="1">
            <w:r w:rsidR="00CD0EAE" w:rsidRPr="00CB6D3C">
              <w:rPr>
                <w:rStyle w:val="Hyperlink"/>
                <w:noProof/>
                <w:lang w:val="en-US"/>
              </w:rPr>
              <w:t>12.</w:t>
            </w:r>
            <w:r w:rsidR="00CD0EAE">
              <w:rPr>
                <w:rFonts w:eastAsiaTheme="minorEastAsia"/>
                <w:b w:val="0"/>
                <w:noProof/>
                <w:kern w:val="2"/>
                <w:sz w:val="24"/>
                <w:szCs w:val="24"/>
                <w:lang w:val="en-GB" w:eastAsia="en-GB"/>
                <w14:ligatures w14:val="standardContextual"/>
              </w:rPr>
              <w:tab/>
            </w:r>
            <w:r w:rsidR="00CD0EAE" w:rsidRPr="00CB6D3C">
              <w:rPr>
                <w:rStyle w:val="Hyperlink"/>
                <w:noProof/>
                <w:lang w:val="en-US"/>
              </w:rPr>
              <w:t>MANAGEMENT AND REPORTING OF ADVERSE EVENTS/ADVERSE REACTIONS</w:t>
            </w:r>
            <w:r w:rsidR="00CD0EAE">
              <w:rPr>
                <w:noProof/>
                <w:webHidden/>
              </w:rPr>
              <w:tab/>
            </w:r>
            <w:r w:rsidR="00CD0EAE">
              <w:rPr>
                <w:noProof/>
                <w:webHidden/>
              </w:rPr>
              <w:fldChar w:fldCharType="begin"/>
            </w:r>
            <w:r w:rsidR="00CD0EAE">
              <w:rPr>
                <w:noProof/>
                <w:webHidden/>
              </w:rPr>
              <w:instrText xml:space="preserve"> PAGEREF _Toc157171793 \h </w:instrText>
            </w:r>
            <w:r w:rsidR="00CD0EAE">
              <w:rPr>
                <w:noProof/>
                <w:webHidden/>
              </w:rPr>
            </w:r>
            <w:r w:rsidR="00CD0EAE">
              <w:rPr>
                <w:noProof/>
                <w:webHidden/>
              </w:rPr>
              <w:fldChar w:fldCharType="separate"/>
            </w:r>
            <w:r w:rsidR="00CD0EAE">
              <w:rPr>
                <w:noProof/>
                <w:webHidden/>
              </w:rPr>
              <w:t>30</w:t>
            </w:r>
            <w:r w:rsidR="00CD0EAE">
              <w:rPr>
                <w:noProof/>
                <w:webHidden/>
              </w:rPr>
              <w:fldChar w:fldCharType="end"/>
            </w:r>
          </w:hyperlink>
        </w:p>
        <w:p w14:paraId="5799847C" w14:textId="138AAC47" w:rsidR="00CD0EAE" w:rsidRDefault="00000000">
          <w:pPr>
            <w:pStyle w:val="TOC1"/>
            <w:tabs>
              <w:tab w:val="left" w:pos="720"/>
            </w:tabs>
            <w:rPr>
              <w:rFonts w:eastAsiaTheme="minorEastAsia"/>
              <w:b w:val="0"/>
              <w:noProof/>
              <w:kern w:val="2"/>
              <w:sz w:val="24"/>
              <w:szCs w:val="24"/>
              <w:lang w:val="en-GB" w:eastAsia="en-GB"/>
              <w14:ligatures w14:val="standardContextual"/>
            </w:rPr>
          </w:pPr>
          <w:hyperlink w:anchor="_Toc157171794" w:history="1">
            <w:r w:rsidR="00CD0EAE" w:rsidRPr="00CB6D3C">
              <w:rPr>
                <w:rStyle w:val="Hyperlink"/>
                <w:noProof/>
              </w:rPr>
              <w:t>13.</w:t>
            </w:r>
            <w:r w:rsidR="00CD0EAE">
              <w:rPr>
                <w:rFonts w:eastAsiaTheme="minorEastAsia"/>
                <w:b w:val="0"/>
                <w:noProof/>
                <w:kern w:val="2"/>
                <w:sz w:val="24"/>
                <w:szCs w:val="24"/>
                <w:lang w:val="en-GB" w:eastAsia="en-GB"/>
                <w14:ligatures w14:val="standardContextual"/>
              </w:rPr>
              <w:tab/>
            </w:r>
            <w:r w:rsidR="00CD0EAE" w:rsidRPr="00CB6D3C">
              <w:rPr>
                <w:rStyle w:val="Hyperlink"/>
                <w:noProof/>
              </w:rPr>
              <w:t>GOVERNANCE BOARD ASPECTS</w:t>
            </w:r>
            <w:r w:rsidR="00CD0EAE">
              <w:rPr>
                <w:noProof/>
                <w:webHidden/>
              </w:rPr>
              <w:tab/>
            </w:r>
            <w:r w:rsidR="00CD0EAE">
              <w:rPr>
                <w:noProof/>
                <w:webHidden/>
              </w:rPr>
              <w:fldChar w:fldCharType="begin"/>
            </w:r>
            <w:r w:rsidR="00CD0EAE">
              <w:rPr>
                <w:noProof/>
                <w:webHidden/>
              </w:rPr>
              <w:instrText xml:space="preserve"> PAGEREF _Toc157171794 \h </w:instrText>
            </w:r>
            <w:r w:rsidR="00CD0EAE">
              <w:rPr>
                <w:noProof/>
                <w:webHidden/>
              </w:rPr>
            </w:r>
            <w:r w:rsidR="00CD0EAE">
              <w:rPr>
                <w:noProof/>
                <w:webHidden/>
              </w:rPr>
              <w:fldChar w:fldCharType="separate"/>
            </w:r>
            <w:r w:rsidR="00CD0EAE">
              <w:rPr>
                <w:noProof/>
                <w:webHidden/>
              </w:rPr>
              <w:t>30</w:t>
            </w:r>
            <w:r w:rsidR="00CD0EAE">
              <w:rPr>
                <w:noProof/>
                <w:webHidden/>
              </w:rPr>
              <w:fldChar w:fldCharType="end"/>
            </w:r>
          </w:hyperlink>
        </w:p>
        <w:p w14:paraId="377C6C07" w14:textId="08BC79C4" w:rsidR="00CD0EAE" w:rsidRDefault="00000000">
          <w:pPr>
            <w:pStyle w:val="TOC1"/>
            <w:tabs>
              <w:tab w:val="left" w:pos="720"/>
            </w:tabs>
            <w:rPr>
              <w:rFonts w:eastAsiaTheme="minorEastAsia"/>
              <w:b w:val="0"/>
              <w:noProof/>
              <w:kern w:val="2"/>
              <w:sz w:val="24"/>
              <w:szCs w:val="24"/>
              <w:lang w:val="en-GB" w:eastAsia="en-GB"/>
              <w14:ligatures w14:val="standardContextual"/>
            </w:rPr>
          </w:pPr>
          <w:hyperlink w:anchor="_Toc157171795" w:history="1">
            <w:r w:rsidR="00CD0EAE" w:rsidRPr="00CB6D3C">
              <w:rPr>
                <w:rStyle w:val="Hyperlink"/>
                <w:noProof/>
                <w:lang w:val="en-US"/>
              </w:rPr>
              <w:t>14.</w:t>
            </w:r>
            <w:r w:rsidR="00CD0EAE">
              <w:rPr>
                <w:rFonts w:eastAsiaTheme="minorEastAsia"/>
                <w:b w:val="0"/>
                <w:noProof/>
                <w:kern w:val="2"/>
                <w:sz w:val="24"/>
                <w:szCs w:val="24"/>
                <w:lang w:val="en-GB" w:eastAsia="en-GB"/>
                <w14:ligatures w14:val="standardContextual"/>
              </w:rPr>
              <w:tab/>
            </w:r>
            <w:r w:rsidR="00CD0EAE" w:rsidRPr="00CB6D3C">
              <w:rPr>
                <w:rStyle w:val="Hyperlink"/>
                <w:noProof/>
                <w:lang w:val="en-US"/>
              </w:rPr>
              <w:t>PLANS FOR DISSEMINATING AND COMMUNICATING STUDY RESULTS</w:t>
            </w:r>
            <w:r w:rsidR="00CD0EAE">
              <w:rPr>
                <w:noProof/>
                <w:webHidden/>
              </w:rPr>
              <w:tab/>
            </w:r>
            <w:r w:rsidR="00CD0EAE">
              <w:rPr>
                <w:noProof/>
                <w:webHidden/>
              </w:rPr>
              <w:fldChar w:fldCharType="begin"/>
            </w:r>
            <w:r w:rsidR="00CD0EAE">
              <w:rPr>
                <w:noProof/>
                <w:webHidden/>
              </w:rPr>
              <w:instrText xml:space="preserve"> PAGEREF _Toc157171795 \h </w:instrText>
            </w:r>
            <w:r w:rsidR="00CD0EAE">
              <w:rPr>
                <w:noProof/>
                <w:webHidden/>
              </w:rPr>
            </w:r>
            <w:r w:rsidR="00CD0EAE">
              <w:rPr>
                <w:noProof/>
                <w:webHidden/>
              </w:rPr>
              <w:fldChar w:fldCharType="separate"/>
            </w:r>
            <w:r w:rsidR="00CD0EAE">
              <w:rPr>
                <w:noProof/>
                <w:webHidden/>
              </w:rPr>
              <w:t>30</w:t>
            </w:r>
            <w:r w:rsidR="00CD0EAE">
              <w:rPr>
                <w:noProof/>
                <w:webHidden/>
              </w:rPr>
              <w:fldChar w:fldCharType="end"/>
            </w:r>
          </w:hyperlink>
        </w:p>
        <w:p w14:paraId="3B49205C" w14:textId="75E1B6BC" w:rsidR="00CD0EAE" w:rsidRDefault="00000000">
          <w:pPr>
            <w:pStyle w:val="TOC2"/>
            <w:tabs>
              <w:tab w:val="left" w:pos="960"/>
              <w:tab w:val="right" w:leader="dot" w:pos="9628"/>
            </w:tabs>
            <w:rPr>
              <w:rFonts w:eastAsiaTheme="minorEastAsia"/>
              <w:noProof/>
              <w:kern w:val="2"/>
              <w:sz w:val="24"/>
              <w:szCs w:val="24"/>
              <w:lang w:val="en-GB" w:eastAsia="en-GB"/>
              <w14:ligatures w14:val="standardContextual"/>
            </w:rPr>
          </w:pPr>
          <w:hyperlink w:anchor="_Toc157171796" w:history="1">
            <w:r w:rsidR="00CD0EAE" w:rsidRPr="00CB6D3C">
              <w:rPr>
                <w:rStyle w:val="Hyperlink"/>
                <w:noProof/>
                <w:lang w:val="en-GB"/>
              </w:rPr>
              <w:t>14.1</w:t>
            </w:r>
            <w:r w:rsidR="00CD0EAE">
              <w:rPr>
                <w:rFonts w:eastAsiaTheme="minorEastAsia"/>
                <w:noProof/>
                <w:kern w:val="2"/>
                <w:sz w:val="24"/>
                <w:szCs w:val="24"/>
                <w:lang w:val="en-GB" w:eastAsia="en-GB"/>
                <w14:ligatures w14:val="standardContextual"/>
              </w:rPr>
              <w:tab/>
            </w:r>
            <w:r w:rsidR="00CD0EAE" w:rsidRPr="00CB6D3C">
              <w:rPr>
                <w:rStyle w:val="Hyperlink"/>
                <w:noProof/>
                <w:lang w:val="en-GB"/>
              </w:rPr>
              <w:t>Study Report</w:t>
            </w:r>
            <w:r w:rsidR="00CD0EAE">
              <w:rPr>
                <w:noProof/>
                <w:webHidden/>
              </w:rPr>
              <w:tab/>
            </w:r>
            <w:r w:rsidR="00CD0EAE">
              <w:rPr>
                <w:noProof/>
                <w:webHidden/>
              </w:rPr>
              <w:fldChar w:fldCharType="begin"/>
            </w:r>
            <w:r w:rsidR="00CD0EAE">
              <w:rPr>
                <w:noProof/>
                <w:webHidden/>
              </w:rPr>
              <w:instrText xml:space="preserve"> PAGEREF _Toc157171796 \h </w:instrText>
            </w:r>
            <w:r w:rsidR="00CD0EAE">
              <w:rPr>
                <w:noProof/>
                <w:webHidden/>
              </w:rPr>
            </w:r>
            <w:r w:rsidR="00CD0EAE">
              <w:rPr>
                <w:noProof/>
                <w:webHidden/>
              </w:rPr>
              <w:fldChar w:fldCharType="separate"/>
            </w:r>
            <w:r w:rsidR="00CD0EAE">
              <w:rPr>
                <w:noProof/>
                <w:webHidden/>
              </w:rPr>
              <w:t>30</w:t>
            </w:r>
            <w:r w:rsidR="00CD0EAE">
              <w:rPr>
                <w:noProof/>
                <w:webHidden/>
              </w:rPr>
              <w:fldChar w:fldCharType="end"/>
            </w:r>
          </w:hyperlink>
        </w:p>
        <w:p w14:paraId="7F6B3EC3" w14:textId="648EDD67" w:rsidR="00CD0EAE" w:rsidRDefault="00000000">
          <w:pPr>
            <w:pStyle w:val="TOC1"/>
            <w:tabs>
              <w:tab w:val="left" w:pos="720"/>
            </w:tabs>
            <w:rPr>
              <w:rFonts w:eastAsiaTheme="minorEastAsia"/>
              <w:b w:val="0"/>
              <w:noProof/>
              <w:kern w:val="2"/>
              <w:sz w:val="24"/>
              <w:szCs w:val="24"/>
              <w:lang w:val="en-GB" w:eastAsia="en-GB"/>
              <w14:ligatures w14:val="standardContextual"/>
            </w:rPr>
          </w:pPr>
          <w:hyperlink w:anchor="_Toc157171797" w:history="1">
            <w:r w:rsidR="00CD0EAE" w:rsidRPr="00CB6D3C">
              <w:rPr>
                <w:rStyle w:val="Hyperlink"/>
                <w:noProof/>
              </w:rPr>
              <w:t>15.</w:t>
            </w:r>
            <w:r w:rsidR="00CD0EAE">
              <w:rPr>
                <w:rFonts w:eastAsiaTheme="minorEastAsia"/>
                <w:b w:val="0"/>
                <w:noProof/>
                <w:kern w:val="2"/>
                <w:sz w:val="24"/>
                <w:szCs w:val="24"/>
                <w:lang w:val="en-GB" w:eastAsia="en-GB"/>
                <w14:ligatures w14:val="standardContextual"/>
              </w:rPr>
              <w:tab/>
            </w:r>
            <w:r w:rsidR="00CD0EAE" w:rsidRPr="00CB6D3C">
              <w:rPr>
                <w:rStyle w:val="Hyperlink"/>
                <w:noProof/>
              </w:rPr>
              <w:t>OTHER ASPECTS</w:t>
            </w:r>
            <w:r w:rsidR="00CD0EAE">
              <w:rPr>
                <w:noProof/>
                <w:webHidden/>
              </w:rPr>
              <w:tab/>
            </w:r>
            <w:r w:rsidR="00CD0EAE">
              <w:rPr>
                <w:noProof/>
                <w:webHidden/>
              </w:rPr>
              <w:fldChar w:fldCharType="begin"/>
            </w:r>
            <w:r w:rsidR="00CD0EAE">
              <w:rPr>
                <w:noProof/>
                <w:webHidden/>
              </w:rPr>
              <w:instrText xml:space="preserve"> PAGEREF _Toc157171797 \h </w:instrText>
            </w:r>
            <w:r w:rsidR="00CD0EAE">
              <w:rPr>
                <w:noProof/>
                <w:webHidden/>
              </w:rPr>
            </w:r>
            <w:r w:rsidR="00CD0EAE">
              <w:rPr>
                <w:noProof/>
                <w:webHidden/>
              </w:rPr>
              <w:fldChar w:fldCharType="separate"/>
            </w:r>
            <w:r w:rsidR="00CD0EAE">
              <w:rPr>
                <w:noProof/>
                <w:webHidden/>
              </w:rPr>
              <w:t>30</w:t>
            </w:r>
            <w:r w:rsidR="00CD0EAE">
              <w:rPr>
                <w:noProof/>
                <w:webHidden/>
              </w:rPr>
              <w:fldChar w:fldCharType="end"/>
            </w:r>
          </w:hyperlink>
        </w:p>
        <w:p w14:paraId="5053BAC5" w14:textId="5C4F49F9" w:rsidR="00CD0EAE" w:rsidRDefault="00000000">
          <w:pPr>
            <w:pStyle w:val="TOC1"/>
            <w:tabs>
              <w:tab w:val="left" w:pos="720"/>
            </w:tabs>
            <w:rPr>
              <w:rFonts w:eastAsiaTheme="minorEastAsia"/>
              <w:b w:val="0"/>
              <w:noProof/>
              <w:kern w:val="2"/>
              <w:sz w:val="24"/>
              <w:szCs w:val="24"/>
              <w:lang w:val="en-GB" w:eastAsia="en-GB"/>
              <w14:ligatures w14:val="standardContextual"/>
            </w:rPr>
          </w:pPr>
          <w:hyperlink w:anchor="_Toc157171798" w:history="1">
            <w:r w:rsidR="00CD0EAE" w:rsidRPr="00CB6D3C">
              <w:rPr>
                <w:rStyle w:val="Hyperlink"/>
                <w:noProof/>
              </w:rPr>
              <w:t>16.</w:t>
            </w:r>
            <w:r w:rsidR="00CD0EAE">
              <w:rPr>
                <w:rFonts w:eastAsiaTheme="minorEastAsia"/>
                <w:b w:val="0"/>
                <w:noProof/>
                <w:kern w:val="2"/>
                <w:sz w:val="24"/>
                <w:szCs w:val="24"/>
                <w:lang w:val="en-GB" w:eastAsia="en-GB"/>
                <w14:ligatures w14:val="standardContextual"/>
              </w:rPr>
              <w:tab/>
            </w:r>
            <w:r w:rsidR="00CD0EAE" w:rsidRPr="00CB6D3C">
              <w:rPr>
                <w:rStyle w:val="Hyperlink"/>
                <w:noProof/>
              </w:rPr>
              <w:t>REFERENCES</w:t>
            </w:r>
            <w:r w:rsidR="00CD0EAE">
              <w:rPr>
                <w:noProof/>
                <w:webHidden/>
              </w:rPr>
              <w:tab/>
            </w:r>
            <w:r w:rsidR="00CD0EAE">
              <w:rPr>
                <w:noProof/>
                <w:webHidden/>
              </w:rPr>
              <w:fldChar w:fldCharType="begin"/>
            </w:r>
            <w:r w:rsidR="00CD0EAE">
              <w:rPr>
                <w:noProof/>
                <w:webHidden/>
              </w:rPr>
              <w:instrText xml:space="preserve"> PAGEREF _Toc157171798 \h </w:instrText>
            </w:r>
            <w:r w:rsidR="00CD0EAE">
              <w:rPr>
                <w:noProof/>
                <w:webHidden/>
              </w:rPr>
            </w:r>
            <w:r w:rsidR="00CD0EAE">
              <w:rPr>
                <w:noProof/>
                <w:webHidden/>
              </w:rPr>
              <w:fldChar w:fldCharType="separate"/>
            </w:r>
            <w:r w:rsidR="00CD0EAE">
              <w:rPr>
                <w:noProof/>
                <w:webHidden/>
              </w:rPr>
              <w:t>30</w:t>
            </w:r>
            <w:r w:rsidR="00CD0EAE">
              <w:rPr>
                <w:noProof/>
                <w:webHidden/>
              </w:rPr>
              <w:fldChar w:fldCharType="end"/>
            </w:r>
          </w:hyperlink>
        </w:p>
        <w:p w14:paraId="37310231" w14:textId="07A58CA0" w:rsidR="00CD0EAE" w:rsidRDefault="00000000">
          <w:pPr>
            <w:pStyle w:val="TOC1"/>
            <w:tabs>
              <w:tab w:val="left" w:pos="720"/>
            </w:tabs>
            <w:rPr>
              <w:rFonts w:eastAsiaTheme="minorEastAsia"/>
              <w:b w:val="0"/>
              <w:noProof/>
              <w:kern w:val="2"/>
              <w:sz w:val="24"/>
              <w:szCs w:val="24"/>
              <w:lang w:val="en-GB" w:eastAsia="en-GB"/>
              <w14:ligatures w14:val="standardContextual"/>
            </w:rPr>
          </w:pPr>
          <w:hyperlink w:anchor="_Toc157171799" w:history="1">
            <w:r w:rsidR="00CD0EAE" w:rsidRPr="00CB6D3C">
              <w:rPr>
                <w:rStyle w:val="Hyperlink"/>
                <w:noProof/>
              </w:rPr>
              <w:t>17.</w:t>
            </w:r>
            <w:r w:rsidR="00CD0EAE">
              <w:rPr>
                <w:rFonts w:eastAsiaTheme="minorEastAsia"/>
                <w:b w:val="0"/>
                <w:noProof/>
                <w:kern w:val="2"/>
                <w:sz w:val="24"/>
                <w:szCs w:val="24"/>
                <w:lang w:val="en-GB" w:eastAsia="en-GB"/>
                <w14:ligatures w14:val="standardContextual"/>
              </w:rPr>
              <w:tab/>
            </w:r>
            <w:r w:rsidR="00CD0EAE" w:rsidRPr="00CB6D3C">
              <w:rPr>
                <w:rStyle w:val="Hyperlink"/>
                <w:noProof/>
              </w:rPr>
              <w:t>ANNEXES</w:t>
            </w:r>
            <w:r w:rsidR="00CD0EAE">
              <w:rPr>
                <w:noProof/>
                <w:webHidden/>
              </w:rPr>
              <w:tab/>
            </w:r>
            <w:r w:rsidR="00CD0EAE">
              <w:rPr>
                <w:noProof/>
                <w:webHidden/>
              </w:rPr>
              <w:fldChar w:fldCharType="begin"/>
            </w:r>
            <w:r w:rsidR="00CD0EAE">
              <w:rPr>
                <w:noProof/>
                <w:webHidden/>
              </w:rPr>
              <w:instrText xml:space="preserve"> PAGEREF _Toc157171799 \h </w:instrText>
            </w:r>
            <w:r w:rsidR="00CD0EAE">
              <w:rPr>
                <w:noProof/>
                <w:webHidden/>
              </w:rPr>
            </w:r>
            <w:r w:rsidR="00CD0EAE">
              <w:rPr>
                <w:noProof/>
                <w:webHidden/>
              </w:rPr>
              <w:fldChar w:fldCharType="separate"/>
            </w:r>
            <w:r w:rsidR="00CD0EAE">
              <w:rPr>
                <w:noProof/>
                <w:webHidden/>
              </w:rPr>
              <w:t>36</w:t>
            </w:r>
            <w:r w:rsidR="00CD0EAE">
              <w:rPr>
                <w:noProof/>
                <w:webHidden/>
              </w:rPr>
              <w:fldChar w:fldCharType="end"/>
            </w:r>
          </w:hyperlink>
        </w:p>
        <w:p w14:paraId="71295A94" w14:textId="6E2DD77B" w:rsidR="00757B66" w:rsidRDefault="00757B66">
          <w:r>
            <w:rPr>
              <w:b/>
              <w:bCs/>
            </w:rPr>
            <w:fldChar w:fldCharType="end"/>
          </w:r>
        </w:p>
      </w:sdtContent>
    </w:sdt>
    <w:p w14:paraId="453636FE" w14:textId="77777777" w:rsidR="00C0599C" w:rsidRPr="00C0599C" w:rsidRDefault="00C0599C" w:rsidP="00C0599C">
      <w:pPr>
        <w:rPr>
          <w:lang w:val="nl-BE"/>
        </w:rPr>
      </w:pPr>
    </w:p>
    <w:p w14:paraId="0373174A" w14:textId="45127574" w:rsidR="00353B51" w:rsidRPr="005F4746" w:rsidRDefault="00353B51" w:rsidP="00353B51">
      <w:pPr>
        <w:pStyle w:val="Heading1"/>
        <w:numPr>
          <w:ilvl w:val="0"/>
          <w:numId w:val="0"/>
        </w:numPr>
        <w:ind w:left="432" w:hanging="432"/>
        <w:rPr>
          <w:lang w:val="en-GB"/>
        </w:rPr>
      </w:pPr>
      <w:bookmarkStart w:id="4" w:name="_Toc157171756"/>
      <w:r w:rsidRPr="746AAC4B">
        <w:rPr>
          <w:lang w:val="en-GB"/>
        </w:rPr>
        <w:t>Document History</w:t>
      </w:r>
      <w:bookmarkEnd w:id="1"/>
      <w:bookmarkEnd w:id="2"/>
      <w:bookmarkEnd w:id="4"/>
    </w:p>
    <w:tbl>
      <w:tblPr>
        <w:tblW w:w="9517" w:type="dxa"/>
        <w:tblBorders>
          <w:top w:val="single" w:sz="4" w:space="0" w:color="003399"/>
          <w:left w:val="single" w:sz="4" w:space="0" w:color="003399"/>
          <w:bottom w:val="single" w:sz="4" w:space="0" w:color="003399"/>
          <w:right w:val="single" w:sz="4" w:space="0" w:color="003399"/>
          <w:insideH w:val="single" w:sz="4" w:space="0" w:color="003399"/>
          <w:insideV w:val="single" w:sz="4" w:space="0" w:color="003399"/>
        </w:tblBorders>
        <w:tblLayout w:type="fixed"/>
        <w:tblLook w:val="01A0" w:firstRow="1" w:lastRow="0" w:firstColumn="1" w:lastColumn="1" w:noHBand="0" w:noVBand="0"/>
      </w:tblPr>
      <w:tblGrid>
        <w:gridCol w:w="1153"/>
        <w:gridCol w:w="1701"/>
        <w:gridCol w:w="6663"/>
      </w:tblGrid>
      <w:tr w:rsidR="00D75970" w:rsidRPr="005F4746" w14:paraId="0106FDD0" w14:textId="77777777" w:rsidTr="1E6183CA">
        <w:trPr>
          <w:trHeight w:hRule="exact" w:val="388"/>
        </w:trPr>
        <w:tc>
          <w:tcPr>
            <w:tcW w:w="1153" w:type="dxa"/>
            <w:shd w:val="clear" w:color="auto" w:fill="003399"/>
            <w:hideMark/>
          </w:tcPr>
          <w:p w14:paraId="71511C5D" w14:textId="77777777" w:rsidR="00353B51" w:rsidRPr="00E808AA" w:rsidRDefault="00353B51">
            <w:pPr>
              <w:widowControl w:val="0"/>
              <w:spacing w:before="56" w:line="256" w:lineRule="auto"/>
              <w:ind w:left="19" w:right="28"/>
              <w:rPr>
                <w:rFonts w:eastAsia="Cambria"/>
                <w:color w:val="FFFFFF" w:themeColor="background1"/>
                <w:lang w:val="en-GB"/>
              </w:rPr>
            </w:pPr>
            <w:r w:rsidRPr="6F466D91">
              <w:rPr>
                <w:rFonts w:eastAsia="Cambria"/>
                <w:color w:val="FFFFFF" w:themeColor="background2"/>
                <w:lang w:val="en-GB"/>
              </w:rPr>
              <w:t>Version</w:t>
            </w:r>
          </w:p>
        </w:tc>
        <w:tc>
          <w:tcPr>
            <w:tcW w:w="1701" w:type="dxa"/>
            <w:shd w:val="clear" w:color="auto" w:fill="003399"/>
            <w:hideMark/>
          </w:tcPr>
          <w:p w14:paraId="4FBA1B9D" w14:textId="77777777" w:rsidR="00353B51" w:rsidRPr="00E808AA" w:rsidRDefault="00353B51">
            <w:pPr>
              <w:widowControl w:val="0"/>
              <w:spacing w:before="56" w:line="256" w:lineRule="auto"/>
              <w:ind w:left="19" w:right="28"/>
              <w:rPr>
                <w:rFonts w:eastAsia="Cambria"/>
                <w:color w:val="FFFFFF" w:themeColor="background1"/>
                <w:lang w:val="en-GB"/>
              </w:rPr>
            </w:pPr>
            <w:r w:rsidRPr="6F466D91">
              <w:rPr>
                <w:rFonts w:eastAsia="Cambria"/>
                <w:color w:val="FFFFFF" w:themeColor="background2"/>
                <w:lang w:val="en-GB"/>
              </w:rPr>
              <w:t>Date</w:t>
            </w:r>
          </w:p>
        </w:tc>
        <w:tc>
          <w:tcPr>
            <w:tcW w:w="6663" w:type="dxa"/>
            <w:shd w:val="clear" w:color="auto" w:fill="003399"/>
            <w:hideMark/>
          </w:tcPr>
          <w:p w14:paraId="31C22B61" w14:textId="77777777" w:rsidR="00353B51" w:rsidRPr="00E808AA" w:rsidRDefault="00353B51">
            <w:pPr>
              <w:widowControl w:val="0"/>
              <w:spacing w:before="56" w:line="256" w:lineRule="auto"/>
              <w:ind w:left="19" w:right="28"/>
              <w:rPr>
                <w:rFonts w:eastAsia="Cambria"/>
                <w:color w:val="FFFFFF" w:themeColor="background1"/>
                <w:lang w:val="en-GB"/>
              </w:rPr>
            </w:pPr>
            <w:r w:rsidRPr="6F466D91">
              <w:rPr>
                <w:rFonts w:eastAsia="Cambria"/>
                <w:color w:val="FFFFFF" w:themeColor="background2"/>
                <w:lang w:val="en-GB"/>
              </w:rPr>
              <w:t>Description</w:t>
            </w:r>
          </w:p>
        </w:tc>
      </w:tr>
      <w:tr w:rsidR="00353B51" w:rsidRPr="003835D3" w14:paraId="7D4C2722" w14:textId="77777777" w:rsidTr="1E6183CA">
        <w:trPr>
          <w:trHeight w:hRule="exact" w:val="388"/>
        </w:trPr>
        <w:tc>
          <w:tcPr>
            <w:tcW w:w="1153" w:type="dxa"/>
          </w:tcPr>
          <w:p w14:paraId="0443B250" w14:textId="198C87C5" w:rsidR="00353B51" w:rsidRPr="005F4746" w:rsidRDefault="00757B66">
            <w:pPr>
              <w:widowControl w:val="0"/>
              <w:spacing w:before="56" w:line="256" w:lineRule="auto"/>
              <w:ind w:left="19" w:right="28"/>
              <w:rPr>
                <w:rFonts w:eastAsia="Cambria"/>
                <w:lang w:val="en-GB"/>
              </w:rPr>
            </w:pPr>
            <w:r>
              <w:rPr>
                <w:rFonts w:eastAsia="Cambria"/>
                <w:lang w:val="en-GB"/>
              </w:rPr>
              <w:t>V1.0</w:t>
            </w:r>
          </w:p>
        </w:tc>
        <w:tc>
          <w:tcPr>
            <w:tcW w:w="1701" w:type="dxa"/>
          </w:tcPr>
          <w:p w14:paraId="341C5ED0" w14:textId="0F318D8B" w:rsidR="00353B51" w:rsidRPr="005F4746" w:rsidRDefault="00860DAE">
            <w:pPr>
              <w:widowControl w:val="0"/>
              <w:spacing w:before="56" w:line="256" w:lineRule="auto"/>
              <w:ind w:left="19" w:right="28"/>
              <w:rPr>
                <w:rFonts w:eastAsia="Cambria"/>
                <w:lang w:val="en-GB"/>
              </w:rPr>
            </w:pPr>
            <w:r>
              <w:rPr>
                <w:rFonts w:eastAsia="Cambria"/>
                <w:lang w:val="en-GB"/>
              </w:rPr>
              <w:t>26</w:t>
            </w:r>
            <w:r w:rsidR="00757B66" w:rsidRPr="1E6183CA">
              <w:rPr>
                <w:rFonts w:eastAsia="Cambria"/>
                <w:lang w:val="en-GB"/>
              </w:rPr>
              <w:t>/</w:t>
            </w:r>
            <w:r w:rsidR="1120D633" w:rsidRPr="1E6183CA">
              <w:rPr>
                <w:rFonts w:eastAsia="Cambria"/>
                <w:lang w:val="en-GB"/>
              </w:rPr>
              <w:t>0</w:t>
            </w:r>
            <w:r w:rsidR="00757B66" w:rsidRPr="1E6183CA">
              <w:rPr>
                <w:rFonts w:eastAsia="Cambria"/>
                <w:lang w:val="en-GB"/>
              </w:rPr>
              <w:t>1/202</w:t>
            </w:r>
            <w:r w:rsidR="21C1BF85" w:rsidRPr="1E6183CA">
              <w:rPr>
                <w:rFonts w:eastAsia="Cambria"/>
                <w:lang w:val="en-GB"/>
              </w:rPr>
              <w:t>4</w:t>
            </w:r>
          </w:p>
        </w:tc>
        <w:tc>
          <w:tcPr>
            <w:tcW w:w="6663" w:type="dxa"/>
          </w:tcPr>
          <w:p w14:paraId="3F6E15EE" w14:textId="0D72FD42" w:rsidR="00353B51" w:rsidRPr="005F4746" w:rsidRDefault="00757B66">
            <w:pPr>
              <w:widowControl w:val="0"/>
              <w:spacing w:before="56" w:line="256" w:lineRule="auto"/>
              <w:ind w:left="19" w:right="28"/>
              <w:rPr>
                <w:rFonts w:eastAsia="Cambria"/>
                <w:lang w:val="en-GB"/>
              </w:rPr>
            </w:pPr>
            <w:r>
              <w:rPr>
                <w:rFonts w:eastAsia="Cambria"/>
                <w:lang w:val="en-GB"/>
              </w:rPr>
              <w:t>Initial version for EMA review</w:t>
            </w:r>
          </w:p>
        </w:tc>
      </w:tr>
      <w:tr w:rsidR="00353B51" w:rsidRPr="003835D3" w14:paraId="776211DE" w14:textId="77777777" w:rsidTr="1E6183CA">
        <w:trPr>
          <w:trHeight w:hRule="exact" w:val="388"/>
        </w:trPr>
        <w:tc>
          <w:tcPr>
            <w:tcW w:w="1153" w:type="dxa"/>
          </w:tcPr>
          <w:p w14:paraId="6D863970" w14:textId="77777777" w:rsidR="00353B51" w:rsidRPr="005F4746" w:rsidRDefault="00353B51">
            <w:pPr>
              <w:widowControl w:val="0"/>
              <w:spacing w:before="56" w:line="256" w:lineRule="auto"/>
              <w:ind w:left="19" w:right="28"/>
              <w:rPr>
                <w:rFonts w:eastAsia="Cambria"/>
                <w:lang w:val="en-GB"/>
              </w:rPr>
            </w:pPr>
          </w:p>
        </w:tc>
        <w:tc>
          <w:tcPr>
            <w:tcW w:w="1701" w:type="dxa"/>
          </w:tcPr>
          <w:p w14:paraId="515661B7" w14:textId="77777777" w:rsidR="00353B51" w:rsidRPr="005F4746" w:rsidRDefault="00353B51">
            <w:pPr>
              <w:widowControl w:val="0"/>
              <w:spacing w:before="56" w:line="256" w:lineRule="auto"/>
              <w:ind w:left="19" w:right="28"/>
              <w:rPr>
                <w:rFonts w:eastAsia="Cambria"/>
                <w:lang w:val="en-GB"/>
              </w:rPr>
            </w:pPr>
          </w:p>
        </w:tc>
        <w:tc>
          <w:tcPr>
            <w:tcW w:w="6663" w:type="dxa"/>
          </w:tcPr>
          <w:p w14:paraId="79EF9633" w14:textId="77777777" w:rsidR="00353B51" w:rsidRPr="005F4746" w:rsidRDefault="00353B51">
            <w:pPr>
              <w:widowControl w:val="0"/>
              <w:spacing w:before="56" w:line="256" w:lineRule="auto"/>
              <w:ind w:left="19" w:right="28"/>
              <w:rPr>
                <w:rFonts w:eastAsia="Cambria"/>
                <w:lang w:val="en-GB"/>
              </w:rPr>
            </w:pPr>
          </w:p>
        </w:tc>
      </w:tr>
      <w:tr w:rsidR="00353B51" w:rsidRPr="003835D3" w14:paraId="71CDA6A3" w14:textId="77777777" w:rsidTr="1E6183CA">
        <w:trPr>
          <w:trHeight w:hRule="exact" w:val="388"/>
        </w:trPr>
        <w:tc>
          <w:tcPr>
            <w:tcW w:w="1153" w:type="dxa"/>
          </w:tcPr>
          <w:p w14:paraId="08546EDB" w14:textId="77777777" w:rsidR="00353B51" w:rsidRPr="005F4746" w:rsidRDefault="00353B51">
            <w:pPr>
              <w:widowControl w:val="0"/>
              <w:spacing w:before="56" w:line="256" w:lineRule="auto"/>
              <w:ind w:left="19" w:right="28"/>
              <w:rPr>
                <w:rFonts w:eastAsia="Cambria"/>
                <w:lang w:val="en-GB"/>
              </w:rPr>
            </w:pPr>
          </w:p>
        </w:tc>
        <w:tc>
          <w:tcPr>
            <w:tcW w:w="1701" w:type="dxa"/>
          </w:tcPr>
          <w:p w14:paraId="2A2D8F1E" w14:textId="77777777" w:rsidR="00353B51" w:rsidRPr="005F4746" w:rsidRDefault="00353B51">
            <w:pPr>
              <w:widowControl w:val="0"/>
              <w:spacing w:before="56" w:line="256" w:lineRule="auto"/>
              <w:ind w:left="19" w:right="28"/>
              <w:rPr>
                <w:rFonts w:eastAsia="Cambria"/>
                <w:lang w:val="en-GB"/>
              </w:rPr>
            </w:pPr>
          </w:p>
        </w:tc>
        <w:tc>
          <w:tcPr>
            <w:tcW w:w="6663" w:type="dxa"/>
          </w:tcPr>
          <w:p w14:paraId="30D83749" w14:textId="77777777" w:rsidR="00353B51" w:rsidRPr="005F4746" w:rsidRDefault="00353B51">
            <w:pPr>
              <w:widowControl w:val="0"/>
              <w:spacing w:before="56" w:line="256" w:lineRule="auto"/>
              <w:ind w:left="19" w:right="28"/>
              <w:rPr>
                <w:rFonts w:eastAsia="Cambria"/>
                <w:lang w:val="en-GB"/>
              </w:rPr>
            </w:pPr>
          </w:p>
        </w:tc>
      </w:tr>
      <w:tr w:rsidR="00353B51" w:rsidRPr="003835D3" w14:paraId="2FA46564" w14:textId="77777777" w:rsidTr="1E6183CA">
        <w:trPr>
          <w:trHeight w:hRule="exact" w:val="388"/>
        </w:trPr>
        <w:tc>
          <w:tcPr>
            <w:tcW w:w="1153" w:type="dxa"/>
          </w:tcPr>
          <w:p w14:paraId="797EA11D" w14:textId="77777777" w:rsidR="00353B51" w:rsidRPr="00B47B1F" w:rsidRDefault="00353B51">
            <w:pPr>
              <w:widowControl w:val="0"/>
              <w:spacing w:before="56" w:line="256" w:lineRule="auto"/>
              <w:ind w:left="19" w:right="28"/>
              <w:rPr>
                <w:rFonts w:eastAsia="Cambria"/>
                <w:lang w:val="en-GB"/>
              </w:rPr>
            </w:pPr>
          </w:p>
        </w:tc>
        <w:tc>
          <w:tcPr>
            <w:tcW w:w="1701" w:type="dxa"/>
          </w:tcPr>
          <w:p w14:paraId="09F7D6F1" w14:textId="77777777" w:rsidR="00353B51" w:rsidRDefault="00353B51">
            <w:pPr>
              <w:widowControl w:val="0"/>
              <w:spacing w:before="56" w:line="256" w:lineRule="auto"/>
              <w:ind w:left="19" w:right="28"/>
              <w:rPr>
                <w:rFonts w:eastAsia="Cambria"/>
                <w:lang w:val="en-GB"/>
              </w:rPr>
            </w:pPr>
          </w:p>
        </w:tc>
        <w:tc>
          <w:tcPr>
            <w:tcW w:w="6663" w:type="dxa"/>
          </w:tcPr>
          <w:p w14:paraId="03FD8357" w14:textId="77777777" w:rsidR="00353B51" w:rsidRPr="005F4746" w:rsidRDefault="00353B51">
            <w:pPr>
              <w:widowControl w:val="0"/>
              <w:spacing w:before="56" w:line="256" w:lineRule="auto"/>
              <w:ind w:left="19" w:right="28"/>
              <w:rPr>
                <w:rFonts w:eastAsia="Cambria"/>
                <w:lang w:val="en-GB"/>
              </w:rPr>
            </w:pPr>
          </w:p>
        </w:tc>
      </w:tr>
    </w:tbl>
    <w:p w14:paraId="0D2DF524" w14:textId="2552AEFB" w:rsidR="00353B51" w:rsidRPr="00757B66" w:rsidRDefault="00353B51">
      <w:pPr>
        <w:rPr>
          <w:noProof/>
          <w:sz w:val="28"/>
          <w:lang w:val="en-GB"/>
        </w:rPr>
      </w:pPr>
    </w:p>
    <w:p w14:paraId="700F9964" w14:textId="77777777" w:rsidR="00353B51" w:rsidRPr="00757B66" w:rsidRDefault="00353B51">
      <w:pPr>
        <w:rPr>
          <w:noProof/>
          <w:sz w:val="28"/>
          <w:lang w:val="en-GB"/>
        </w:rPr>
      </w:pPr>
      <w:r w:rsidRPr="00757B66">
        <w:rPr>
          <w:noProof/>
          <w:sz w:val="28"/>
          <w:lang w:val="en-GB"/>
        </w:rPr>
        <w:br w:type="page"/>
      </w:r>
    </w:p>
    <w:tbl>
      <w:tblPr>
        <w:tblW w:w="5000" w:type="pct"/>
        <w:tblBorders>
          <w:top w:val="single" w:sz="4" w:space="0" w:color="003399"/>
          <w:left w:val="single" w:sz="4" w:space="0" w:color="003399"/>
          <w:bottom w:val="single" w:sz="4" w:space="0" w:color="003399"/>
          <w:right w:val="single" w:sz="4" w:space="0" w:color="003399"/>
          <w:insideH w:val="single" w:sz="4" w:space="0" w:color="003399"/>
          <w:insideV w:val="single" w:sz="4" w:space="0" w:color="003399"/>
        </w:tblBorders>
        <w:tblLook w:val="01E0" w:firstRow="1" w:lastRow="1" w:firstColumn="1" w:lastColumn="1" w:noHBand="0" w:noVBand="0"/>
      </w:tblPr>
      <w:tblGrid>
        <w:gridCol w:w="2896"/>
        <w:gridCol w:w="6732"/>
      </w:tblGrid>
      <w:tr w:rsidR="00D32317" w:rsidRPr="002032A8" w14:paraId="2CF137BB" w14:textId="77777777" w:rsidTr="1E6183CA">
        <w:trPr>
          <w:trHeight w:val="851"/>
        </w:trPr>
        <w:tc>
          <w:tcPr>
            <w:tcW w:w="1504" w:type="pct"/>
            <w:shd w:val="clear" w:color="auto" w:fill="D9EFF4" w:themeFill="accent1" w:themeFillTint="33"/>
          </w:tcPr>
          <w:bookmarkEnd w:id="0"/>
          <w:p w14:paraId="639330B9" w14:textId="21618001" w:rsidR="00263ED2" w:rsidRPr="00263ED2" w:rsidRDefault="00263ED2">
            <w:pPr>
              <w:pStyle w:val="TableParagraph"/>
              <w:spacing w:before="63"/>
              <w:rPr>
                <w:rFonts w:asciiTheme="minorHAnsi" w:hAnsiTheme="minorHAnsi" w:cstheme="minorHAnsi"/>
                <w:b/>
              </w:rPr>
            </w:pPr>
            <w:r>
              <w:rPr>
                <w:rFonts w:asciiTheme="minorHAnsi" w:hAnsiTheme="minorHAnsi" w:cstheme="minorHAnsi"/>
                <w:b/>
              </w:rPr>
              <w:lastRenderedPageBreak/>
              <w:t xml:space="preserve">Study </w:t>
            </w:r>
            <w:r w:rsidRPr="00263ED2">
              <w:rPr>
                <w:rFonts w:asciiTheme="minorHAnsi" w:hAnsiTheme="minorHAnsi" w:cstheme="minorHAnsi"/>
                <w:b/>
              </w:rPr>
              <w:t>Title</w:t>
            </w:r>
          </w:p>
        </w:tc>
        <w:tc>
          <w:tcPr>
            <w:tcW w:w="3496" w:type="pct"/>
          </w:tcPr>
          <w:p w14:paraId="20C12690" w14:textId="06195437" w:rsidR="00263ED2" w:rsidRPr="00263ED2" w:rsidRDefault="007D3D3B">
            <w:pPr>
              <w:pStyle w:val="TableParagraph"/>
              <w:spacing w:before="35" w:line="271" w:lineRule="auto"/>
              <w:ind w:left="102" w:right="282"/>
              <w:rPr>
                <w:rFonts w:asciiTheme="minorHAnsi" w:hAnsiTheme="minorHAnsi" w:cstheme="minorHAnsi"/>
                <w:iCs/>
              </w:rPr>
            </w:pPr>
            <w:r w:rsidRPr="007D3D3B">
              <w:rPr>
                <w:rFonts w:asciiTheme="minorHAnsi" w:hAnsiTheme="minorHAnsi" w:cstheme="minorHAnsi"/>
                <w:iCs/>
              </w:rPr>
              <w:t>DARWIN EU</w:t>
            </w:r>
            <w:r w:rsidR="00C34988" w:rsidRPr="00C34988">
              <w:rPr>
                <w:rFonts w:cstheme="minorHAnsi"/>
                <w:vertAlign w:val="superscript"/>
              </w:rPr>
              <w:t>®</w:t>
            </w:r>
            <w:r w:rsidRPr="007D3D3B">
              <w:rPr>
                <w:rFonts w:asciiTheme="minorHAnsi" w:hAnsiTheme="minorHAnsi" w:cstheme="minorHAnsi"/>
                <w:iCs/>
              </w:rPr>
              <w:t xml:space="preserve"> – </w:t>
            </w:r>
            <w:r w:rsidR="00EE25C6" w:rsidRPr="00EE25C6">
              <w:rPr>
                <w:rFonts w:asciiTheme="minorHAnsi" w:hAnsiTheme="minorHAnsi" w:cstheme="minorHAnsi"/>
                <w:iCs/>
              </w:rPr>
              <w:t xml:space="preserve">Frailty and polypharmacy among adults aged </w:t>
            </w:r>
            <w:r w:rsidR="00B92377">
              <w:rPr>
                <w:rFonts w:asciiTheme="minorHAnsi" w:hAnsiTheme="minorHAnsi" w:cstheme="minorHAnsi"/>
                <w:iCs/>
              </w:rPr>
              <w:t>18</w:t>
            </w:r>
            <w:r w:rsidR="00EE25C6" w:rsidRPr="00EE25C6">
              <w:rPr>
                <w:rFonts w:asciiTheme="minorHAnsi" w:hAnsiTheme="minorHAnsi" w:cstheme="minorHAnsi"/>
                <w:iCs/>
              </w:rPr>
              <w:t xml:space="preserve"> and above with cancer at the time of diagnosis</w:t>
            </w:r>
          </w:p>
        </w:tc>
      </w:tr>
      <w:tr w:rsidR="00D32317" w:rsidRPr="00263ED2" w14:paraId="53706466" w14:textId="77777777" w:rsidTr="1E6183CA">
        <w:trPr>
          <w:trHeight w:val="851"/>
        </w:trPr>
        <w:tc>
          <w:tcPr>
            <w:tcW w:w="1504" w:type="pct"/>
            <w:shd w:val="clear" w:color="auto" w:fill="D9EFF4" w:themeFill="accent1" w:themeFillTint="33"/>
          </w:tcPr>
          <w:p w14:paraId="3CF3DD78" w14:textId="77777777" w:rsidR="00263ED2" w:rsidRPr="00263ED2" w:rsidRDefault="00263ED2">
            <w:pPr>
              <w:pStyle w:val="TableParagraph"/>
              <w:spacing w:before="66"/>
              <w:rPr>
                <w:rFonts w:asciiTheme="minorHAnsi" w:hAnsiTheme="minorHAnsi" w:cstheme="minorHAnsi"/>
                <w:b/>
              </w:rPr>
            </w:pPr>
            <w:r w:rsidRPr="00263ED2">
              <w:rPr>
                <w:rFonts w:asciiTheme="minorHAnsi" w:hAnsiTheme="minorHAnsi" w:cstheme="minorHAnsi"/>
                <w:b/>
              </w:rPr>
              <w:t>Protocol</w:t>
            </w:r>
            <w:r w:rsidRPr="00263ED2">
              <w:rPr>
                <w:rFonts w:asciiTheme="minorHAnsi" w:hAnsiTheme="minorHAnsi" w:cstheme="minorHAnsi"/>
                <w:b/>
                <w:spacing w:val="-4"/>
              </w:rPr>
              <w:t xml:space="preserve"> </w:t>
            </w:r>
            <w:r w:rsidRPr="00263ED2">
              <w:rPr>
                <w:rFonts w:asciiTheme="minorHAnsi" w:hAnsiTheme="minorHAnsi" w:cstheme="minorHAnsi"/>
                <w:b/>
              </w:rPr>
              <w:t>version</w:t>
            </w:r>
            <w:r w:rsidRPr="00263ED2">
              <w:rPr>
                <w:rFonts w:asciiTheme="minorHAnsi" w:hAnsiTheme="minorHAnsi" w:cstheme="minorHAnsi"/>
                <w:b/>
                <w:spacing w:val="-5"/>
              </w:rPr>
              <w:t xml:space="preserve"> </w:t>
            </w:r>
            <w:r w:rsidRPr="00263ED2">
              <w:rPr>
                <w:rFonts w:asciiTheme="minorHAnsi" w:hAnsiTheme="minorHAnsi" w:cstheme="minorHAnsi"/>
                <w:b/>
              </w:rPr>
              <w:t>identifier</w:t>
            </w:r>
          </w:p>
        </w:tc>
        <w:tc>
          <w:tcPr>
            <w:tcW w:w="3496" w:type="pct"/>
          </w:tcPr>
          <w:p w14:paraId="72842AF1" w14:textId="002E5932" w:rsidR="00263ED2" w:rsidRPr="00263ED2" w:rsidRDefault="00831351" w:rsidP="00263ED2">
            <w:pPr>
              <w:pStyle w:val="TableParagraph"/>
              <w:spacing w:before="35" w:line="271" w:lineRule="auto"/>
              <w:ind w:left="102" w:right="282"/>
              <w:rPr>
                <w:rFonts w:asciiTheme="minorHAnsi" w:hAnsiTheme="minorHAnsi" w:cstheme="minorHAnsi"/>
                <w:iCs/>
              </w:rPr>
            </w:pPr>
            <w:r>
              <w:rPr>
                <w:rFonts w:asciiTheme="minorHAnsi" w:hAnsiTheme="minorHAnsi" w:cstheme="minorHAnsi"/>
                <w:iCs/>
              </w:rPr>
              <w:t>1.0</w:t>
            </w:r>
          </w:p>
        </w:tc>
      </w:tr>
      <w:tr w:rsidR="00D32317" w:rsidRPr="00263ED2" w14:paraId="7502B8D4" w14:textId="77777777" w:rsidTr="1E6183CA">
        <w:trPr>
          <w:trHeight w:val="851"/>
        </w:trPr>
        <w:tc>
          <w:tcPr>
            <w:tcW w:w="1504" w:type="pct"/>
            <w:shd w:val="clear" w:color="auto" w:fill="D9EFF4" w:themeFill="accent1" w:themeFillTint="33"/>
          </w:tcPr>
          <w:p w14:paraId="19C878D8" w14:textId="77777777" w:rsidR="00263ED2" w:rsidRPr="00263ED2" w:rsidRDefault="00263ED2">
            <w:pPr>
              <w:pStyle w:val="TableParagraph"/>
              <w:spacing w:before="63"/>
              <w:rPr>
                <w:rFonts w:asciiTheme="minorHAnsi" w:hAnsiTheme="minorHAnsi" w:cstheme="minorHAnsi"/>
                <w:b/>
              </w:rPr>
            </w:pPr>
            <w:r w:rsidRPr="00263ED2">
              <w:rPr>
                <w:rFonts w:asciiTheme="minorHAnsi" w:hAnsiTheme="minorHAnsi" w:cstheme="minorHAnsi"/>
                <w:b/>
              </w:rPr>
              <w:t>Date</w:t>
            </w:r>
            <w:r w:rsidRPr="00263ED2">
              <w:rPr>
                <w:rFonts w:asciiTheme="minorHAnsi" w:hAnsiTheme="minorHAnsi" w:cstheme="minorHAnsi"/>
                <w:b/>
                <w:spacing w:val="-3"/>
              </w:rPr>
              <w:t xml:space="preserve"> </w:t>
            </w:r>
            <w:r w:rsidRPr="00263ED2">
              <w:rPr>
                <w:rFonts w:asciiTheme="minorHAnsi" w:hAnsiTheme="minorHAnsi" w:cstheme="minorHAnsi"/>
                <w:b/>
              </w:rPr>
              <w:t>of</w:t>
            </w:r>
            <w:r w:rsidRPr="00263ED2">
              <w:rPr>
                <w:rFonts w:asciiTheme="minorHAnsi" w:hAnsiTheme="minorHAnsi" w:cstheme="minorHAnsi"/>
                <w:b/>
                <w:spacing w:val="-2"/>
              </w:rPr>
              <w:t xml:space="preserve"> </w:t>
            </w:r>
            <w:r w:rsidRPr="00263ED2">
              <w:rPr>
                <w:rFonts w:asciiTheme="minorHAnsi" w:hAnsiTheme="minorHAnsi" w:cstheme="minorHAnsi"/>
                <w:b/>
              </w:rPr>
              <w:t>last</w:t>
            </w:r>
            <w:r w:rsidRPr="00263ED2">
              <w:rPr>
                <w:rFonts w:asciiTheme="minorHAnsi" w:hAnsiTheme="minorHAnsi" w:cstheme="minorHAnsi"/>
                <w:b/>
                <w:spacing w:val="-4"/>
              </w:rPr>
              <w:t xml:space="preserve"> </w:t>
            </w:r>
            <w:r w:rsidRPr="00263ED2">
              <w:rPr>
                <w:rFonts w:asciiTheme="minorHAnsi" w:hAnsiTheme="minorHAnsi" w:cstheme="minorHAnsi"/>
                <w:b/>
              </w:rPr>
              <w:t>version</w:t>
            </w:r>
            <w:r w:rsidRPr="00263ED2">
              <w:rPr>
                <w:rFonts w:asciiTheme="minorHAnsi" w:hAnsiTheme="minorHAnsi" w:cstheme="minorHAnsi"/>
                <w:b/>
                <w:spacing w:val="-3"/>
              </w:rPr>
              <w:t xml:space="preserve"> </w:t>
            </w:r>
            <w:r w:rsidRPr="00263ED2">
              <w:rPr>
                <w:rFonts w:asciiTheme="minorHAnsi" w:hAnsiTheme="minorHAnsi" w:cstheme="minorHAnsi"/>
                <w:b/>
              </w:rPr>
              <w:t>of</w:t>
            </w:r>
            <w:r w:rsidRPr="00263ED2">
              <w:rPr>
                <w:rFonts w:asciiTheme="minorHAnsi" w:hAnsiTheme="minorHAnsi" w:cstheme="minorHAnsi"/>
                <w:b/>
                <w:spacing w:val="-3"/>
              </w:rPr>
              <w:t xml:space="preserve"> </w:t>
            </w:r>
            <w:r w:rsidRPr="00263ED2">
              <w:rPr>
                <w:rFonts w:asciiTheme="minorHAnsi" w:hAnsiTheme="minorHAnsi" w:cstheme="minorHAnsi"/>
                <w:b/>
              </w:rPr>
              <w:t>protocol</w:t>
            </w:r>
          </w:p>
        </w:tc>
        <w:tc>
          <w:tcPr>
            <w:tcW w:w="3496" w:type="pct"/>
          </w:tcPr>
          <w:p w14:paraId="3AD0BD80" w14:textId="4BB265FB" w:rsidR="00263ED2" w:rsidRPr="00263ED2" w:rsidRDefault="009A48FE" w:rsidP="1E6183CA">
            <w:pPr>
              <w:pStyle w:val="TableParagraph"/>
              <w:spacing w:before="35" w:line="271" w:lineRule="auto"/>
              <w:ind w:left="102" w:right="282"/>
              <w:rPr>
                <w:rFonts w:asciiTheme="minorHAnsi" w:hAnsiTheme="minorHAnsi" w:cstheme="minorBidi"/>
              </w:rPr>
            </w:pPr>
            <w:r>
              <w:rPr>
                <w:rFonts w:asciiTheme="minorHAnsi" w:hAnsiTheme="minorHAnsi" w:cstheme="minorBidi"/>
              </w:rPr>
              <w:t>26</w:t>
            </w:r>
            <w:r w:rsidR="00EE23D7" w:rsidRPr="1E6183CA">
              <w:rPr>
                <w:rFonts w:asciiTheme="minorHAnsi" w:hAnsiTheme="minorHAnsi" w:cstheme="minorBidi"/>
              </w:rPr>
              <w:t>/</w:t>
            </w:r>
            <w:r w:rsidR="14322477" w:rsidRPr="1E6183CA">
              <w:rPr>
                <w:rFonts w:asciiTheme="minorHAnsi" w:hAnsiTheme="minorHAnsi" w:cstheme="minorBidi"/>
              </w:rPr>
              <w:t>0</w:t>
            </w:r>
            <w:r w:rsidR="00EE23D7" w:rsidRPr="1E6183CA">
              <w:rPr>
                <w:rFonts w:asciiTheme="minorHAnsi" w:hAnsiTheme="minorHAnsi" w:cstheme="minorBidi"/>
              </w:rPr>
              <w:t>1/202</w:t>
            </w:r>
            <w:r w:rsidR="64EC5070" w:rsidRPr="1E6183CA">
              <w:rPr>
                <w:rFonts w:asciiTheme="minorHAnsi" w:hAnsiTheme="minorHAnsi" w:cstheme="minorBidi"/>
              </w:rPr>
              <w:t>4</w:t>
            </w:r>
          </w:p>
        </w:tc>
      </w:tr>
      <w:tr w:rsidR="00D32317" w:rsidRPr="00757B66" w14:paraId="4250BE51" w14:textId="77777777" w:rsidTr="1E6183CA">
        <w:trPr>
          <w:trHeight w:val="851"/>
        </w:trPr>
        <w:tc>
          <w:tcPr>
            <w:tcW w:w="1504" w:type="pct"/>
            <w:shd w:val="clear" w:color="auto" w:fill="D9EFF4" w:themeFill="accent1" w:themeFillTint="33"/>
          </w:tcPr>
          <w:p w14:paraId="04799B59" w14:textId="77777777" w:rsidR="00263ED2" w:rsidRPr="00263ED2" w:rsidRDefault="00263ED2">
            <w:pPr>
              <w:pStyle w:val="TableParagraph"/>
              <w:spacing w:before="63"/>
              <w:rPr>
                <w:rFonts w:asciiTheme="minorHAnsi" w:hAnsiTheme="minorHAnsi" w:cstheme="minorHAnsi"/>
                <w:b/>
              </w:rPr>
            </w:pPr>
            <w:r w:rsidRPr="00263ED2">
              <w:rPr>
                <w:rFonts w:asciiTheme="minorHAnsi" w:hAnsiTheme="minorHAnsi" w:cstheme="minorHAnsi"/>
                <w:b/>
              </w:rPr>
              <w:t>EU</w:t>
            </w:r>
            <w:r w:rsidRPr="00263ED2">
              <w:rPr>
                <w:rFonts w:asciiTheme="minorHAnsi" w:hAnsiTheme="minorHAnsi" w:cstheme="minorHAnsi"/>
                <w:b/>
                <w:spacing w:val="-2"/>
              </w:rPr>
              <w:t xml:space="preserve"> </w:t>
            </w:r>
            <w:r w:rsidRPr="00263ED2">
              <w:rPr>
                <w:rFonts w:asciiTheme="minorHAnsi" w:hAnsiTheme="minorHAnsi" w:cstheme="minorHAnsi"/>
                <w:b/>
              </w:rPr>
              <w:t>PAS</w:t>
            </w:r>
            <w:r w:rsidRPr="00263ED2">
              <w:rPr>
                <w:rFonts w:asciiTheme="minorHAnsi" w:hAnsiTheme="minorHAnsi" w:cstheme="minorHAnsi"/>
                <w:b/>
                <w:spacing w:val="-3"/>
              </w:rPr>
              <w:t xml:space="preserve"> </w:t>
            </w:r>
            <w:r w:rsidRPr="00263ED2">
              <w:rPr>
                <w:rFonts w:asciiTheme="minorHAnsi" w:hAnsiTheme="minorHAnsi" w:cstheme="minorHAnsi"/>
                <w:b/>
              </w:rPr>
              <w:t>register</w:t>
            </w:r>
            <w:r w:rsidRPr="00263ED2">
              <w:rPr>
                <w:rFonts w:asciiTheme="minorHAnsi" w:hAnsiTheme="minorHAnsi" w:cstheme="minorHAnsi"/>
                <w:b/>
                <w:spacing w:val="-3"/>
              </w:rPr>
              <w:t xml:space="preserve"> </w:t>
            </w:r>
            <w:r w:rsidRPr="00263ED2">
              <w:rPr>
                <w:rFonts w:asciiTheme="minorHAnsi" w:hAnsiTheme="minorHAnsi" w:cstheme="minorHAnsi"/>
                <w:b/>
              </w:rPr>
              <w:t>number</w:t>
            </w:r>
          </w:p>
        </w:tc>
        <w:tc>
          <w:tcPr>
            <w:tcW w:w="3496" w:type="pct"/>
          </w:tcPr>
          <w:p w14:paraId="48496266" w14:textId="53926566" w:rsidR="00263ED2" w:rsidRPr="00263ED2" w:rsidRDefault="00EE23D7" w:rsidP="00263ED2">
            <w:pPr>
              <w:pStyle w:val="TableParagraph"/>
              <w:spacing w:before="35" w:line="271" w:lineRule="auto"/>
              <w:ind w:left="102" w:right="282"/>
              <w:rPr>
                <w:rFonts w:asciiTheme="minorHAnsi" w:hAnsiTheme="minorHAnsi" w:cstheme="minorHAnsi"/>
                <w:iCs/>
              </w:rPr>
            </w:pPr>
            <w:r>
              <w:rPr>
                <w:rFonts w:asciiTheme="minorHAnsi" w:hAnsiTheme="minorHAnsi" w:cstheme="minorHAnsi"/>
                <w:iCs/>
              </w:rPr>
              <w:t>Study not yet registered</w:t>
            </w:r>
          </w:p>
        </w:tc>
      </w:tr>
      <w:tr w:rsidR="00D32317" w:rsidRPr="00B61207" w14:paraId="60BCC7EC" w14:textId="77777777" w:rsidTr="1E6183CA">
        <w:trPr>
          <w:trHeight w:val="851"/>
        </w:trPr>
        <w:tc>
          <w:tcPr>
            <w:tcW w:w="1504" w:type="pct"/>
            <w:shd w:val="clear" w:color="auto" w:fill="D9EFF4" w:themeFill="accent1" w:themeFillTint="33"/>
          </w:tcPr>
          <w:p w14:paraId="2EA20C68" w14:textId="77777777" w:rsidR="00263ED2" w:rsidRPr="00263ED2" w:rsidRDefault="00263ED2">
            <w:pPr>
              <w:pStyle w:val="TableParagraph"/>
              <w:spacing w:before="63"/>
              <w:rPr>
                <w:rFonts w:asciiTheme="minorHAnsi" w:hAnsiTheme="minorHAnsi" w:cstheme="minorHAnsi"/>
                <w:b/>
              </w:rPr>
            </w:pPr>
            <w:r w:rsidRPr="00263ED2">
              <w:rPr>
                <w:rFonts w:asciiTheme="minorHAnsi" w:hAnsiTheme="minorHAnsi" w:cstheme="minorHAnsi"/>
                <w:b/>
              </w:rPr>
              <w:t>Active</w:t>
            </w:r>
            <w:r w:rsidRPr="00263ED2">
              <w:rPr>
                <w:rFonts w:asciiTheme="minorHAnsi" w:hAnsiTheme="minorHAnsi" w:cstheme="minorHAnsi"/>
                <w:b/>
                <w:spacing w:val="-6"/>
              </w:rPr>
              <w:t xml:space="preserve"> </w:t>
            </w:r>
            <w:r w:rsidRPr="00263ED2">
              <w:rPr>
                <w:rFonts w:asciiTheme="minorHAnsi" w:hAnsiTheme="minorHAnsi" w:cstheme="minorHAnsi"/>
                <w:b/>
              </w:rPr>
              <w:t>substance</w:t>
            </w:r>
          </w:p>
        </w:tc>
        <w:tc>
          <w:tcPr>
            <w:tcW w:w="3496" w:type="pct"/>
          </w:tcPr>
          <w:p w14:paraId="19C2C99A" w14:textId="2B02F368" w:rsidR="00263ED2" w:rsidRPr="00263ED2" w:rsidRDefault="003F59FA" w:rsidP="00584956">
            <w:pPr>
              <w:pStyle w:val="TableParagraph"/>
              <w:spacing w:before="35" w:line="271" w:lineRule="auto"/>
              <w:ind w:left="0" w:right="282"/>
              <w:rPr>
                <w:rFonts w:asciiTheme="minorHAnsi" w:hAnsiTheme="minorHAnsi" w:cstheme="minorHAnsi"/>
                <w:iCs/>
              </w:rPr>
            </w:pPr>
            <w:r>
              <w:rPr>
                <w:rFonts w:asciiTheme="minorHAnsi" w:hAnsiTheme="minorHAnsi" w:cstheme="minorHAnsi"/>
                <w:iCs/>
              </w:rPr>
              <w:t xml:space="preserve">  N/A</w:t>
            </w:r>
          </w:p>
        </w:tc>
      </w:tr>
      <w:tr w:rsidR="00D32317" w:rsidRPr="00B61207" w14:paraId="00B2CD8C" w14:textId="77777777" w:rsidTr="1E6183CA">
        <w:trPr>
          <w:trHeight w:val="851"/>
        </w:trPr>
        <w:tc>
          <w:tcPr>
            <w:tcW w:w="1504" w:type="pct"/>
            <w:shd w:val="clear" w:color="auto" w:fill="D9EFF4" w:themeFill="accent1" w:themeFillTint="33"/>
          </w:tcPr>
          <w:p w14:paraId="454EA4AA" w14:textId="77777777" w:rsidR="00263ED2" w:rsidRPr="00263ED2" w:rsidRDefault="00263ED2">
            <w:pPr>
              <w:pStyle w:val="TableParagraph"/>
              <w:spacing w:before="63"/>
              <w:rPr>
                <w:rFonts w:asciiTheme="minorHAnsi" w:hAnsiTheme="minorHAnsi" w:cstheme="minorHAnsi"/>
                <w:b/>
              </w:rPr>
            </w:pPr>
            <w:r w:rsidRPr="00263ED2">
              <w:rPr>
                <w:rFonts w:asciiTheme="minorHAnsi" w:hAnsiTheme="minorHAnsi" w:cstheme="minorHAnsi"/>
                <w:b/>
              </w:rPr>
              <w:t>Medicinal</w:t>
            </w:r>
            <w:r w:rsidRPr="00263ED2">
              <w:rPr>
                <w:rFonts w:asciiTheme="minorHAnsi" w:hAnsiTheme="minorHAnsi" w:cstheme="minorHAnsi"/>
                <w:b/>
                <w:spacing w:val="-6"/>
              </w:rPr>
              <w:t xml:space="preserve"> </w:t>
            </w:r>
            <w:r w:rsidRPr="00263ED2">
              <w:rPr>
                <w:rFonts w:asciiTheme="minorHAnsi" w:hAnsiTheme="minorHAnsi" w:cstheme="minorHAnsi"/>
                <w:b/>
              </w:rPr>
              <w:t>product</w:t>
            </w:r>
          </w:p>
        </w:tc>
        <w:tc>
          <w:tcPr>
            <w:tcW w:w="3496" w:type="pct"/>
          </w:tcPr>
          <w:p w14:paraId="750FF83A" w14:textId="6B96CFD9" w:rsidR="00263ED2" w:rsidRPr="00E542D8" w:rsidRDefault="003F59FA" w:rsidP="003F59FA">
            <w:pPr>
              <w:pStyle w:val="TableParagraph"/>
              <w:spacing w:before="35" w:line="271" w:lineRule="auto"/>
              <w:ind w:left="0" w:right="282"/>
              <w:rPr>
                <w:rFonts w:asciiTheme="minorHAnsi" w:hAnsiTheme="minorHAnsi" w:cstheme="minorHAnsi"/>
                <w:b/>
                <w:bCs/>
                <w:i/>
              </w:rPr>
            </w:pPr>
            <w:r>
              <w:rPr>
                <w:rFonts w:asciiTheme="minorHAnsi" w:hAnsiTheme="minorHAnsi" w:cstheme="minorHAnsi"/>
                <w:iCs/>
              </w:rPr>
              <w:t xml:space="preserve">  </w:t>
            </w:r>
            <w:r w:rsidRPr="003F59FA">
              <w:rPr>
                <w:rFonts w:asciiTheme="minorHAnsi" w:hAnsiTheme="minorHAnsi" w:cstheme="minorHAnsi"/>
                <w:iCs/>
              </w:rPr>
              <w:t>N/A</w:t>
            </w:r>
          </w:p>
        </w:tc>
      </w:tr>
      <w:tr w:rsidR="00D32317" w:rsidRPr="002032A8" w14:paraId="4196074F" w14:textId="77777777" w:rsidTr="1E6183CA">
        <w:trPr>
          <w:trHeight w:val="851"/>
        </w:trPr>
        <w:tc>
          <w:tcPr>
            <w:tcW w:w="1504" w:type="pct"/>
            <w:shd w:val="clear" w:color="auto" w:fill="D9EFF4" w:themeFill="accent1" w:themeFillTint="33"/>
          </w:tcPr>
          <w:p w14:paraId="2FFA1BB0" w14:textId="5FDCD77E" w:rsidR="00263ED2" w:rsidRPr="00263ED2" w:rsidRDefault="00263ED2">
            <w:pPr>
              <w:pStyle w:val="TableParagraph"/>
              <w:spacing w:before="61" w:line="309" w:lineRule="auto"/>
              <w:ind w:right="926"/>
              <w:rPr>
                <w:rFonts w:asciiTheme="minorHAnsi" w:hAnsiTheme="minorHAnsi" w:cstheme="minorHAnsi"/>
                <w:b/>
              </w:rPr>
            </w:pPr>
            <w:r w:rsidRPr="00263ED2">
              <w:rPr>
                <w:rFonts w:asciiTheme="minorHAnsi" w:hAnsiTheme="minorHAnsi" w:cstheme="minorHAnsi"/>
                <w:b/>
              </w:rPr>
              <w:t>Research question and</w:t>
            </w:r>
            <w:r w:rsidR="00C12C66">
              <w:rPr>
                <w:rFonts w:asciiTheme="minorHAnsi" w:hAnsiTheme="minorHAnsi" w:cstheme="minorHAnsi"/>
                <w:b/>
              </w:rPr>
              <w:t xml:space="preserve"> </w:t>
            </w:r>
            <w:r w:rsidRPr="00263ED2">
              <w:rPr>
                <w:rFonts w:asciiTheme="minorHAnsi" w:hAnsiTheme="minorHAnsi" w:cstheme="minorHAnsi"/>
                <w:b/>
                <w:spacing w:val="-60"/>
              </w:rPr>
              <w:t xml:space="preserve"> </w:t>
            </w:r>
            <w:r w:rsidR="00C12C66">
              <w:rPr>
                <w:rFonts w:asciiTheme="minorHAnsi" w:hAnsiTheme="minorHAnsi" w:cstheme="minorHAnsi"/>
                <w:b/>
                <w:spacing w:val="-60"/>
              </w:rPr>
              <w:t xml:space="preserve">  </w:t>
            </w:r>
            <w:r w:rsidRPr="00263ED2">
              <w:rPr>
                <w:rFonts w:asciiTheme="minorHAnsi" w:hAnsiTheme="minorHAnsi" w:cstheme="minorHAnsi"/>
                <w:b/>
              </w:rPr>
              <w:t>objectives</w:t>
            </w:r>
          </w:p>
        </w:tc>
        <w:tc>
          <w:tcPr>
            <w:tcW w:w="3496" w:type="pct"/>
          </w:tcPr>
          <w:p w14:paraId="11ED4EC7" w14:textId="473026EE" w:rsidR="00AF6495" w:rsidRPr="00B92377" w:rsidRDefault="00B92377" w:rsidP="00B92377">
            <w:pPr>
              <w:pStyle w:val="TableParagraph"/>
              <w:spacing w:before="35" w:line="271" w:lineRule="auto"/>
              <w:ind w:left="102" w:right="282"/>
              <w:rPr>
                <w:rFonts w:asciiTheme="minorHAnsi" w:hAnsiTheme="minorHAnsi" w:cstheme="minorHAnsi"/>
                <w:iCs/>
              </w:rPr>
            </w:pPr>
            <w:r w:rsidRPr="00B92377">
              <w:rPr>
                <w:rFonts w:asciiTheme="minorHAnsi" w:hAnsiTheme="minorHAnsi" w:cstheme="minorHAnsi"/>
                <w:iCs/>
              </w:rPr>
              <w:t xml:space="preserve">The </w:t>
            </w:r>
            <w:r w:rsidRPr="00132632">
              <w:rPr>
                <w:rFonts w:asciiTheme="minorHAnsi" w:hAnsiTheme="minorHAnsi" w:cstheme="minorHAnsi"/>
                <w:iCs/>
                <w:u w:val="single"/>
              </w:rPr>
              <w:t>aim</w:t>
            </w:r>
            <w:r w:rsidRPr="00B92377">
              <w:rPr>
                <w:rFonts w:asciiTheme="minorHAnsi" w:hAnsiTheme="minorHAnsi" w:cstheme="minorHAnsi"/>
                <w:iCs/>
              </w:rPr>
              <w:t xml:space="preserve"> of this study is to estimate the prevalence of frailty and polypharmacy at the point of diagnosis of selected cancers in people aged </w:t>
            </w:r>
            <w:r>
              <w:rPr>
                <w:rFonts w:asciiTheme="minorHAnsi" w:hAnsiTheme="minorHAnsi" w:cstheme="minorHAnsi"/>
                <w:iCs/>
              </w:rPr>
              <w:t xml:space="preserve">18 </w:t>
            </w:r>
            <w:r w:rsidRPr="00B92377">
              <w:rPr>
                <w:rFonts w:asciiTheme="minorHAnsi" w:hAnsiTheme="minorHAnsi" w:cstheme="minorHAnsi"/>
                <w:iCs/>
              </w:rPr>
              <w:t>and above and to describe their characteristics.</w:t>
            </w:r>
          </w:p>
          <w:p w14:paraId="42023B30" w14:textId="2AAC1AA4" w:rsidR="00AF6495" w:rsidRDefault="00AF6495" w:rsidP="00B92377">
            <w:pPr>
              <w:pStyle w:val="TableParagraph"/>
              <w:spacing w:before="35" w:line="271" w:lineRule="auto"/>
              <w:ind w:left="102" w:right="282"/>
              <w:rPr>
                <w:rFonts w:asciiTheme="minorHAnsi" w:hAnsiTheme="minorHAnsi" w:cstheme="minorHAnsi"/>
                <w:iCs/>
              </w:rPr>
            </w:pPr>
            <w:r w:rsidRPr="00B92377">
              <w:rPr>
                <w:rFonts w:asciiTheme="minorHAnsi" w:hAnsiTheme="minorHAnsi" w:cstheme="minorHAnsi"/>
                <w:iCs/>
              </w:rPr>
              <w:t xml:space="preserve">The </w:t>
            </w:r>
            <w:r w:rsidR="00B92377" w:rsidRPr="00132632">
              <w:rPr>
                <w:rFonts w:asciiTheme="minorHAnsi" w:hAnsiTheme="minorHAnsi" w:cstheme="minorHAnsi"/>
                <w:iCs/>
                <w:u w:val="single"/>
              </w:rPr>
              <w:t xml:space="preserve">specific </w:t>
            </w:r>
            <w:r w:rsidRPr="00132632">
              <w:rPr>
                <w:rFonts w:asciiTheme="minorHAnsi" w:hAnsiTheme="minorHAnsi" w:cstheme="minorHAnsi"/>
                <w:iCs/>
                <w:u w:val="single"/>
              </w:rPr>
              <w:t>objectives</w:t>
            </w:r>
            <w:r w:rsidRPr="00B92377">
              <w:rPr>
                <w:rFonts w:asciiTheme="minorHAnsi" w:hAnsiTheme="minorHAnsi" w:cstheme="minorHAnsi"/>
                <w:iCs/>
              </w:rPr>
              <w:t xml:space="preserve"> of the study are:</w:t>
            </w:r>
          </w:p>
          <w:p w14:paraId="66BE8514" w14:textId="6ECDE9E2" w:rsidR="00AF6495" w:rsidRPr="00B92377" w:rsidRDefault="00A91BFD" w:rsidP="00B92377">
            <w:pPr>
              <w:pStyle w:val="TableParagraph"/>
              <w:spacing w:before="35" w:line="271" w:lineRule="auto"/>
              <w:ind w:left="102" w:right="282"/>
              <w:rPr>
                <w:rFonts w:asciiTheme="minorHAnsi" w:hAnsiTheme="minorHAnsi" w:cstheme="minorHAnsi"/>
                <w:iCs/>
              </w:rPr>
            </w:pPr>
            <w:r>
              <w:rPr>
                <w:rFonts w:asciiTheme="minorHAnsi" w:hAnsiTheme="minorHAnsi" w:cstheme="minorHAnsi"/>
                <w:iCs/>
              </w:rPr>
              <w:t>1</w:t>
            </w:r>
            <w:r w:rsidR="00AF6495" w:rsidRPr="00B92377">
              <w:rPr>
                <w:rFonts w:asciiTheme="minorHAnsi" w:hAnsiTheme="minorHAnsi" w:cstheme="minorHAnsi"/>
                <w:iCs/>
              </w:rPr>
              <w:t>. To estimate the prevalence of frailty and polypharmacy</w:t>
            </w:r>
            <w:r w:rsidR="00B92377">
              <w:rPr>
                <w:rFonts w:asciiTheme="minorHAnsi" w:hAnsiTheme="minorHAnsi" w:cstheme="minorHAnsi"/>
                <w:iCs/>
              </w:rPr>
              <w:t xml:space="preserve"> </w:t>
            </w:r>
            <w:r w:rsidR="00AF6495" w:rsidRPr="00B92377">
              <w:rPr>
                <w:rFonts w:asciiTheme="minorHAnsi" w:hAnsiTheme="minorHAnsi" w:cstheme="minorHAnsi"/>
                <w:iCs/>
              </w:rPr>
              <w:t xml:space="preserve">in people aged </w:t>
            </w:r>
            <w:r w:rsidR="002E27FD">
              <w:rPr>
                <w:rFonts w:asciiTheme="minorHAnsi" w:hAnsiTheme="minorHAnsi" w:cstheme="minorHAnsi"/>
                <w:iCs/>
              </w:rPr>
              <w:t>18</w:t>
            </w:r>
            <w:r w:rsidR="00AF6495" w:rsidRPr="00B92377">
              <w:rPr>
                <w:rFonts w:asciiTheme="minorHAnsi" w:hAnsiTheme="minorHAnsi" w:cstheme="minorHAnsi"/>
                <w:iCs/>
              </w:rPr>
              <w:t xml:space="preserve"> and above diagnosed with selected cancers at the point of cancer diagnosis. </w:t>
            </w:r>
          </w:p>
          <w:p w14:paraId="64BE017E" w14:textId="4788754D" w:rsidR="00F95608" w:rsidRDefault="00A91BFD" w:rsidP="00132632">
            <w:pPr>
              <w:pStyle w:val="TableParagraph"/>
              <w:spacing w:before="35" w:line="271" w:lineRule="auto"/>
              <w:ind w:left="102" w:right="282"/>
              <w:rPr>
                <w:rFonts w:asciiTheme="minorHAnsi" w:hAnsiTheme="minorHAnsi" w:cstheme="minorHAnsi"/>
                <w:iCs/>
              </w:rPr>
            </w:pPr>
            <w:r>
              <w:rPr>
                <w:rFonts w:asciiTheme="minorHAnsi" w:hAnsiTheme="minorHAnsi" w:cstheme="minorHAnsi"/>
                <w:iCs/>
              </w:rPr>
              <w:t>2</w:t>
            </w:r>
            <w:r w:rsidR="00AF6495" w:rsidRPr="00B92377">
              <w:rPr>
                <w:rFonts w:asciiTheme="minorHAnsi" w:hAnsiTheme="minorHAnsi" w:cstheme="minorHAnsi"/>
                <w:iCs/>
              </w:rPr>
              <w:t xml:space="preserve">. To describe the characteristics of people aged </w:t>
            </w:r>
            <w:r w:rsidR="00132632">
              <w:rPr>
                <w:rFonts w:asciiTheme="minorHAnsi" w:hAnsiTheme="minorHAnsi" w:cstheme="minorHAnsi"/>
                <w:iCs/>
              </w:rPr>
              <w:t xml:space="preserve">18 </w:t>
            </w:r>
            <w:r w:rsidR="00AF6495" w:rsidRPr="00B92377">
              <w:rPr>
                <w:rFonts w:asciiTheme="minorHAnsi" w:hAnsiTheme="minorHAnsi" w:cstheme="minorHAnsi"/>
                <w:iCs/>
              </w:rPr>
              <w:t xml:space="preserve">and above diagnosed with selected cancers among different frailty and polypharmacy categories at the point of cancer diagnosis. </w:t>
            </w:r>
          </w:p>
          <w:p w14:paraId="29050B7A" w14:textId="4B8F9AEC" w:rsidR="00132632" w:rsidRPr="00E542D8" w:rsidRDefault="00132632" w:rsidP="00132632">
            <w:pPr>
              <w:pStyle w:val="TableParagraph"/>
              <w:spacing w:before="35" w:line="271" w:lineRule="auto"/>
              <w:ind w:left="102" w:right="282"/>
              <w:rPr>
                <w:rFonts w:ascii="Calibri" w:hAnsi="Calibri" w:cs="Calibri"/>
                <w:color w:val="000000"/>
                <w:shd w:val="clear" w:color="auto" w:fill="FFFFFF"/>
              </w:rPr>
            </w:pPr>
          </w:p>
        </w:tc>
      </w:tr>
      <w:tr w:rsidR="00D32317" w:rsidRPr="002032A8" w14:paraId="36F6D373" w14:textId="77777777" w:rsidTr="1E6183CA">
        <w:trPr>
          <w:trHeight w:val="851"/>
        </w:trPr>
        <w:tc>
          <w:tcPr>
            <w:tcW w:w="1504" w:type="pct"/>
            <w:shd w:val="clear" w:color="auto" w:fill="D9EFF4" w:themeFill="accent1" w:themeFillTint="33"/>
          </w:tcPr>
          <w:p w14:paraId="33A3402F" w14:textId="77777777" w:rsidR="00263ED2" w:rsidRPr="00263ED2" w:rsidRDefault="00263ED2">
            <w:pPr>
              <w:pStyle w:val="TableParagraph"/>
              <w:spacing w:before="63"/>
              <w:rPr>
                <w:rFonts w:asciiTheme="minorHAnsi" w:hAnsiTheme="minorHAnsi" w:cstheme="minorHAnsi"/>
                <w:b/>
              </w:rPr>
            </w:pPr>
            <w:r w:rsidRPr="00263ED2">
              <w:rPr>
                <w:rFonts w:asciiTheme="minorHAnsi" w:hAnsiTheme="minorHAnsi" w:cstheme="minorHAnsi"/>
                <w:b/>
              </w:rPr>
              <w:t>Country(-ies)</w:t>
            </w:r>
            <w:r w:rsidRPr="00263ED2">
              <w:rPr>
                <w:rFonts w:asciiTheme="minorHAnsi" w:hAnsiTheme="minorHAnsi" w:cstheme="minorHAnsi"/>
                <w:b/>
                <w:spacing w:val="-5"/>
              </w:rPr>
              <w:t xml:space="preserve"> </w:t>
            </w:r>
            <w:r w:rsidRPr="00263ED2">
              <w:rPr>
                <w:rFonts w:asciiTheme="minorHAnsi" w:hAnsiTheme="minorHAnsi" w:cstheme="minorHAnsi"/>
                <w:b/>
              </w:rPr>
              <w:t>of</w:t>
            </w:r>
            <w:r w:rsidRPr="00263ED2">
              <w:rPr>
                <w:rFonts w:asciiTheme="minorHAnsi" w:hAnsiTheme="minorHAnsi" w:cstheme="minorHAnsi"/>
                <w:b/>
                <w:spacing w:val="-5"/>
              </w:rPr>
              <w:t xml:space="preserve"> </w:t>
            </w:r>
            <w:r w:rsidRPr="00263ED2">
              <w:rPr>
                <w:rFonts w:asciiTheme="minorHAnsi" w:hAnsiTheme="minorHAnsi" w:cstheme="minorHAnsi"/>
                <w:b/>
              </w:rPr>
              <w:t>study</w:t>
            </w:r>
          </w:p>
        </w:tc>
        <w:tc>
          <w:tcPr>
            <w:tcW w:w="3496" w:type="pct"/>
          </w:tcPr>
          <w:p w14:paraId="18E226CA" w14:textId="2957AC13" w:rsidR="00263ED2" w:rsidRPr="00263ED2" w:rsidRDefault="001154C9" w:rsidP="00263ED2">
            <w:pPr>
              <w:pStyle w:val="TableParagraph"/>
              <w:spacing w:before="35" w:line="271" w:lineRule="auto"/>
              <w:ind w:left="102" w:right="282"/>
              <w:rPr>
                <w:rFonts w:asciiTheme="minorHAnsi" w:hAnsiTheme="minorHAnsi" w:cstheme="minorHAnsi"/>
                <w:iCs/>
              </w:rPr>
            </w:pPr>
            <w:r>
              <w:rPr>
                <w:rFonts w:asciiTheme="minorHAnsi" w:hAnsiTheme="minorHAnsi" w:cstheme="minorHAnsi"/>
                <w:iCs/>
              </w:rPr>
              <w:t>Belgium, Estonia, Germany</w:t>
            </w:r>
            <w:r w:rsidR="001E7D89">
              <w:rPr>
                <w:rFonts w:asciiTheme="minorHAnsi" w:hAnsiTheme="minorHAnsi" w:cstheme="minorHAnsi"/>
                <w:iCs/>
              </w:rPr>
              <w:t>, Spain, The Netherlands</w:t>
            </w:r>
            <w:r>
              <w:rPr>
                <w:rFonts w:asciiTheme="minorHAnsi" w:hAnsiTheme="minorHAnsi" w:cstheme="minorHAnsi"/>
                <w:iCs/>
              </w:rPr>
              <w:t>, The United Kingdom</w:t>
            </w:r>
          </w:p>
        </w:tc>
      </w:tr>
      <w:tr w:rsidR="00D32317" w:rsidRPr="00757B66" w14:paraId="15C39FF7" w14:textId="77777777" w:rsidTr="1E6183CA">
        <w:trPr>
          <w:trHeight w:val="851"/>
        </w:trPr>
        <w:tc>
          <w:tcPr>
            <w:tcW w:w="1504" w:type="pct"/>
            <w:shd w:val="clear" w:color="auto" w:fill="D9EFF4" w:themeFill="accent1" w:themeFillTint="33"/>
          </w:tcPr>
          <w:p w14:paraId="361AA1DE" w14:textId="77777777" w:rsidR="00263ED2" w:rsidRPr="00263ED2" w:rsidRDefault="00263ED2">
            <w:pPr>
              <w:pStyle w:val="TableParagraph"/>
              <w:spacing w:before="66"/>
              <w:rPr>
                <w:rFonts w:asciiTheme="minorHAnsi" w:hAnsiTheme="minorHAnsi" w:cstheme="minorHAnsi"/>
                <w:b/>
              </w:rPr>
            </w:pPr>
            <w:r w:rsidRPr="00263ED2">
              <w:rPr>
                <w:rFonts w:asciiTheme="minorHAnsi" w:hAnsiTheme="minorHAnsi" w:cstheme="minorHAnsi"/>
                <w:b/>
              </w:rPr>
              <w:t>Author</w:t>
            </w:r>
          </w:p>
        </w:tc>
        <w:tc>
          <w:tcPr>
            <w:tcW w:w="3496" w:type="pct"/>
          </w:tcPr>
          <w:p w14:paraId="36C0993E" w14:textId="74E49EAA" w:rsidR="00263ED2" w:rsidRPr="009868F1" w:rsidRDefault="00B05EE9" w:rsidP="00263ED2">
            <w:pPr>
              <w:pStyle w:val="TableParagraph"/>
              <w:spacing w:before="35" w:line="271" w:lineRule="auto"/>
              <w:ind w:left="102" w:right="282"/>
              <w:rPr>
                <w:rFonts w:asciiTheme="minorHAnsi" w:hAnsiTheme="minorHAnsi" w:cstheme="minorHAnsi"/>
                <w:iCs/>
                <w:lang w:val="es-ES"/>
              </w:rPr>
            </w:pPr>
            <w:r w:rsidRPr="009868F1">
              <w:rPr>
                <w:rFonts w:asciiTheme="minorHAnsi" w:hAnsiTheme="minorHAnsi" w:cstheme="minorHAnsi"/>
                <w:iCs/>
                <w:lang w:val="es-ES"/>
              </w:rPr>
              <w:t>Talita Duarte-Salles</w:t>
            </w:r>
            <w:r w:rsidR="009868F1" w:rsidRPr="009868F1">
              <w:rPr>
                <w:rFonts w:asciiTheme="minorHAnsi" w:hAnsiTheme="minorHAnsi" w:cstheme="minorBidi"/>
                <w:lang w:val="es-ES"/>
              </w:rPr>
              <w:t xml:space="preserve"> (</w:t>
            </w:r>
            <w:hyperlink r:id="rId12" w:history="1">
              <w:r w:rsidR="009868F1" w:rsidRPr="009868F1">
                <w:rPr>
                  <w:rStyle w:val="Hyperlink"/>
                  <w:rFonts w:asciiTheme="minorHAnsi" w:hAnsiTheme="minorHAnsi" w:cstheme="minorBidi"/>
                  <w:lang w:val="es-ES"/>
                </w:rPr>
                <w:t>tduarte@darwin-eu.org</w:t>
              </w:r>
            </w:hyperlink>
            <w:r w:rsidR="009868F1" w:rsidRPr="009868F1">
              <w:rPr>
                <w:rFonts w:asciiTheme="minorHAnsi" w:hAnsiTheme="minorHAnsi" w:cstheme="minorBidi"/>
                <w:lang w:val="es-ES"/>
              </w:rPr>
              <w:t>)</w:t>
            </w:r>
          </w:p>
        </w:tc>
      </w:tr>
    </w:tbl>
    <w:p w14:paraId="17C57886" w14:textId="77777777" w:rsidR="004958CF" w:rsidRPr="009868F1" w:rsidRDefault="004958CF">
      <w:pPr>
        <w:rPr>
          <w:rFonts w:cstheme="minorHAnsi"/>
          <w:b/>
          <w:smallCaps/>
          <w:color w:val="003399"/>
          <w:sz w:val="28"/>
          <w:szCs w:val="20"/>
        </w:rPr>
      </w:pPr>
      <w:bookmarkStart w:id="5" w:name="_Toc106815361"/>
      <w:bookmarkStart w:id="6" w:name="_Hlk82526708"/>
      <w:bookmarkStart w:id="7" w:name="_Hlk82526717"/>
      <w:r w:rsidRPr="009868F1">
        <w:rPr>
          <w:sz w:val="28"/>
          <w:szCs w:val="20"/>
        </w:rPr>
        <w:br w:type="page"/>
      </w:r>
    </w:p>
    <w:p w14:paraId="2483B8A3" w14:textId="08008A47" w:rsidR="004B446A" w:rsidRPr="0062153E" w:rsidRDefault="004B446A" w:rsidP="003D499D">
      <w:pPr>
        <w:pStyle w:val="Heading1"/>
        <w:numPr>
          <w:ilvl w:val="0"/>
          <w:numId w:val="0"/>
        </w:numPr>
        <w:rPr>
          <w:sz w:val="28"/>
          <w:szCs w:val="28"/>
          <w:lang w:val="en-US"/>
        </w:rPr>
      </w:pPr>
      <w:bookmarkStart w:id="8" w:name="_Toc157171757"/>
      <w:r w:rsidRPr="009A48FE">
        <w:rPr>
          <w:sz w:val="28"/>
          <w:szCs w:val="28"/>
          <w:lang w:val="en-US"/>
        </w:rPr>
        <w:lastRenderedPageBreak/>
        <w:t>LIST OF ABBREVIATIONS</w:t>
      </w:r>
      <w:bookmarkEnd w:id="5"/>
      <w:bookmarkEnd w:id="8"/>
    </w:p>
    <w:tbl>
      <w:tblPr>
        <w:tblW w:w="874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549"/>
        <w:gridCol w:w="5192"/>
      </w:tblGrid>
      <w:tr w:rsidR="00A35204" w14:paraId="3208FA7F" w14:textId="77777777" w:rsidTr="5BA07873">
        <w:trPr>
          <w:trHeight w:val="340"/>
        </w:trPr>
        <w:tc>
          <w:tcPr>
            <w:tcW w:w="3549" w:type="dxa"/>
          </w:tcPr>
          <w:p w14:paraId="1E98F211" w14:textId="77777777" w:rsidR="00A35204" w:rsidRDefault="00A35204">
            <w:pPr>
              <w:spacing w:after="0"/>
            </w:pPr>
            <w:r>
              <w:rPr>
                <w:b/>
              </w:rPr>
              <w:t>Abbreviation</w:t>
            </w:r>
          </w:p>
        </w:tc>
        <w:tc>
          <w:tcPr>
            <w:tcW w:w="5192" w:type="dxa"/>
          </w:tcPr>
          <w:p w14:paraId="6C8B2B4C" w14:textId="77777777" w:rsidR="00A35204" w:rsidRDefault="00A35204">
            <w:pPr>
              <w:spacing w:after="0"/>
            </w:pPr>
            <w:r>
              <w:rPr>
                <w:b/>
              </w:rPr>
              <w:t>Name</w:t>
            </w:r>
          </w:p>
        </w:tc>
      </w:tr>
      <w:tr w:rsidR="00A35204" w14:paraId="7DE60327" w14:textId="77777777" w:rsidTr="5BA07873">
        <w:trPr>
          <w:trHeight w:val="340"/>
        </w:trPr>
        <w:tc>
          <w:tcPr>
            <w:tcW w:w="3549" w:type="dxa"/>
          </w:tcPr>
          <w:p w14:paraId="1D7EA598" w14:textId="77777777" w:rsidR="00A35204" w:rsidRDefault="00A35204">
            <w:pPr>
              <w:spacing w:after="0"/>
            </w:pPr>
            <w:r>
              <w:t>CDM</w:t>
            </w:r>
          </w:p>
        </w:tc>
        <w:tc>
          <w:tcPr>
            <w:tcW w:w="5192" w:type="dxa"/>
          </w:tcPr>
          <w:p w14:paraId="1EA36853" w14:textId="77777777" w:rsidR="00A35204" w:rsidRDefault="00A35204">
            <w:pPr>
              <w:spacing w:after="0"/>
            </w:pPr>
            <w:r>
              <w:t>Common Data Model</w:t>
            </w:r>
          </w:p>
        </w:tc>
      </w:tr>
      <w:tr w:rsidR="5BA07873" w14:paraId="4BD4E42F" w14:textId="77777777" w:rsidTr="5BA07873">
        <w:trPr>
          <w:trHeight w:val="340"/>
        </w:trPr>
        <w:tc>
          <w:tcPr>
            <w:tcW w:w="3549" w:type="dxa"/>
          </w:tcPr>
          <w:p w14:paraId="2EB0C14F" w14:textId="22DA75A6" w:rsidR="04D43C48" w:rsidRDefault="04D43C48" w:rsidP="5BA07873">
            <w:pPr>
              <w:rPr>
                <w:rStyle w:val="normaltextrun"/>
              </w:rPr>
            </w:pPr>
            <w:r w:rsidRPr="5BA07873">
              <w:rPr>
                <w:rStyle w:val="normaltextrun"/>
                <w:rFonts w:ascii="Calibri" w:hAnsi="Calibri" w:cs="Calibri"/>
              </w:rPr>
              <w:t>CPRD</w:t>
            </w:r>
          </w:p>
        </w:tc>
        <w:tc>
          <w:tcPr>
            <w:tcW w:w="5192" w:type="dxa"/>
          </w:tcPr>
          <w:p w14:paraId="6AE6D85F" w14:textId="278291CA" w:rsidR="5BA07873" w:rsidRDefault="1A2ABA68" w:rsidP="5BA07873">
            <w:pPr>
              <w:rPr>
                <w:rStyle w:val="normaltextrun"/>
              </w:rPr>
            </w:pPr>
            <w:r w:rsidRPr="49E92773">
              <w:rPr>
                <w:rStyle w:val="normaltextrun"/>
                <w:rFonts w:ascii="Calibri" w:hAnsi="Calibri" w:cs="Calibri"/>
              </w:rPr>
              <w:t>Clinical Practice Research Datalink</w:t>
            </w:r>
          </w:p>
        </w:tc>
      </w:tr>
      <w:tr w:rsidR="000C13BB" w:rsidRPr="00B61207" w14:paraId="390DFD7D" w14:textId="77777777" w:rsidTr="5BA07873">
        <w:trPr>
          <w:trHeight w:val="340"/>
        </w:trPr>
        <w:tc>
          <w:tcPr>
            <w:tcW w:w="3549" w:type="dxa"/>
            <w:vAlign w:val="center"/>
          </w:tcPr>
          <w:p w14:paraId="7C13E88C" w14:textId="1CF06FB7" w:rsidR="000C13BB" w:rsidRDefault="000C13BB" w:rsidP="000C13BB">
            <w:pPr>
              <w:spacing w:after="0"/>
            </w:pPr>
            <w:r>
              <w:rPr>
                <w:rFonts w:ascii="Calibri" w:eastAsia="Times New Roman" w:hAnsi="Calibri" w:cs="Calibri"/>
              </w:rPr>
              <w:t>DA</w:t>
            </w:r>
          </w:p>
        </w:tc>
        <w:tc>
          <w:tcPr>
            <w:tcW w:w="5192" w:type="dxa"/>
            <w:vAlign w:val="center"/>
          </w:tcPr>
          <w:p w14:paraId="22CD4CF4" w14:textId="4EFA8F5A" w:rsidR="000C13BB" w:rsidRPr="00F943A5" w:rsidRDefault="000C13BB" w:rsidP="000C13BB">
            <w:pPr>
              <w:spacing w:after="0"/>
              <w:rPr>
                <w:lang w:val="en-GB"/>
              </w:rPr>
            </w:pPr>
            <w:r>
              <w:rPr>
                <w:rFonts w:ascii="Calibri" w:eastAsia="Times New Roman" w:hAnsi="Calibri" w:cs="Calibri"/>
              </w:rPr>
              <w:t>Disease Analyzer</w:t>
            </w:r>
          </w:p>
        </w:tc>
      </w:tr>
      <w:tr w:rsidR="000C13BB" w:rsidRPr="002032A8" w14:paraId="74D4F888" w14:textId="77777777" w:rsidTr="5BA07873">
        <w:trPr>
          <w:trHeight w:val="340"/>
        </w:trPr>
        <w:tc>
          <w:tcPr>
            <w:tcW w:w="3549" w:type="dxa"/>
            <w:vAlign w:val="center"/>
          </w:tcPr>
          <w:p w14:paraId="080EF437" w14:textId="2C8EEE17" w:rsidR="000C13BB" w:rsidRDefault="000C13BB" w:rsidP="000C13BB">
            <w:pPr>
              <w:spacing w:after="0"/>
            </w:pPr>
            <w:r>
              <w:rPr>
                <w:rFonts w:eastAsia="Calibri" w:cstheme="minorHAnsi"/>
              </w:rPr>
              <w:t>DARWIN EU®</w:t>
            </w:r>
          </w:p>
        </w:tc>
        <w:tc>
          <w:tcPr>
            <w:tcW w:w="5192" w:type="dxa"/>
            <w:vAlign w:val="center"/>
          </w:tcPr>
          <w:p w14:paraId="40BB8473" w14:textId="0250C413" w:rsidR="000C13BB" w:rsidRPr="5C629B06" w:rsidRDefault="000C13BB" w:rsidP="000C13BB">
            <w:pPr>
              <w:spacing w:after="0"/>
              <w:rPr>
                <w:rFonts w:ascii="Calibri" w:eastAsia="Times New Roman" w:hAnsi="Calibri" w:cs="Calibri"/>
                <w:lang w:val="en-GB"/>
              </w:rPr>
            </w:pPr>
            <w:r w:rsidRPr="00CA791B">
              <w:rPr>
                <w:rFonts w:ascii="Calibri" w:eastAsia="Times New Roman" w:hAnsi="Calibri" w:cs="Calibri"/>
                <w:lang w:val="en-US"/>
              </w:rPr>
              <w:t>Data Analysis and Real World Interrogation Network</w:t>
            </w:r>
          </w:p>
        </w:tc>
      </w:tr>
      <w:tr w:rsidR="000C13BB" w:rsidRPr="00F943A5" w14:paraId="1B08E34F" w14:textId="77777777" w:rsidTr="5BA07873">
        <w:trPr>
          <w:trHeight w:val="340"/>
        </w:trPr>
        <w:tc>
          <w:tcPr>
            <w:tcW w:w="3549" w:type="dxa"/>
            <w:vAlign w:val="center"/>
          </w:tcPr>
          <w:p w14:paraId="3D06562D" w14:textId="28A67615" w:rsidR="000C13BB" w:rsidRDefault="000C13BB" w:rsidP="000C13BB">
            <w:pPr>
              <w:spacing w:after="0"/>
              <w:rPr>
                <w:rFonts w:eastAsia="Calibri" w:cstheme="minorHAnsi"/>
              </w:rPr>
            </w:pPr>
            <w:r w:rsidRPr="05E0DAC1">
              <w:rPr>
                <w:rFonts w:eastAsia="Calibri"/>
              </w:rPr>
              <w:t>DOI</w:t>
            </w:r>
          </w:p>
        </w:tc>
        <w:tc>
          <w:tcPr>
            <w:tcW w:w="5192" w:type="dxa"/>
            <w:vAlign w:val="center"/>
          </w:tcPr>
          <w:p w14:paraId="3724D4EA" w14:textId="25E480F2" w:rsidR="000C13BB" w:rsidRPr="00CA791B" w:rsidRDefault="000C13BB" w:rsidP="000C13BB">
            <w:pPr>
              <w:spacing w:after="0"/>
              <w:rPr>
                <w:rFonts w:ascii="Calibri" w:eastAsia="Times New Roman" w:hAnsi="Calibri" w:cs="Calibri"/>
                <w:lang w:val="en-US"/>
              </w:rPr>
            </w:pPr>
            <w:r w:rsidRPr="05E0DAC1">
              <w:rPr>
                <w:rFonts w:ascii="Calibri" w:eastAsia="Times New Roman" w:hAnsi="Calibri" w:cs="Calibri"/>
                <w:lang w:val="en-US"/>
              </w:rPr>
              <w:t>Declaration Of Interests</w:t>
            </w:r>
          </w:p>
        </w:tc>
      </w:tr>
      <w:tr w:rsidR="1E837A89" w14:paraId="34231C0E" w14:textId="77777777" w:rsidTr="1E837A89">
        <w:trPr>
          <w:trHeight w:val="340"/>
        </w:trPr>
        <w:tc>
          <w:tcPr>
            <w:tcW w:w="3549" w:type="dxa"/>
            <w:vAlign w:val="center"/>
          </w:tcPr>
          <w:p w14:paraId="4A33F83B" w14:textId="1968B3CA" w:rsidR="7AF459EE" w:rsidRDefault="04FFE308" w:rsidP="1E837A89">
            <w:pPr>
              <w:rPr>
                <w:rFonts w:eastAsia="Calibri"/>
              </w:rPr>
            </w:pPr>
            <w:r w:rsidRPr="40961913">
              <w:rPr>
                <w:rFonts w:eastAsia="Calibri"/>
              </w:rPr>
              <w:t>DQD</w:t>
            </w:r>
          </w:p>
        </w:tc>
        <w:tc>
          <w:tcPr>
            <w:tcW w:w="5192" w:type="dxa"/>
            <w:vAlign w:val="center"/>
          </w:tcPr>
          <w:p w14:paraId="36EFA5C8" w14:textId="28489B27" w:rsidR="1E837A89" w:rsidRDefault="04FFE308" w:rsidP="1E837A89">
            <w:pPr>
              <w:rPr>
                <w:rStyle w:val="eop"/>
                <w:rFonts w:ascii="Calibri" w:hAnsi="Calibri" w:cs="Calibri"/>
                <w:color w:val="000000" w:themeColor="text1"/>
                <w:lang w:val="en-GB"/>
              </w:rPr>
            </w:pPr>
            <w:r w:rsidRPr="090A9AE9">
              <w:rPr>
                <w:rStyle w:val="normaltextrun"/>
                <w:rFonts w:ascii="Calibri" w:hAnsi="Calibri" w:cs="Calibri"/>
                <w:color w:val="000000" w:themeColor="text1"/>
                <w:lang w:val="en-GB"/>
              </w:rPr>
              <w:t xml:space="preserve">Data Quality </w:t>
            </w:r>
            <w:r w:rsidRPr="3A9B29E0">
              <w:rPr>
                <w:rStyle w:val="normaltextrun"/>
                <w:rFonts w:ascii="Calibri" w:hAnsi="Calibri" w:cs="Calibri"/>
                <w:color w:val="000000" w:themeColor="text1"/>
                <w:lang w:val="en-GB"/>
              </w:rPr>
              <w:t>Dashboard</w:t>
            </w:r>
          </w:p>
        </w:tc>
      </w:tr>
      <w:tr w:rsidR="00A42786" w:rsidRPr="00F943A5" w14:paraId="6BA6FD7E" w14:textId="77777777" w:rsidTr="5BA07873">
        <w:trPr>
          <w:trHeight w:val="340"/>
        </w:trPr>
        <w:tc>
          <w:tcPr>
            <w:tcW w:w="3549" w:type="dxa"/>
            <w:vAlign w:val="center"/>
          </w:tcPr>
          <w:p w14:paraId="098C7F48" w14:textId="406C4917" w:rsidR="00A42786" w:rsidRPr="05E0DAC1" w:rsidRDefault="00A42786" w:rsidP="000C13BB">
            <w:pPr>
              <w:spacing w:after="0"/>
              <w:rPr>
                <w:rFonts w:eastAsia="Calibri"/>
              </w:rPr>
            </w:pPr>
            <w:r>
              <w:rPr>
                <w:rFonts w:eastAsia="Calibri"/>
              </w:rPr>
              <w:t>GP</w:t>
            </w:r>
          </w:p>
        </w:tc>
        <w:tc>
          <w:tcPr>
            <w:tcW w:w="5192" w:type="dxa"/>
            <w:vAlign w:val="center"/>
          </w:tcPr>
          <w:p w14:paraId="6DFBB04A" w14:textId="577F27B1" w:rsidR="00A42786" w:rsidRPr="05E0DAC1" w:rsidRDefault="007B3C53" w:rsidP="000C13BB">
            <w:pPr>
              <w:spacing w:after="0"/>
              <w:rPr>
                <w:rFonts w:ascii="Calibri" w:eastAsia="Times New Roman" w:hAnsi="Calibri" w:cs="Calibri"/>
                <w:lang w:val="en-US"/>
              </w:rPr>
            </w:pPr>
            <w:r>
              <w:rPr>
                <w:rFonts w:ascii="Calibri" w:eastAsia="Times New Roman" w:hAnsi="Calibri" w:cs="Calibri"/>
                <w:lang w:val="en-US"/>
              </w:rPr>
              <w:t>General Practi</w:t>
            </w:r>
            <w:r w:rsidR="00234427">
              <w:rPr>
                <w:rFonts w:ascii="Calibri" w:eastAsia="Times New Roman" w:hAnsi="Calibri" w:cs="Calibri"/>
                <w:lang w:val="en-US"/>
              </w:rPr>
              <w:t>tioner</w:t>
            </w:r>
          </w:p>
        </w:tc>
      </w:tr>
      <w:tr w:rsidR="000C13BB" w14:paraId="781EDBAB" w14:textId="77777777" w:rsidTr="5BA07873">
        <w:trPr>
          <w:trHeight w:val="340"/>
        </w:trPr>
        <w:tc>
          <w:tcPr>
            <w:tcW w:w="3549" w:type="dxa"/>
          </w:tcPr>
          <w:p w14:paraId="68C27DDF" w14:textId="77777777" w:rsidR="000C13BB" w:rsidRDefault="000C13BB" w:rsidP="000C13BB">
            <w:pPr>
              <w:spacing w:after="0"/>
            </w:pPr>
            <w:r>
              <w:t>EHR</w:t>
            </w:r>
          </w:p>
        </w:tc>
        <w:tc>
          <w:tcPr>
            <w:tcW w:w="5192" w:type="dxa"/>
          </w:tcPr>
          <w:p w14:paraId="0863CF92" w14:textId="77777777" w:rsidR="000C13BB" w:rsidRDefault="000C13BB" w:rsidP="000C13BB">
            <w:pPr>
              <w:spacing w:after="0"/>
            </w:pPr>
            <w:r>
              <w:t>Electronic Health Record</w:t>
            </w:r>
          </w:p>
        </w:tc>
      </w:tr>
      <w:tr w:rsidR="000C13BB" w:rsidRPr="00C34988" w14:paraId="0CCD5E4C" w14:textId="77777777" w:rsidTr="5BA07873">
        <w:trPr>
          <w:trHeight w:val="340"/>
        </w:trPr>
        <w:tc>
          <w:tcPr>
            <w:tcW w:w="3549" w:type="dxa"/>
            <w:vAlign w:val="center"/>
          </w:tcPr>
          <w:p w14:paraId="30B80275" w14:textId="640590E4" w:rsidR="000C13BB" w:rsidRDefault="000C13BB" w:rsidP="000C13BB">
            <w:pPr>
              <w:spacing w:after="0"/>
            </w:pPr>
            <w:r>
              <w:t>EMA</w:t>
            </w:r>
          </w:p>
        </w:tc>
        <w:tc>
          <w:tcPr>
            <w:tcW w:w="5192" w:type="dxa"/>
            <w:vAlign w:val="center"/>
          </w:tcPr>
          <w:p w14:paraId="1E43096D" w14:textId="44947171" w:rsidR="000C13BB" w:rsidRPr="00C34988" w:rsidRDefault="000C13BB" w:rsidP="000C13BB">
            <w:pPr>
              <w:spacing w:after="0"/>
              <w:rPr>
                <w:lang w:val="en-GB"/>
              </w:rPr>
            </w:pPr>
            <w:r>
              <w:t>European Medicines Agency</w:t>
            </w:r>
          </w:p>
        </w:tc>
      </w:tr>
      <w:tr w:rsidR="007F5CA6" w:rsidRPr="00C34988" w14:paraId="6D8B3272" w14:textId="77777777" w:rsidTr="5BA07873">
        <w:trPr>
          <w:trHeight w:val="340"/>
        </w:trPr>
        <w:tc>
          <w:tcPr>
            <w:tcW w:w="3549" w:type="dxa"/>
            <w:vAlign w:val="center"/>
          </w:tcPr>
          <w:p w14:paraId="37029FAB" w14:textId="5048AB1E" w:rsidR="007F5CA6" w:rsidRDefault="007F5CA6" w:rsidP="007F5CA6">
            <w:pPr>
              <w:spacing w:after="0"/>
            </w:pPr>
            <w:r w:rsidRPr="00145A63">
              <w:rPr>
                <w:rFonts w:eastAsia="Calibri"/>
                <w:lang w:val="en-GB"/>
              </w:rPr>
              <w:t>EBB</w:t>
            </w:r>
          </w:p>
        </w:tc>
        <w:tc>
          <w:tcPr>
            <w:tcW w:w="5192" w:type="dxa"/>
            <w:vAlign w:val="center"/>
          </w:tcPr>
          <w:p w14:paraId="7AB42F65" w14:textId="0ED988C0" w:rsidR="007F5CA6" w:rsidRPr="003903F8" w:rsidRDefault="007F5CA6" w:rsidP="007F5CA6">
            <w:pPr>
              <w:spacing w:after="0"/>
              <w:rPr>
                <w:lang w:val="en-GB"/>
              </w:rPr>
            </w:pPr>
            <w:r w:rsidRPr="003903F8">
              <w:rPr>
                <w:lang w:val="en-GB"/>
              </w:rPr>
              <w:t>Estonian Biobank</w:t>
            </w:r>
          </w:p>
        </w:tc>
      </w:tr>
      <w:tr w:rsidR="3FFD1B6D" w14:paraId="570A76CC" w14:textId="77777777" w:rsidTr="3FFD1B6D">
        <w:trPr>
          <w:trHeight w:val="340"/>
        </w:trPr>
        <w:tc>
          <w:tcPr>
            <w:tcW w:w="3549" w:type="dxa"/>
            <w:vAlign w:val="center"/>
          </w:tcPr>
          <w:p w14:paraId="6759F460" w14:textId="41CB393A" w:rsidR="3FFD1B6D" w:rsidRDefault="698F3FA5" w:rsidP="3FFD1B6D">
            <w:pPr>
              <w:rPr>
                <w:rFonts w:ascii="Calibri" w:eastAsia="Times New Roman" w:hAnsi="Calibri" w:cs="Calibri"/>
                <w:lang w:val="en-US" w:eastAsia="es-ES"/>
              </w:rPr>
            </w:pPr>
            <w:r w:rsidRPr="634F3174">
              <w:rPr>
                <w:rFonts w:ascii="Calibri" w:eastAsia="Times New Roman" w:hAnsi="Calibri" w:cs="Calibri"/>
                <w:lang w:val="en-US" w:eastAsia="es-ES"/>
              </w:rPr>
              <w:t>ECOG</w:t>
            </w:r>
          </w:p>
        </w:tc>
        <w:tc>
          <w:tcPr>
            <w:tcW w:w="5192" w:type="dxa"/>
            <w:vAlign w:val="center"/>
          </w:tcPr>
          <w:p w14:paraId="5CC2C131" w14:textId="39CD0B81" w:rsidR="3FFD1B6D" w:rsidRDefault="698F3FA5" w:rsidP="3FFD1B6D">
            <w:pPr>
              <w:rPr>
                <w:rFonts w:ascii="Calibri" w:eastAsia="Times New Roman" w:hAnsi="Calibri" w:cs="Calibri"/>
                <w:lang w:val="en-US" w:eastAsia="es-ES"/>
              </w:rPr>
            </w:pPr>
            <w:r w:rsidRPr="4559E2F6">
              <w:rPr>
                <w:rFonts w:ascii="Calibri" w:eastAsia="Times New Roman" w:hAnsi="Calibri" w:cs="Calibri"/>
                <w:lang w:val="en-US" w:eastAsia="es-ES"/>
              </w:rPr>
              <w:t>Eastern Cooperative Oncology Group</w:t>
            </w:r>
          </w:p>
        </w:tc>
      </w:tr>
      <w:tr w:rsidR="008A4B46" w:rsidRPr="002032A8" w14:paraId="08A5A2BA" w14:textId="77777777" w:rsidTr="5BA07873">
        <w:trPr>
          <w:trHeight w:val="340"/>
        </w:trPr>
        <w:tc>
          <w:tcPr>
            <w:tcW w:w="3549" w:type="dxa"/>
            <w:vAlign w:val="center"/>
          </w:tcPr>
          <w:p w14:paraId="698F5EAA" w14:textId="5BD07316" w:rsidR="008A4B46" w:rsidRDefault="008A4B46" w:rsidP="008A4B46">
            <w:pPr>
              <w:spacing w:after="0"/>
            </w:pPr>
            <w:r w:rsidRPr="00145A63">
              <w:rPr>
                <w:rFonts w:eastAsia="Calibri"/>
                <w:lang w:val="en-GB"/>
              </w:rPr>
              <w:t>EGCUT</w:t>
            </w:r>
          </w:p>
        </w:tc>
        <w:tc>
          <w:tcPr>
            <w:tcW w:w="5192" w:type="dxa"/>
            <w:vAlign w:val="center"/>
          </w:tcPr>
          <w:p w14:paraId="3C2F964C" w14:textId="66DBE749" w:rsidR="008A4B46" w:rsidRPr="00C34988" w:rsidRDefault="008A4B46" w:rsidP="008A4B46">
            <w:pPr>
              <w:spacing w:after="0"/>
              <w:rPr>
                <w:lang w:val="en-GB"/>
              </w:rPr>
            </w:pPr>
            <w:r w:rsidRPr="003903F8">
              <w:rPr>
                <w:lang w:val="en-GB"/>
              </w:rPr>
              <w:t>Estonian Genome Center at the University of Tartu</w:t>
            </w:r>
          </w:p>
        </w:tc>
      </w:tr>
      <w:tr w:rsidR="008A4B46" w:rsidRPr="002032A8" w14:paraId="53A56798" w14:textId="77777777" w:rsidTr="5BA07873">
        <w:trPr>
          <w:trHeight w:val="340"/>
        </w:trPr>
        <w:tc>
          <w:tcPr>
            <w:tcW w:w="3549" w:type="dxa"/>
          </w:tcPr>
          <w:p w14:paraId="52DE21D6" w14:textId="77777777" w:rsidR="008A4B46" w:rsidRDefault="008A4B46" w:rsidP="008A4B46">
            <w:pPr>
              <w:spacing w:after="0"/>
            </w:pPr>
            <w:r>
              <w:t>ENCePP</w:t>
            </w:r>
          </w:p>
        </w:tc>
        <w:tc>
          <w:tcPr>
            <w:tcW w:w="5192" w:type="dxa"/>
          </w:tcPr>
          <w:p w14:paraId="2EC4EC2E" w14:textId="77777777" w:rsidR="008A4B46" w:rsidRPr="00C34988" w:rsidRDefault="008A4B46" w:rsidP="008A4B46">
            <w:pPr>
              <w:spacing w:after="0"/>
              <w:rPr>
                <w:lang w:val="en-GB"/>
              </w:rPr>
            </w:pPr>
            <w:r w:rsidRPr="00C34988">
              <w:rPr>
                <w:lang w:val="en-GB"/>
              </w:rPr>
              <w:t>European Network of Centres for Pharmacoepidemiology and Pharmacovigilance</w:t>
            </w:r>
          </w:p>
        </w:tc>
      </w:tr>
      <w:tr w:rsidR="2E54758E" w:rsidRPr="002032A8" w14:paraId="4578E9EB" w14:textId="77777777" w:rsidTr="2E54758E">
        <w:trPr>
          <w:trHeight w:val="340"/>
        </w:trPr>
        <w:tc>
          <w:tcPr>
            <w:tcW w:w="3549" w:type="dxa"/>
          </w:tcPr>
          <w:p w14:paraId="3474900D" w14:textId="6A8BFE0E" w:rsidR="477EDF5B" w:rsidRDefault="477EDF5B" w:rsidP="2E54758E">
            <w:pPr>
              <w:rPr>
                <w:rStyle w:val="eop"/>
              </w:rPr>
            </w:pPr>
            <w:r w:rsidRPr="2E54758E">
              <w:rPr>
                <w:rStyle w:val="eop"/>
                <w:rFonts w:ascii="Calibri" w:hAnsi="Calibri" w:cs="Calibri"/>
              </w:rPr>
              <w:t>IPCI</w:t>
            </w:r>
          </w:p>
        </w:tc>
        <w:tc>
          <w:tcPr>
            <w:tcW w:w="5192" w:type="dxa"/>
          </w:tcPr>
          <w:p w14:paraId="03793B7F" w14:textId="23CB33C0" w:rsidR="2E54758E" w:rsidRPr="00582F5C" w:rsidRDefault="72C5CD4C" w:rsidP="2E54758E">
            <w:pPr>
              <w:rPr>
                <w:rStyle w:val="eop"/>
                <w:lang w:val="en-GB"/>
              </w:rPr>
            </w:pPr>
            <w:r w:rsidRPr="00582F5C">
              <w:rPr>
                <w:rStyle w:val="eop"/>
                <w:rFonts w:ascii="Calibri" w:hAnsi="Calibri" w:cs="Calibri"/>
                <w:lang w:val="en-GB"/>
              </w:rPr>
              <w:t>Integrated Primary Care Information Project</w:t>
            </w:r>
          </w:p>
        </w:tc>
      </w:tr>
      <w:tr w:rsidR="00A42786" w:rsidRPr="00A83857" w14:paraId="0B257526" w14:textId="77777777" w:rsidTr="5BA07873">
        <w:trPr>
          <w:trHeight w:val="340"/>
        </w:trPr>
        <w:tc>
          <w:tcPr>
            <w:tcW w:w="3549" w:type="dxa"/>
          </w:tcPr>
          <w:p w14:paraId="1C97F792" w14:textId="5B7707DD" w:rsidR="00A42786" w:rsidRDefault="00A42786" w:rsidP="00A42786">
            <w:pPr>
              <w:spacing w:after="0"/>
              <w:rPr>
                <w:lang w:val="en-GB"/>
              </w:rPr>
            </w:pPr>
            <w:r>
              <w:rPr>
                <w:lang w:val="en-GB"/>
              </w:rPr>
              <w:t>LPD</w:t>
            </w:r>
          </w:p>
        </w:tc>
        <w:tc>
          <w:tcPr>
            <w:tcW w:w="5192" w:type="dxa"/>
          </w:tcPr>
          <w:p w14:paraId="0D016FAA" w14:textId="3FA2E63D" w:rsidR="00A42786" w:rsidRPr="00C34988" w:rsidRDefault="003903F8" w:rsidP="00A42786">
            <w:pPr>
              <w:spacing w:after="0"/>
              <w:rPr>
                <w:lang w:val="en-GB"/>
              </w:rPr>
            </w:pPr>
            <w:r w:rsidRPr="003903F8">
              <w:rPr>
                <w:lang w:val="en-GB"/>
              </w:rPr>
              <w:t>Longitudinal Patient Database</w:t>
            </w:r>
          </w:p>
        </w:tc>
      </w:tr>
      <w:tr w:rsidR="00506933" w:rsidRPr="00C34988" w14:paraId="64DCD680" w14:textId="77777777" w:rsidTr="5BA07873">
        <w:trPr>
          <w:trHeight w:val="340"/>
        </w:trPr>
        <w:tc>
          <w:tcPr>
            <w:tcW w:w="3549" w:type="dxa"/>
            <w:vAlign w:val="center"/>
          </w:tcPr>
          <w:p w14:paraId="0755CA0C" w14:textId="076FD8D7" w:rsidR="00506933" w:rsidRDefault="00506933" w:rsidP="00506933">
            <w:pPr>
              <w:spacing w:after="0"/>
            </w:pPr>
            <w:r>
              <w:t>PCT</w:t>
            </w:r>
          </w:p>
        </w:tc>
        <w:tc>
          <w:tcPr>
            <w:tcW w:w="5192" w:type="dxa"/>
            <w:vAlign w:val="center"/>
          </w:tcPr>
          <w:p w14:paraId="0134E25E" w14:textId="68DE5857" w:rsidR="00506933" w:rsidRDefault="00506933" w:rsidP="00506933">
            <w:pPr>
              <w:spacing w:after="0"/>
              <w:rPr>
                <w:rFonts w:eastAsia="Calibri"/>
              </w:rPr>
            </w:pPr>
            <w:r>
              <w:rPr>
                <w:rFonts w:eastAsia="Calibri"/>
              </w:rPr>
              <w:t>Primary Care Teams</w:t>
            </w:r>
          </w:p>
        </w:tc>
      </w:tr>
      <w:tr w:rsidR="00506933" w14:paraId="2E4DA8F0" w14:textId="77777777" w:rsidTr="5BA07873">
        <w:trPr>
          <w:trHeight w:val="340"/>
        </w:trPr>
        <w:tc>
          <w:tcPr>
            <w:tcW w:w="3549" w:type="dxa"/>
          </w:tcPr>
          <w:p w14:paraId="41E73E75" w14:textId="77777777" w:rsidR="00506933" w:rsidRDefault="00506933" w:rsidP="00506933">
            <w:pPr>
              <w:spacing w:after="0"/>
            </w:pPr>
            <w:r>
              <w:t>OMOP</w:t>
            </w:r>
          </w:p>
        </w:tc>
        <w:tc>
          <w:tcPr>
            <w:tcW w:w="5192" w:type="dxa"/>
          </w:tcPr>
          <w:p w14:paraId="5F53D635" w14:textId="77777777" w:rsidR="00506933" w:rsidRDefault="00506933" w:rsidP="00506933">
            <w:pPr>
              <w:spacing w:after="0"/>
            </w:pPr>
            <w:r>
              <w:t>Observational Medical Outcomes Partnership</w:t>
            </w:r>
          </w:p>
        </w:tc>
      </w:tr>
      <w:tr w:rsidR="00506933" w14:paraId="49791C81" w14:textId="77777777" w:rsidTr="5BA07873">
        <w:trPr>
          <w:trHeight w:val="340"/>
        </w:trPr>
        <w:tc>
          <w:tcPr>
            <w:tcW w:w="3549" w:type="dxa"/>
            <w:vAlign w:val="center"/>
          </w:tcPr>
          <w:p w14:paraId="224296C8" w14:textId="7EB49983" w:rsidR="00506933" w:rsidRDefault="00506933" w:rsidP="00506933">
            <w:pPr>
              <w:spacing w:after="0"/>
            </w:pPr>
            <w:r>
              <w:t>SIDIAP</w:t>
            </w:r>
          </w:p>
        </w:tc>
        <w:tc>
          <w:tcPr>
            <w:tcW w:w="5192" w:type="dxa"/>
            <w:vAlign w:val="center"/>
          </w:tcPr>
          <w:p w14:paraId="6F9F331F" w14:textId="717221BC" w:rsidR="00506933" w:rsidRPr="00BA1D76" w:rsidRDefault="00506933" w:rsidP="00506933">
            <w:pPr>
              <w:spacing w:after="0"/>
            </w:pPr>
            <w:r w:rsidRPr="00F56F21">
              <w:rPr>
                <w:lang w:val="es-ES_tradnl"/>
              </w:rPr>
              <w:t>Sistema d’Informació per al Desenvolupament de la Investigació en Atenció Primària</w:t>
            </w:r>
          </w:p>
        </w:tc>
      </w:tr>
      <w:tr w:rsidR="00506933" w14:paraId="486B2A84" w14:textId="77777777" w:rsidTr="5BA07873">
        <w:trPr>
          <w:trHeight w:val="340"/>
        </w:trPr>
        <w:tc>
          <w:tcPr>
            <w:tcW w:w="3549" w:type="dxa"/>
          </w:tcPr>
          <w:p w14:paraId="46475E99" w14:textId="77777777" w:rsidR="00506933" w:rsidRDefault="00506933" w:rsidP="00506933">
            <w:pPr>
              <w:spacing w:after="0"/>
            </w:pPr>
            <w:r>
              <w:t>SNOMED</w:t>
            </w:r>
          </w:p>
        </w:tc>
        <w:tc>
          <w:tcPr>
            <w:tcW w:w="5192" w:type="dxa"/>
          </w:tcPr>
          <w:p w14:paraId="3B04F657" w14:textId="77777777" w:rsidR="00506933" w:rsidRPr="00BA1D76" w:rsidRDefault="00506933" w:rsidP="00506933">
            <w:pPr>
              <w:spacing w:after="0"/>
            </w:pPr>
            <w:r w:rsidRPr="00337786">
              <w:t>Systematized Nomenclature of Medicine</w:t>
            </w:r>
          </w:p>
        </w:tc>
      </w:tr>
      <w:tr w:rsidR="00506933" w14:paraId="5A851F12" w14:textId="77777777" w:rsidTr="5BA07873">
        <w:trPr>
          <w:trHeight w:val="340"/>
        </w:trPr>
        <w:tc>
          <w:tcPr>
            <w:tcW w:w="3549" w:type="dxa"/>
          </w:tcPr>
          <w:p w14:paraId="0EBF6EE1" w14:textId="60B62358" w:rsidR="00506933" w:rsidRDefault="00506933" w:rsidP="00506933">
            <w:pPr>
              <w:spacing w:after="0"/>
            </w:pPr>
            <w:r>
              <w:t>WHO</w:t>
            </w:r>
          </w:p>
        </w:tc>
        <w:tc>
          <w:tcPr>
            <w:tcW w:w="5192" w:type="dxa"/>
          </w:tcPr>
          <w:p w14:paraId="610D6914" w14:textId="6F08C263" w:rsidR="00506933" w:rsidRPr="00337786" w:rsidRDefault="00D57384" w:rsidP="00506933">
            <w:pPr>
              <w:spacing w:after="0"/>
            </w:pPr>
            <w:r>
              <w:t>World Health Organisation</w:t>
            </w:r>
          </w:p>
        </w:tc>
      </w:tr>
    </w:tbl>
    <w:p w14:paraId="68D2CAEA" w14:textId="77777777" w:rsidR="003D499D" w:rsidRPr="003D499D" w:rsidRDefault="003D499D" w:rsidP="003D499D">
      <w:pPr>
        <w:rPr>
          <w:lang w:val="en-US"/>
        </w:rPr>
      </w:pPr>
    </w:p>
    <w:p w14:paraId="4B20E881" w14:textId="77777777" w:rsidR="0062153E" w:rsidRDefault="0062153E">
      <w:pPr>
        <w:rPr>
          <w:rFonts w:cstheme="minorHAnsi"/>
          <w:b/>
          <w:smallCaps/>
          <w:color w:val="003399"/>
          <w:sz w:val="32"/>
          <w:lang w:val="en-US"/>
        </w:rPr>
      </w:pPr>
      <w:r>
        <w:rPr>
          <w:lang w:val="en-US"/>
        </w:rPr>
        <w:br w:type="page"/>
      </w:r>
    </w:p>
    <w:p w14:paraId="6DF1E726" w14:textId="1E4EABC8" w:rsidR="006E67C9" w:rsidRDefault="004E2E86" w:rsidP="0029477B">
      <w:pPr>
        <w:pStyle w:val="Heading1"/>
        <w:numPr>
          <w:ilvl w:val="0"/>
          <w:numId w:val="2"/>
        </w:numPr>
        <w:ind w:left="0" w:firstLine="0"/>
        <w:rPr>
          <w:lang w:val="en-US"/>
        </w:rPr>
      </w:pPr>
      <w:bookmarkStart w:id="9" w:name="_Toc157171758"/>
      <w:r w:rsidRPr="002E16FF">
        <w:rPr>
          <w:lang w:val="en-US"/>
        </w:rPr>
        <w:lastRenderedPageBreak/>
        <w:t>Title</w:t>
      </w:r>
      <w:bookmarkEnd w:id="9"/>
    </w:p>
    <w:p w14:paraId="28963AC8" w14:textId="4CCB4DA6" w:rsidR="00185FC0" w:rsidRDefault="00C34988" w:rsidP="00185FC0">
      <w:pPr>
        <w:rPr>
          <w:rFonts w:eastAsia="Calibri" w:cstheme="minorHAnsi"/>
          <w:b/>
          <w:bCs/>
          <w:lang w:val="en-US"/>
        </w:rPr>
      </w:pPr>
      <w:r w:rsidRPr="007D3D3B">
        <w:rPr>
          <w:rFonts w:cstheme="minorHAnsi"/>
          <w:iCs/>
          <w:lang w:val="en-US"/>
        </w:rPr>
        <w:t>DARWIN EU</w:t>
      </w:r>
      <w:r w:rsidRPr="009D6F6B">
        <w:rPr>
          <w:rFonts w:cstheme="minorHAnsi"/>
          <w:vertAlign w:val="superscript"/>
          <w:lang w:val="en-GB"/>
        </w:rPr>
        <w:t>®</w:t>
      </w:r>
      <w:r w:rsidRPr="007D3D3B">
        <w:rPr>
          <w:rFonts w:cstheme="minorHAnsi"/>
          <w:iCs/>
          <w:lang w:val="en-US"/>
        </w:rPr>
        <w:t xml:space="preserve"> </w:t>
      </w:r>
      <w:r w:rsidR="00185FC0" w:rsidRPr="00643041">
        <w:rPr>
          <w:rFonts w:cstheme="minorHAnsi"/>
          <w:iCs/>
          <w:lang w:val="en-US"/>
        </w:rPr>
        <w:t xml:space="preserve">– </w:t>
      </w:r>
      <w:r w:rsidR="00185FC0">
        <w:rPr>
          <w:lang w:val="en-US"/>
        </w:rPr>
        <w:t xml:space="preserve">Frailty and polypharmacy among adults aged </w:t>
      </w:r>
      <w:r w:rsidR="00B92377">
        <w:rPr>
          <w:lang w:val="en-US"/>
        </w:rPr>
        <w:t>18</w:t>
      </w:r>
      <w:r w:rsidR="00185FC0">
        <w:rPr>
          <w:lang w:val="en-US"/>
        </w:rPr>
        <w:t xml:space="preserve"> and above with cancer at the time of diagnosis</w:t>
      </w:r>
      <w:r w:rsidR="00185FC0" w:rsidRPr="00854CC8">
        <w:rPr>
          <w:rFonts w:eastAsia="Calibri" w:cstheme="minorHAnsi"/>
          <w:b/>
          <w:bCs/>
          <w:lang w:val="en-US"/>
        </w:rPr>
        <w:t xml:space="preserve"> </w:t>
      </w:r>
    </w:p>
    <w:p w14:paraId="63E5C55B" w14:textId="2659DEBA" w:rsidR="00C22D97" w:rsidRPr="00781A7A" w:rsidRDefault="00EE1E93" w:rsidP="0029477B">
      <w:pPr>
        <w:pStyle w:val="Heading1"/>
        <w:numPr>
          <w:ilvl w:val="0"/>
          <w:numId w:val="2"/>
        </w:numPr>
        <w:ind w:left="0" w:firstLine="0"/>
        <w:rPr>
          <w:lang w:val="en-US"/>
        </w:rPr>
      </w:pPr>
      <w:bookmarkStart w:id="10" w:name="_Toc157171759"/>
      <w:r>
        <w:rPr>
          <w:lang w:val="en-US"/>
        </w:rPr>
        <w:t>Responsible parties</w:t>
      </w:r>
      <w:r w:rsidR="005A3173">
        <w:rPr>
          <w:lang w:val="en-US"/>
        </w:rPr>
        <w:t xml:space="preserve"> – study team</w:t>
      </w:r>
      <w:bookmarkEnd w:id="10"/>
    </w:p>
    <w:tbl>
      <w:tblPr>
        <w:tblW w:w="5000" w:type="pct"/>
        <w:tblBorders>
          <w:top w:val="single" w:sz="4" w:space="0" w:color="003399"/>
          <w:left w:val="single" w:sz="4" w:space="0" w:color="003399"/>
          <w:bottom w:val="single" w:sz="4" w:space="0" w:color="003399"/>
          <w:right w:val="single" w:sz="4" w:space="0" w:color="003399"/>
          <w:insideH w:val="single" w:sz="4" w:space="0" w:color="003399"/>
          <w:insideV w:val="single" w:sz="4" w:space="0" w:color="003399"/>
        </w:tblBorders>
        <w:tblLook w:val="04A0" w:firstRow="1" w:lastRow="0" w:firstColumn="1" w:lastColumn="0" w:noHBand="0" w:noVBand="1"/>
      </w:tblPr>
      <w:tblGrid>
        <w:gridCol w:w="4248"/>
        <w:gridCol w:w="2268"/>
        <w:gridCol w:w="3112"/>
      </w:tblGrid>
      <w:tr w:rsidR="009B5033" w:rsidRPr="00BC5CB8" w14:paraId="7D7A1DEB" w14:textId="77777777" w:rsidTr="00860DAE">
        <w:trPr>
          <w:trHeight w:val="468"/>
          <w:tblHeader/>
        </w:trPr>
        <w:tc>
          <w:tcPr>
            <w:tcW w:w="2206" w:type="pct"/>
            <w:shd w:val="clear" w:color="auto" w:fill="003399"/>
          </w:tcPr>
          <w:p w14:paraId="00D10E5A" w14:textId="77777777" w:rsidR="00C22D97" w:rsidRPr="00BC5CB8" w:rsidRDefault="00C22D97">
            <w:pPr>
              <w:rPr>
                <w:rFonts w:cstheme="minorHAnsi"/>
                <w:b/>
                <w:bCs/>
                <w:lang w:val="en-GB"/>
              </w:rPr>
            </w:pPr>
            <w:r w:rsidRPr="00BC5CB8">
              <w:rPr>
                <w:rFonts w:cstheme="minorHAnsi"/>
                <w:b/>
                <w:bCs/>
                <w:lang w:val="en-GB"/>
              </w:rPr>
              <w:t>Study team Role</w:t>
            </w:r>
          </w:p>
        </w:tc>
        <w:tc>
          <w:tcPr>
            <w:tcW w:w="1178" w:type="pct"/>
            <w:shd w:val="clear" w:color="auto" w:fill="003399"/>
          </w:tcPr>
          <w:p w14:paraId="6F204173" w14:textId="77777777" w:rsidR="00C22D97" w:rsidRPr="00BC5CB8" w:rsidRDefault="00C22D97">
            <w:pPr>
              <w:rPr>
                <w:rFonts w:cstheme="minorHAnsi"/>
                <w:b/>
                <w:bCs/>
                <w:lang w:val="en-GB"/>
              </w:rPr>
            </w:pPr>
            <w:r w:rsidRPr="00BC5CB8">
              <w:rPr>
                <w:rFonts w:cstheme="minorHAnsi"/>
                <w:b/>
                <w:bCs/>
                <w:lang w:val="en-GB"/>
              </w:rPr>
              <w:t>Names</w:t>
            </w:r>
          </w:p>
        </w:tc>
        <w:tc>
          <w:tcPr>
            <w:tcW w:w="1616" w:type="pct"/>
            <w:shd w:val="clear" w:color="auto" w:fill="003399"/>
          </w:tcPr>
          <w:p w14:paraId="437BBFCE" w14:textId="633BFB98" w:rsidR="00C22D97" w:rsidRPr="00BC5CB8" w:rsidRDefault="00C22D97">
            <w:pPr>
              <w:rPr>
                <w:rFonts w:cstheme="minorHAnsi"/>
                <w:b/>
                <w:bCs/>
                <w:lang w:val="en-GB"/>
              </w:rPr>
            </w:pPr>
            <w:r w:rsidRPr="00BC5CB8">
              <w:rPr>
                <w:rFonts w:cstheme="minorHAnsi"/>
                <w:b/>
                <w:bCs/>
                <w:lang w:val="en-GB"/>
              </w:rPr>
              <w:t>Organisation</w:t>
            </w:r>
          </w:p>
        </w:tc>
      </w:tr>
      <w:tr w:rsidR="00C10F29" w:rsidRPr="00757B66" w14:paraId="4B0F5ADD" w14:textId="77777777" w:rsidTr="00860DAE">
        <w:tc>
          <w:tcPr>
            <w:tcW w:w="2206" w:type="pct"/>
          </w:tcPr>
          <w:p w14:paraId="6C52372C" w14:textId="77777777" w:rsidR="00C22D97" w:rsidRPr="00BC5CB8" w:rsidRDefault="00C22D97">
            <w:pPr>
              <w:spacing w:before="120" w:after="120"/>
              <w:jc w:val="both"/>
              <w:rPr>
                <w:rFonts w:eastAsia="Calibri" w:cstheme="minorHAnsi"/>
                <w:lang w:val="en-GB"/>
              </w:rPr>
            </w:pPr>
            <w:r w:rsidRPr="00BC5CB8">
              <w:rPr>
                <w:rFonts w:eastAsia="Calibri" w:cstheme="minorHAnsi"/>
                <w:lang w:val="en-GB"/>
              </w:rPr>
              <w:t>Study Project Manager/Principal Investigator</w:t>
            </w:r>
          </w:p>
        </w:tc>
        <w:tc>
          <w:tcPr>
            <w:tcW w:w="1178" w:type="pct"/>
          </w:tcPr>
          <w:p w14:paraId="291B8481" w14:textId="65DE0038" w:rsidR="00C22D97" w:rsidRPr="00BC5CB8" w:rsidRDefault="009E2B1F">
            <w:pPr>
              <w:spacing w:before="120" w:after="120"/>
              <w:jc w:val="both"/>
              <w:rPr>
                <w:rFonts w:eastAsia="Calibri" w:cstheme="minorHAnsi"/>
                <w:lang w:val="en-GB"/>
              </w:rPr>
            </w:pPr>
            <w:r>
              <w:rPr>
                <w:rFonts w:eastAsia="Calibri" w:cstheme="minorHAnsi"/>
                <w:lang w:val="en-GB"/>
              </w:rPr>
              <w:t>Talita Duarte-Salles</w:t>
            </w:r>
          </w:p>
        </w:tc>
        <w:tc>
          <w:tcPr>
            <w:tcW w:w="1616" w:type="pct"/>
          </w:tcPr>
          <w:p w14:paraId="50736E8F" w14:textId="4CD89043" w:rsidR="00AE1A9E" w:rsidRPr="00C477CB" w:rsidRDefault="00AE1A9E" w:rsidP="00C477CB">
            <w:pPr>
              <w:spacing w:before="120" w:after="120"/>
              <w:jc w:val="both"/>
              <w:rPr>
                <w:rFonts w:eastAsia="Calibri" w:cstheme="minorHAnsi"/>
                <w:lang w:val="en-GB"/>
              </w:rPr>
            </w:pPr>
            <w:r w:rsidRPr="00C477CB">
              <w:rPr>
                <w:rFonts w:eastAsia="Calibri" w:cstheme="minorHAnsi"/>
                <w:lang w:val="en-GB"/>
              </w:rPr>
              <w:t>Erasmus MC </w:t>
            </w:r>
          </w:p>
          <w:p w14:paraId="1FB70389" w14:textId="77777777" w:rsidR="00C22D97" w:rsidRPr="00BC5CB8" w:rsidRDefault="00C22D97" w:rsidP="00C477CB">
            <w:pPr>
              <w:spacing w:before="120" w:after="120"/>
              <w:jc w:val="both"/>
              <w:rPr>
                <w:rFonts w:eastAsia="Calibri" w:cstheme="minorHAnsi"/>
                <w:lang w:val="en-GB"/>
              </w:rPr>
            </w:pPr>
          </w:p>
        </w:tc>
      </w:tr>
      <w:tr w:rsidR="00C10F29" w:rsidRPr="00BC5CB8" w14:paraId="5B8E8C91" w14:textId="77777777" w:rsidTr="00860DAE">
        <w:tc>
          <w:tcPr>
            <w:tcW w:w="2206" w:type="pct"/>
          </w:tcPr>
          <w:p w14:paraId="271D9DB0" w14:textId="5D2D5FD9" w:rsidR="00AE1A9E" w:rsidRPr="00BC5CB8" w:rsidRDefault="00AE1A9E" w:rsidP="00AE1A9E">
            <w:pPr>
              <w:spacing w:before="120" w:after="120"/>
              <w:jc w:val="both"/>
              <w:rPr>
                <w:rFonts w:eastAsia="Calibri" w:cstheme="minorHAnsi"/>
                <w:lang w:val="en-GB"/>
              </w:rPr>
            </w:pPr>
            <w:r w:rsidRPr="00BC5CB8">
              <w:rPr>
                <w:rFonts w:eastAsia="Calibri" w:cstheme="minorHAnsi"/>
                <w:lang w:val="en-GB"/>
              </w:rPr>
              <w:t>Data Scientist</w:t>
            </w:r>
            <w:r w:rsidR="00CF24F9">
              <w:rPr>
                <w:rFonts w:eastAsia="Calibri" w:cstheme="minorHAnsi"/>
                <w:lang w:val="en-GB"/>
              </w:rPr>
              <w:t>s</w:t>
            </w:r>
          </w:p>
        </w:tc>
        <w:tc>
          <w:tcPr>
            <w:tcW w:w="1178" w:type="pct"/>
          </w:tcPr>
          <w:p w14:paraId="7F8CFBF3" w14:textId="4919FDFC" w:rsidR="00CF24F9" w:rsidRDefault="00CF24F9" w:rsidP="00AE1A9E">
            <w:pPr>
              <w:spacing w:before="120" w:after="120"/>
              <w:jc w:val="both"/>
              <w:rPr>
                <w:rFonts w:eastAsia="Calibri" w:cstheme="minorHAnsi"/>
                <w:lang w:val="en-GB"/>
              </w:rPr>
            </w:pPr>
            <w:r>
              <w:rPr>
                <w:rFonts w:eastAsia="Calibri" w:cstheme="minorHAnsi"/>
                <w:lang w:val="en-GB"/>
              </w:rPr>
              <w:t>Ross Williams</w:t>
            </w:r>
          </w:p>
          <w:p w14:paraId="5919E8D5" w14:textId="7E15645D" w:rsidR="00CF24F9" w:rsidRDefault="00CF24F9" w:rsidP="00AE1A9E">
            <w:pPr>
              <w:spacing w:before="120" w:after="120"/>
              <w:jc w:val="both"/>
              <w:rPr>
                <w:rFonts w:eastAsia="Calibri" w:cstheme="minorHAnsi"/>
                <w:lang w:val="en-GB"/>
              </w:rPr>
            </w:pPr>
            <w:r>
              <w:rPr>
                <w:rFonts w:eastAsia="Calibri" w:cstheme="minorHAnsi"/>
                <w:lang w:val="en-GB"/>
              </w:rPr>
              <w:t xml:space="preserve">Maarten van </w:t>
            </w:r>
            <w:r w:rsidR="00575865">
              <w:rPr>
                <w:rFonts w:eastAsia="Calibri" w:cstheme="minorHAnsi"/>
                <w:lang w:val="en-GB"/>
              </w:rPr>
              <w:t>Kessel</w:t>
            </w:r>
          </w:p>
          <w:p w14:paraId="363734C4" w14:textId="4D61F220" w:rsidR="00702D44" w:rsidRPr="00BC5CB8" w:rsidRDefault="00CF24F9" w:rsidP="00AE1A9E">
            <w:pPr>
              <w:spacing w:before="120" w:after="120"/>
              <w:jc w:val="both"/>
              <w:rPr>
                <w:rFonts w:eastAsia="Calibri" w:cstheme="minorHAnsi"/>
                <w:lang w:val="en-GB"/>
              </w:rPr>
            </w:pPr>
            <w:r>
              <w:rPr>
                <w:rFonts w:eastAsia="Calibri" w:cstheme="minorHAnsi"/>
                <w:lang w:val="en-GB"/>
              </w:rPr>
              <w:t>Cesar</w:t>
            </w:r>
            <w:r w:rsidR="00596570">
              <w:rPr>
                <w:rFonts w:eastAsia="Calibri" w:cstheme="minorHAnsi"/>
                <w:lang w:val="en-GB"/>
              </w:rPr>
              <w:t xml:space="preserve"> Barbosa</w:t>
            </w:r>
          </w:p>
        </w:tc>
        <w:tc>
          <w:tcPr>
            <w:tcW w:w="1616" w:type="pct"/>
          </w:tcPr>
          <w:p w14:paraId="375549DE" w14:textId="67D301C0" w:rsidR="00702D44" w:rsidRPr="00061182" w:rsidRDefault="00C477CB" w:rsidP="00C477CB">
            <w:pPr>
              <w:spacing w:before="120" w:after="120"/>
              <w:jc w:val="both"/>
              <w:rPr>
                <w:rFonts w:eastAsia="Calibri" w:cstheme="minorHAnsi"/>
                <w:lang w:val="nl-NL"/>
              </w:rPr>
            </w:pPr>
            <w:r w:rsidRPr="00061182">
              <w:rPr>
                <w:rFonts w:eastAsia="Calibri" w:cstheme="minorHAnsi"/>
                <w:lang w:val="nl-NL"/>
              </w:rPr>
              <w:t>Erasmus MC </w:t>
            </w:r>
          </w:p>
          <w:p w14:paraId="727DD601" w14:textId="77777777" w:rsidR="00675DAA" w:rsidRPr="00061182" w:rsidRDefault="00675DAA" w:rsidP="00C477CB">
            <w:pPr>
              <w:spacing w:before="120" w:after="120"/>
              <w:jc w:val="both"/>
              <w:rPr>
                <w:rFonts w:eastAsia="Calibri" w:cstheme="minorHAnsi"/>
                <w:lang w:val="nl-NL"/>
              </w:rPr>
            </w:pPr>
            <w:r w:rsidRPr="00061182">
              <w:rPr>
                <w:rFonts w:eastAsia="Calibri" w:cstheme="minorHAnsi"/>
                <w:lang w:val="nl-NL"/>
              </w:rPr>
              <w:t>Erasmus MC </w:t>
            </w:r>
          </w:p>
          <w:p w14:paraId="7EF01625" w14:textId="6087D428" w:rsidR="00675DAA" w:rsidRPr="00061182" w:rsidRDefault="00675DAA" w:rsidP="00C477CB">
            <w:pPr>
              <w:spacing w:before="120" w:after="120"/>
              <w:jc w:val="both"/>
              <w:rPr>
                <w:rFonts w:eastAsia="Calibri" w:cstheme="minorHAnsi"/>
                <w:lang w:val="nl-NL"/>
              </w:rPr>
            </w:pPr>
            <w:r w:rsidRPr="00061182">
              <w:rPr>
                <w:rFonts w:eastAsia="Calibri" w:cstheme="minorHAnsi"/>
                <w:lang w:val="nl-NL"/>
              </w:rPr>
              <w:t>Erasmus MC </w:t>
            </w:r>
          </w:p>
        </w:tc>
      </w:tr>
    </w:tbl>
    <w:p w14:paraId="67832C11" w14:textId="77777777" w:rsidR="00860DAE" w:rsidRPr="00061182" w:rsidRDefault="00860DAE" w:rsidP="00312844">
      <w:pPr>
        <w:pStyle w:val="BodytextAgency"/>
        <w:rPr>
          <w:rStyle w:val="eop"/>
          <w:rFonts w:ascii="Calibri" w:hAnsi="Calibri" w:cs="Calibri"/>
          <w:color w:val="000000" w:themeColor="text1"/>
          <w:sz w:val="22"/>
          <w:szCs w:val="22"/>
          <w:lang w:val="nl-NL"/>
        </w:rPr>
      </w:pPr>
      <w:bookmarkStart w:id="11" w:name="_Toc106815362"/>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02"/>
        <w:gridCol w:w="2237"/>
        <w:gridCol w:w="3083"/>
      </w:tblGrid>
      <w:tr w:rsidR="00860DAE" w:rsidRPr="00CA791B" w14:paraId="1C9FBCE6" w14:textId="77777777" w:rsidTr="61EC1E32">
        <w:trPr>
          <w:trHeight w:val="300"/>
        </w:trPr>
        <w:tc>
          <w:tcPr>
            <w:tcW w:w="975" w:type="pct"/>
            <w:tcBorders>
              <w:top w:val="single" w:sz="6" w:space="0" w:color="003399"/>
              <w:left w:val="single" w:sz="6" w:space="0" w:color="003399"/>
              <w:bottom w:val="single" w:sz="6" w:space="0" w:color="003399"/>
              <w:right w:val="single" w:sz="6" w:space="0" w:color="003399"/>
            </w:tcBorders>
            <w:shd w:val="clear" w:color="auto" w:fill="000099"/>
            <w:hideMark/>
          </w:tcPr>
          <w:p w14:paraId="47CCDCD6" w14:textId="77777777" w:rsidR="00860DAE" w:rsidRPr="00CA791B" w:rsidRDefault="00860DAE">
            <w:pPr>
              <w:spacing w:after="0" w:line="240" w:lineRule="auto"/>
              <w:textAlignment w:val="baseline"/>
              <w:rPr>
                <w:rFonts w:ascii="Segoe UI" w:eastAsia="Times New Roman" w:hAnsi="Segoe UI" w:cs="Segoe UI"/>
                <w:sz w:val="18"/>
                <w:szCs w:val="18"/>
                <w:lang w:eastAsia="es-ES"/>
              </w:rPr>
            </w:pPr>
            <w:r w:rsidRPr="00CA791B">
              <w:rPr>
                <w:rFonts w:ascii="Calibri" w:eastAsia="Times New Roman" w:hAnsi="Calibri" w:cs="Calibri"/>
                <w:b/>
                <w:bCs/>
                <w:color w:val="FFFFFF"/>
                <w:lang w:val="en-GB" w:eastAsia="es-ES"/>
              </w:rPr>
              <w:t>Data Partner*</w:t>
            </w:r>
            <w:r w:rsidRPr="00CA791B">
              <w:rPr>
                <w:rFonts w:ascii="Calibri" w:eastAsia="Times New Roman" w:hAnsi="Calibri" w:cs="Calibri"/>
                <w:b/>
                <w:bCs/>
                <w:color w:val="FFFFFF"/>
                <w:lang w:eastAsia="es-ES"/>
              </w:rPr>
              <w:t> </w:t>
            </w:r>
            <w:r w:rsidRPr="00CA791B">
              <w:rPr>
                <w:rFonts w:ascii="Calibri" w:eastAsia="Times New Roman" w:hAnsi="Calibri" w:cs="Calibri"/>
                <w:lang w:eastAsia="es-ES"/>
              </w:rPr>
              <w:t> </w:t>
            </w:r>
          </w:p>
        </w:tc>
        <w:tc>
          <w:tcPr>
            <w:tcW w:w="507" w:type="pct"/>
            <w:tcBorders>
              <w:top w:val="single" w:sz="6" w:space="0" w:color="003399"/>
              <w:left w:val="single" w:sz="6" w:space="0" w:color="003399"/>
              <w:bottom w:val="single" w:sz="6" w:space="0" w:color="003399"/>
              <w:right w:val="single" w:sz="6" w:space="0" w:color="003399"/>
            </w:tcBorders>
            <w:shd w:val="clear" w:color="auto" w:fill="000099"/>
            <w:hideMark/>
          </w:tcPr>
          <w:p w14:paraId="1940DDBA" w14:textId="77777777" w:rsidR="00860DAE" w:rsidRPr="00CA791B" w:rsidRDefault="00860DAE">
            <w:pPr>
              <w:spacing w:after="0" w:line="240" w:lineRule="auto"/>
              <w:textAlignment w:val="baseline"/>
              <w:rPr>
                <w:rFonts w:ascii="Segoe UI" w:eastAsia="Times New Roman" w:hAnsi="Segoe UI" w:cs="Segoe UI"/>
                <w:sz w:val="18"/>
                <w:szCs w:val="18"/>
                <w:lang w:eastAsia="es-ES"/>
              </w:rPr>
            </w:pPr>
            <w:r w:rsidRPr="00CA791B">
              <w:rPr>
                <w:rFonts w:ascii="Calibri" w:eastAsia="Times New Roman" w:hAnsi="Calibri" w:cs="Calibri"/>
                <w:b/>
                <w:bCs/>
                <w:color w:val="FFFFFF"/>
                <w:lang w:val="en-GB" w:eastAsia="es-ES"/>
              </w:rPr>
              <w:t>Names</w:t>
            </w:r>
            <w:r w:rsidRPr="00CA791B">
              <w:rPr>
                <w:rFonts w:ascii="Calibri" w:eastAsia="Times New Roman" w:hAnsi="Calibri" w:cs="Calibri"/>
                <w:b/>
                <w:bCs/>
                <w:color w:val="FFFFFF"/>
                <w:lang w:eastAsia="es-ES"/>
              </w:rPr>
              <w:t> </w:t>
            </w:r>
            <w:r w:rsidRPr="00CA791B">
              <w:rPr>
                <w:rFonts w:ascii="Calibri" w:eastAsia="Times New Roman" w:hAnsi="Calibri" w:cs="Calibri"/>
                <w:lang w:eastAsia="es-ES"/>
              </w:rPr>
              <w:t> </w:t>
            </w:r>
          </w:p>
        </w:tc>
        <w:tc>
          <w:tcPr>
            <w:tcW w:w="699" w:type="pct"/>
            <w:tcBorders>
              <w:top w:val="single" w:sz="6" w:space="0" w:color="003399"/>
              <w:left w:val="single" w:sz="6" w:space="0" w:color="003399"/>
              <w:bottom w:val="single" w:sz="6" w:space="0" w:color="003399"/>
              <w:right w:val="single" w:sz="6" w:space="0" w:color="003399"/>
            </w:tcBorders>
            <w:shd w:val="clear" w:color="auto" w:fill="000099"/>
            <w:hideMark/>
          </w:tcPr>
          <w:p w14:paraId="6886F632" w14:textId="77777777" w:rsidR="00860DAE" w:rsidRPr="00CA791B" w:rsidRDefault="00860DAE">
            <w:pPr>
              <w:spacing w:after="0" w:line="240" w:lineRule="auto"/>
              <w:textAlignment w:val="baseline"/>
              <w:rPr>
                <w:rFonts w:ascii="Segoe UI" w:eastAsia="Times New Roman" w:hAnsi="Segoe UI" w:cs="Segoe UI"/>
                <w:sz w:val="18"/>
                <w:szCs w:val="18"/>
                <w:lang w:eastAsia="es-ES"/>
              </w:rPr>
            </w:pPr>
            <w:r w:rsidRPr="00CA791B">
              <w:rPr>
                <w:rFonts w:ascii="Calibri" w:eastAsia="Times New Roman" w:hAnsi="Calibri" w:cs="Calibri"/>
                <w:b/>
                <w:bCs/>
                <w:color w:val="FFFFFF"/>
                <w:lang w:val="en-GB" w:eastAsia="es-ES"/>
              </w:rPr>
              <w:t>Organisation – Database</w:t>
            </w:r>
            <w:r w:rsidRPr="00CA791B">
              <w:rPr>
                <w:rFonts w:ascii="Calibri" w:eastAsia="Times New Roman" w:hAnsi="Calibri" w:cs="Calibri"/>
                <w:b/>
                <w:bCs/>
                <w:color w:val="FFFFFF"/>
                <w:lang w:eastAsia="es-ES"/>
              </w:rPr>
              <w:t> </w:t>
            </w:r>
            <w:r w:rsidRPr="00CA791B">
              <w:rPr>
                <w:rFonts w:ascii="Calibri" w:eastAsia="Times New Roman" w:hAnsi="Calibri" w:cs="Calibri"/>
                <w:lang w:eastAsia="es-ES"/>
              </w:rPr>
              <w:t> </w:t>
            </w:r>
          </w:p>
        </w:tc>
      </w:tr>
      <w:tr w:rsidR="00860DAE" w:rsidRPr="00276857" w14:paraId="7F1050CA" w14:textId="77777777" w:rsidTr="61EC1E32">
        <w:trPr>
          <w:trHeight w:val="300"/>
        </w:trPr>
        <w:tc>
          <w:tcPr>
            <w:tcW w:w="975" w:type="pct"/>
            <w:tcBorders>
              <w:top w:val="single" w:sz="6" w:space="0" w:color="003399"/>
              <w:left w:val="single" w:sz="6" w:space="0" w:color="003399"/>
              <w:bottom w:val="single" w:sz="6" w:space="0" w:color="003399"/>
              <w:right w:val="single" w:sz="6" w:space="0" w:color="003399"/>
            </w:tcBorders>
            <w:shd w:val="clear" w:color="auto" w:fill="auto"/>
            <w:hideMark/>
          </w:tcPr>
          <w:p w14:paraId="371E8A23" w14:textId="77777777" w:rsidR="00860DAE" w:rsidRPr="00CA791B" w:rsidRDefault="00860DAE">
            <w:pPr>
              <w:spacing w:after="0" w:line="240" w:lineRule="auto"/>
              <w:jc w:val="both"/>
              <w:textAlignment w:val="baseline"/>
              <w:rPr>
                <w:rFonts w:ascii="Segoe UI" w:eastAsia="Times New Roman" w:hAnsi="Segoe UI" w:cs="Segoe UI"/>
                <w:sz w:val="18"/>
                <w:szCs w:val="18"/>
                <w:lang w:val="en-US" w:eastAsia="es-ES"/>
              </w:rPr>
            </w:pPr>
            <w:r w:rsidRPr="00CA791B">
              <w:rPr>
                <w:rFonts w:ascii="Calibri" w:eastAsia="Times New Roman" w:hAnsi="Calibri" w:cs="Calibri"/>
                <w:lang w:val="en-GB" w:eastAsia="es-ES"/>
              </w:rPr>
              <w:t>Local Study Coordinator/Data Analyst</w:t>
            </w:r>
            <w:r w:rsidRPr="00CA791B">
              <w:rPr>
                <w:rFonts w:ascii="Calibri" w:eastAsia="Times New Roman" w:hAnsi="Calibri" w:cs="Calibri"/>
                <w:lang w:val="en-US" w:eastAsia="es-ES"/>
              </w:rPr>
              <w:t>  </w:t>
            </w:r>
          </w:p>
        </w:tc>
        <w:tc>
          <w:tcPr>
            <w:tcW w:w="507" w:type="pct"/>
            <w:tcBorders>
              <w:top w:val="single" w:sz="6" w:space="0" w:color="003399"/>
              <w:left w:val="single" w:sz="6" w:space="0" w:color="003399"/>
              <w:bottom w:val="single" w:sz="6" w:space="0" w:color="003399"/>
              <w:right w:val="single" w:sz="6" w:space="0" w:color="003399"/>
            </w:tcBorders>
            <w:shd w:val="clear" w:color="auto" w:fill="auto"/>
          </w:tcPr>
          <w:p w14:paraId="29A63E9A" w14:textId="77777777" w:rsidR="00860DAE" w:rsidRPr="00A32611" w:rsidRDefault="00860DAE">
            <w:pPr>
              <w:spacing w:after="0" w:line="240" w:lineRule="auto"/>
              <w:jc w:val="both"/>
              <w:textAlignment w:val="baseline"/>
              <w:rPr>
                <w:rStyle w:val="docssharedwiztogglelabeledlabeltext"/>
                <w:color w:val="202124"/>
                <w:lang w:val="pt-BR"/>
              </w:rPr>
            </w:pPr>
            <w:r w:rsidRPr="00A32611">
              <w:rPr>
                <w:rStyle w:val="docssharedwiztogglelabeledlabeltext"/>
                <w:color w:val="202124"/>
                <w:lang w:val="pt-BR"/>
              </w:rPr>
              <w:t>Cesar Mendosa</w:t>
            </w:r>
          </w:p>
          <w:p w14:paraId="69BC6446" w14:textId="77777777" w:rsidR="00860DAE" w:rsidRPr="00A32611" w:rsidRDefault="00860DAE">
            <w:pPr>
              <w:spacing w:after="0" w:line="240" w:lineRule="auto"/>
              <w:jc w:val="both"/>
              <w:textAlignment w:val="baseline"/>
              <w:rPr>
                <w:rStyle w:val="docssharedwiztogglelabeledlabeltext"/>
                <w:color w:val="202124"/>
                <w:lang w:val="pt-BR"/>
              </w:rPr>
            </w:pPr>
            <w:r w:rsidRPr="00A32611">
              <w:rPr>
                <w:rStyle w:val="docssharedwiztogglelabeledlabeltext"/>
                <w:color w:val="202124"/>
                <w:lang w:val="pt-BR"/>
              </w:rPr>
              <w:t>Mees Mosseveld</w:t>
            </w:r>
          </w:p>
          <w:p w14:paraId="7B5FB275" w14:textId="77777777" w:rsidR="00860DAE" w:rsidRDefault="00860DAE">
            <w:pPr>
              <w:spacing w:after="0" w:line="240" w:lineRule="auto"/>
              <w:jc w:val="both"/>
              <w:textAlignment w:val="baseline"/>
              <w:rPr>
                <w:rStyle w:val="docssharedwiztogglelabeledlabeltext"/>
                <w:color w:val="202124"/>
                <w:lang w:val="pt-PT"/>
              </w:rPr>
            </w:pPr>
            <w:r w:rsidRPr="00675DAA">
              <w:rPr>
                <w:rStyle w:val="docssharedwiztogglelabeledlabeltext"/>
                <w:color w:val="202124"/>
                <w:lang w:val="pt-PT"/>
              </w:rPr>
              <w:t>Laura Pérez</w:t>
            </w:r>
          </w:p>
          <w:p w14:paraId="214E3B53" w14:textId="77777777" w:rsidR="00860DAE" w:rsidRDefault="00860DAE">
            <w:pPr>
              <w:spacing w:after="0" w:line="240" w:lineRule="auto"/>
              <w:jc w:val="both"/>
              <w:textAlignment w:val="baseline"/>
              <w:rPr>
                <w:rStyle w:val="docssharedwiztogglelabeledlabeltext"/>
                <w:color w:val="202124"/>
                <w:lang w:val="pt-PT"/>
              </w:rPr>
            </w:pPr>
            <w:r>
              <w:rPr>
                <w:rStyle w:val="docssharedwiztogglelabeledlabeltext"/>
                <w:color w:val="202124"/>
                <w:lang w:val="pt-PT"/>
              </w:rPr>
              <w:t>Anna Palomar</w:t>
            </w:r>
          </w:p>
          <w:p w14:paraId="5146ACB4" w14:textId="0F6A0A74" w:rsidR="00860DAE" w:rsidRPr="008B7A58" w:rsidRDefault="00860DAE">
            <w:pPr>
              <w:spacing w:after="0" w:line="240" w:lineRule="auto"/>
              <w:jc w:val="both"/>
              <w:textAlignment w:val="baseline"/>
              <w:rPr>
                <w:rStyle w:val="docssharedwiztogglelabeledlabeltext"/>
                <w:color w:val="202124"/>
                <w:lang w:val="pt-PT"/>
              </w:rPr>
            </w:pPr>
            <w:r w:rsidRPr="61EC1E32">
              <w:rPr>
                <w:rStyle w:val="docssharedwiztogglelabeledlabeltext"/>
                <w:color w:val="202124"/>
                <w:lang w:val="pt-PT"/>
              </w:rPr>
              <w:t>James B</w:t>
            </w:r>
            <w:r w:rsidR="5019BB9C" w:rsidRPr="61EC1E32">
              <w:rPr>
                <w:rStyle w:val="docssharedwiztogglelabeledlabeltext"/>
                <w:color w:val="202124"/>
                <w:lang w:val="pt-PT"/>
              </w:rPr>
              <w:t>r</w:t>
            </w:r>
            <w:r w:rsidRPr="61EC1E32">
              <w:rPr>
                <w:rStyle w:val="docssharedwiztogglelabeledlabeltext"/>
                <w:color w:val="202124"/>
                <w:lang w:val="pt-PT"/>
              </w:rPr>
              <w:t>ash</w:t>
            </w:r>
          </w:p>
          <w:p w14:paraId="1F5C4F28" w14:textId="77777777" w:rsidR="00860DAE" w:rsidRPr="008B7A58" w:rsidRDefault="00860DAE">
            <w:pPr>
              <w:spacing w:after="0" w:line="240" w:lineRule="auto"/>
              <w:jc w:val="both"/>
              <w:textAlignment w:val="baseline"/>
              <w:rPr>
                <w:rStyle w:val="docssharedwiztogglelabeledlabeltext"/>
                <w:color w:val="202124"/>
                <w:lang w:val="pt-PT"/>
              </w:rPr>
            </w:pPr>
          </w:p>
          <w:p w14:paraId="33557C3C" w14:textId="77777777" w:rsidR="00860DAE" w:rsidRPr="008B7A58" w:rsidRDefault="00860DAE">
            <w:pPr>
              <w:spacing w:after="0" w:line="240" w:lineRule="auto"/>
              <w:jc w:val="both"/>
              <w:textAlignment w:val="baseline"/>
              <w:rPr>
                <w:rStyle w:val="docssharedwiztogglelabeledlabeltext"/>
                <w:color w:val="202124"/>
                <w:lang w:val="pt-PT"/>
              </w:rPr>
            </w:pPr>
            <w:r>
              <w:rPr>
                <w:rStyle w:val="docssharedwiztogglelabeledlabeltext"/>
                <w:color w:val="202124"/>
                <w:lang w:val="pt-PT"/>
              </w:rPr>
              <w:t>Antonella Delmestri</w:t>
            </w:r>
          </w:p>
          <w:p w14:paraId="718BE74E" w14:textId="77777777" w:rsidR="00860DAE" w:rsidRDefault="00860DAE">
            <w:pPr>
              <w:spacing w:after="0" w:line="240" w:lineRule="auto"/>
              <w:jc w:val="both"/>
              <w:textAlignment w:val="baseline"/>
              <w:rPr>
                <w:rStyle w:val="docssharedwiztogglelabeledlabeltext"/>
                <w:color w:val="202124"/>
                <w:lang w:val="pt-PT"/>
              </w:rPr>
            </w:pPr>
            <w:r w:rsidRPr="008B7A58">
              <w:rPr>
                <w:rStyle w:val="docssharedwiztogglelabeledlabeltext"/>
                <w:color w:val="202124"/>
                <w:lang w:val="pt-PT"/>
              </w:rPr>
              <w:t>Raivo Kolde</w:t>
            </w:r>
          </w:p>
          <w:p w14:paraId="1F358F8D" w14:textId="77777777" w:rsidR="00860DAE" w:rsidRPr="00A32611" w:rsidRDefault="00860DAE">
            <w:pPr>
              <w:spacing w:after="0" w:line="240" w:lineRule="auto"/>
              <w:jc w:val="both"/>
              <w:textAlignment w:val="baseline"/>
              <w:rPr>
                <w:rFonts w:ascii="Segoe UI" w:eastAsia="Times New Roman" w:hAnsi="Segoe UI" w:cs="Segoe UI"/>
                <w:sz w:val="18"/>
                <w:szCs w:val="18"/>
                <w:lang w:val="pt-BR" w:eastAsia="es-ES"/>
              </w:rPr>
            </w:pPr>
            <w:r w:rsidRPr="00A32611">
              <w:rPr>
                <w:rStyle w:val="docssharedwiztogglelabeledlabeltext"/>
                <w:color w:val="202124"/>
                <w:lang w:val="pt-BR"/>
              </w:rPr>
              <w:t>Marek Oja</w:t>
            </w:r>
          </w:p>
        </w:tc>
        <w:tc>
          <w:tcPr>
            <w:tcW w:w="699" w:type="pct"/>
            <w:tcBorders>
              <w:top w:val="single" w:sz="6" w:space="0" w:color="003399"/>
              <w:left w:val="single" w:sz="6" w:space="0" w:color="003399"/>
              <w:bottom w:val="single" w:sz="6" w:space="0" w:color="003399"/>
              <w:right w:val="single" w:sz="6" w:space="0" w:color="003399"/>
            </w:tcBorders>
            <w:shd w:val="clear" w:color="auto" w:fill="auto"/>
          </w:tcPr>
          <w:p w14:paraId="64D0E392" w14:textId="77777777" w:rsidR="00860DAE" w:rsidRDefault="00860DAE">
            <w:pPr>
              <w:spacing w:after="0" w:line="240" w:lineRule="auto"/>
              <w:jc w:val="both"/>
              <w:textAlignment w:val="baseline"/>
              <w:rPr>
                <w:rStyle w:val="docssharedwiztogglelabeledlabeltext"/>
                <w:rFonts w:eastAsia="Times New Roman"/>
                <w:color w:val="202124"/>
              </w:rPr>
            </w:pPr>
            <w:r w:rsidRPr="00A40D36">
              <w:rPr>
                <w:rStyle w:val="docssharedwiztogglelabeledlabeltext"/>
                <w:rFonts w:eastAsia="Times New Roman"/>
                <w:color w:val="202124"/>
              </w:rPr>
              <w:t xml:space="preserve">Erasmus MC </w:t>
            </w:r>
            <w:r>
              <w:rPr>
                <w:rStyle w:val="docssharedwiztogglelabeledlabeltext"/>
                <w:rFonts w:eastAsia="Times New Roman"/>
                <w:color w:val="202124"/>
              </w:rPr>
              <w:t>–</w:t>
            </w:r>
            <w:r w:rsidRPr="00A40D36">
              <w:rPr>
                <w:rStyle w:val="docssharedwiztogglelabeledlabeltext"/>
                <w:rFonts w:eastAsia="Times New Roman"/>
                <w:color w:val="202124"/>
              </w:rPr>
              <w:t xml:space="preserve"> IPCI</w:t>
            </w:r>
          </w:p>
          <w:p w14:paraId="3CB73F97" w14:textId="77777777" w:rsidR="00860DAE" w:rsidRDefault="00860DAE">
            <w:pPr>
              <w:spacing w:after="0" w:line="240" w:lineRule="auto"/>
              <w:jc w:val="both"/>
              <w:textAlignment w:val="baseline"/>
              <w:rPr>
                <w:rStyle w:val="docssharedwiztogglelabeledlabeltext"/>
                <w:rFonts w:eastAsia="Times New Roman"/>
                <w:color w:val="202124"/>
              </w:rPr>
            </w:pPr>
            <w:r w:rsidRPr="00A40D36">
              <w:rPr>
                <w:rStyle w:val="docssharedwiztogglelabeledlabeltext"/>
                <w:rFonts w:eastAsia="Times New Roman"/>
                <w:color w:val="202124"/>
              </w:rPr>
              <w:t xml:space="preserve">Erasmus MC </w:t>
            </w:r>
            <w:r>
              <w:rPr>
                <w:rStyle w:val="docssharedwiztogglelabeledlabeltext"/>
                <w:rFonts w:eastAsia="Times New Roman"/>
                <w:color w:val="202124"/>
              </w:rPr>
              <w:t>–</w:t>
            </w:r>
            <w:r w:rsidRPr="00A40D36">
              <w:rPr>
                <w:rStyle w:val="docssharedwiztogglelabeledlabeltext"/>
                <w:rFonts w:eastAsia="Times New Roman"/>
                <w:color w:val="202124"/>
              </w:rPr>
              <w:t xml:space="preserve"> IPCI</w:t>
            </w:r>
          </w:p>
          <w:p w14:paraId="5D0F5EBE" w14:textId="77777777" w:rsidR="00860DAE" w:rsidRPr="00D57384" w:rsidRDefault="00860DAE">
            <w:pPr>
              <w:spacing w:after="0" w:line="240" w:lineRule="auto"/>
              <w:jc w:val="both"/>
              <w:textAlignment w:val="baseline"/>
              <w:rPr>
                <w:rStyle w:val="docssharedwiztogglelabeledlabeltext"/>
                <w:rFonts w:eastAsia="Times New Roman"/>
                <w:color w:val="202124"/>
                <w:lang w:val="en-GB"/>
              </w:rPr>
            </w:pPr>
            <w:r w:rsidRPr="00D57384">
              <w:rPr>
                <w:rStyle w:val="docssharedwiztogglelabeledlabeltext"/>
                <w:rFonts w:eastAsia="Times New Roman"/>
                <w:color w:val="202124"/>
                <w:lang w:val="en-GB"/>
              </w:rPr>
              <w:t>IDIAPJGol – SIDIAP</w:t>
            </w:r>
          </w:p>
          <w:p w14:paraId="31B28587" w14:textId="77777777" w:rsidR="00860DAE" w:rsidRPr="00D57384" w:rsidRDefault="00860DAE">
            <w:pPr>
              <w:spacing w:after="0" w:line="240" w:lineRule="auto"/>
              <w:jc w:val="both"/>
              <w:textAlignment w:val="baseline"/>
              <w:rPr>
                <w:rStyle w:val="docssharedwiztogglelabeledlabeltext"/>
                <w:rFonts w:eastAsia="Times New Roman"/>
                <w:color w:val="202124"/>
                <w:lang w:val="en-GB"/>
              </w:rPr>
            </w:pPr>
            <w:r w:rsidRPr="00D57384">
              <w:rPr>
                <w:rStyle w:val="docssharedwiztogglelabeledlabeltext"/>
                <w:rFonts w:eastAsia="Times New Roman"/>
                <w:color w:val="202124"/>
                <w:lang w:val="en-GB"/>
              </w:rPr>
              <w:t>IDIAPJGol – SIDIAP</w:t>
            </w:r>
          </w:p>
          <w:p w14:paraId="28B9521A" w14:textId="77777777" w:rsidR="00860DAE" w:rsidRPr="00BA779B" w:rsidRDefault="00860DAE">
            <w:pPr>
              <w:spacing w:after="0" w:line="240" w:lineRule="auto"/>
              <w:jc w:val="both"/>
              <w:textAlignment w:val="baseline"/>
              <w:rPr>
                <w:rStyle w:val="docssharedwiztogglelabeledlabeltext"/>
                <w:rFonts w:eastAsia="Times New Roman"/>
                <w:color w:val="202124"/>
                <w:lang w:val="en-US"/>
              </w:rPr>
            </w:pPr>
            <w:r w:rsidRPr="00BA779B">
              <w:rPr>
                <w:rStyle w:val="docssharedwiztogglelabeledlabeltext"/>
                <w:rFonts w:eastAsia="Times New Roman"/>
                <w:color w:val="202124"/>
                <w:lang w:val="en-US"/>
              </w:rPr>
              <w:t xml:space="preserve">IQVIA – DA Germany and </w:t>
            </w:r>
            <w:r w:rsidRPr="00501C5D">
              <w:rPr>
                <w:rStyle w:val="docssharedwiztogglelabeledlabeltext"/>
                <w:rFonts w:eastAsia="Times New Roman"/>
                <w:color w:val="202124"/>
                <w:lang w:val="en-US"/>
              </w:rPr>
              <w:t>LPD Belgium</w:t>
            </w:r>
          </w:p>
          <w:p w14:paraId="688F82EA" w14:textId="77777777" w:rsidR="00860DAE" w:rsidRDefault="00860DAE">
            <w:pPr>
              <w:spacing w:after="0" w:line="240" w:lineRule="auto"/>
              <w:jc w:val="both"/>
              <w:textAlignment w:val="baseline"/>
              <w:rPr>
                <w:rFonts w:ascii="Calibri" w:eastAsia="Times New Roman" w:hAnsi="Calibri" w:cs="Calibri"/>
                <w:lang w:val="en-GB" w:eastAsia="es-ES"/>
              </w:rPr>
            </w:pPr>
            <w:r>
              <w:rPr>
                <w:rFonts w:ascii="Calibri" w:eastAsia="Times New Roman" w:hAnsi="Calibri" w:cs="Calibri"/>
                <w:lang w:val="en-GB" w:eastAsia="es-ES"/>
              </w:rPr>
              <w:t>U</w:t>
            </w:r>
            <w:r>
              <w:rPr>
                <w:rFonts w:ascii="Calibri" w:hAnsi="Calibri" w:cs="Calibri"/>
                <w:lang w:val="en-GB" w:eastAsia="es-ES"/>
              </w:rPr>
              <w:t>niversity of Oxford – CPRD-GOLD</w:t>
            </w:r>
          </w:p>
          <w:p w14:paraId="649E322F" w14:textId="77777777" w:rsidR="00860DAE" w:rsidRDefault="00860DAE">
            <w:pPr>
              <w:spacing w:after="0" w:line="240" w:lineRule="auto"/>
              <w:jc w:val="both"/>
              <w:textAlignment w:val="baseline"/>
              <w:rPr>
                <w:rFonts w:ascii="Calibri" w:eastAsia="Times New Roman" w:hAnsi="Calibri" w:cs="Calibri"/>
                <w:lang w:val="en-GB" w:eastAsia="es-ES"/>
              </w:rPr>
            </w:pPr>
            <w:r w:rsidRPr="00156EC1">
              <w:rPr>
                <w:rFonts w:ascii="Calibri" w:eastAsia="Times New Roman" w:hAnsi="Calibri" w:cs="Calibri"/>
                <w:lang w:val="en-GB" w:eastAsia="es-ES"/>
              </w:rPr>
              <w:t>University Tartu</w:t>
            </w:r>
            <w:r>
              <w:rPr>
                <w:rFonts w:ascii="Calibri" w:hAnsi="Calibri" w:cs="Calibri"/>
                <w:lang w:val="en-GB" w:eastAsia="es-ES"/>
              </w:rPr>
              <w:t xml:space="preserve"> – </w:t>
            </w:r>
            <w:r w:rsidRPr="00156EC1">
              <w:rPr>
                <w:rFonts w:ascii="Calibri" w:eastAsia="Times New Roman" w:hAnsi="Calibri" w:cs="Calibri"/>
                <w:lang w:val="en-GB" w:eastAsia="es-ES"/>
              </w:rPr>
              <w:t>Estonian Biobank</w:t>
            </w:r>
          </w:p>
          <w:p w14:paraId="23F8137C" w14:textId="77777777" w:rsidR="00860DAE" w:rsidRPr="00276857" w:rsidRDefault="00860DAE">
            <w:pPr>
              <w:spacing w:after="0" w:line="240" w:lineRule="auto"/>
              <w:jc w:val="both"/>
              <w:textAlignment w:val="baseline"/>
              <w:rPr>
                <w:rFonts w:ascii="Segoe UI" w:eastAsia="Times New Roman" w:hAnsi="Segoe UI" w:cs="Segoe UI"/>
                <w:sz w:val="18"/>
                <w:szCs w:val="18"/>
                <w:lang w:val="en-GB" w:eastAsia="es-ES"/>
              </w:rPr>
            </w:pPr>
            <w:r w:rsidRPr="00156EC1">
              <w:rPr>
                <w:rFonts w:ascii="Calibri" w:eastAsia="Times New Roman" w:hAnsi="Calibri" w:cs="Calibri"/>
                <w:lang w:val="en-GB" w:eastAsia="es-ES"/>
              </w:rPr>
              <w:t>University Tartu</w:t>
            </w:r>
            <w:r>
              <w:rPr>
                <w:rFonts w:ascii="Calibri" w:hAnsi="Calibri" w:cs="Calibri"/>
                <w:lang w:val="en-GB" w:eastAsia="es-ES"/>
              </w:rPr>
              <w:t xml:space="preserve"> – </w:t>
            </w:r>
            <w:r w:rsidRPr="00156EC1">
              <w:rPr>
                <w:rFonts w:ascii="Calibri" w:eastAsia="Times New Roman" w:hAnsi="Calibri" w:cs="Calibri"/>
                <w:lang w:val="en-GB" w:eastAsia="es-ES"/>
              </w:rPr>
              <w:t>Estonian Biobank </w:t>
            </w:r>
          </w:p>
        </w:tc>
      </w:tr>
    </w:tbl>
    <w:p w14:paraId="2A7C828A" w14:textId="77777777" w:rsidR="00312844" w:rsidRDefault="00312844" w:rsidP="00312844">
      <w:pPr>
        <w:pStyle w:val="BodytextAgency"/>
        <w:rPr>
          <w:rStyle w:val="eop"/>
          <w:rFonts w:ascii="Calibri" w:hAnsi="Calibri" w:cs="Calibri"/>
          <w:color w:val="000000" w:themeColor="text1"/>
          <w:sz w:val="22"/>
          <w:szCs w:val="22"/>
          <w:lang w:val="en-US"/>
        </w:rPr>
      </w:pPr>
    </w:p>
    <w:p w14:paraId="15DFA506" w14:textId="77777777" w:rsidR="0022120E" w:rsidRDefault="004B446A" w:rsidP="0022120E">
      <w:pPr>
        <w:pStyle w:val="Heading1"/>
        <w:numPr>
          <w:ilvl w:val="0"/>
          <w:numId w:val="2"/>
        </w:numPr>
        <w:ind w:left="0" w:firstLine="0"/>
        <w:rPr>
          <w:lang w:val="en-US"/>
        </w:rPr>
      </w:pPr>
      <w:bookmarkStart w:id="12" w:name="_Toc157171760"/>
      <w:r w:rsidRPr="002E16FF">
        <w:rPr>
          <w:lang w:val="en-US"/>
        </w:rPr>
        <w:t>ABSTRACT</w:t>
      </w:r>
      <w:bookmarkStart w:id="13" w:name="_Toc106815363"/>
      <w:bookmarkEnd w:id="11"/>
      <w:bookmarkEnd w:id="12"/>
    </w:p>
    <w:bookmarkEnd w:id="13"/>
    <w:p w14:paraId="098621FD" w14:textId="4887E6BB" w:rsidR="00643041" w:rsidRPr="009C046C" w:rsidRDefault="00643041" w:rsidP="00643041">
      <w:pPr>
        <w:spacing w:line="276" w:lineRule="auto"/>
        <w:rPr>
          <w:rFonts w:eastAsia="Calibri" w:cstheme="minorHAnsi"/>
          <w:b/>
          <w:bCs/>
          <w:lang w:val="en-GB"/>
        </w:rPr>
      </w:pPr>
      <w:r w:rsidRPr="009C046C">
        <w:rPr>
          <w:rFonts w:eastAsia="Calibri" w:cstheme="minorHAnsi"/>
          <w:b/>
          <w:bCs/>
          <w:lang w:val="en-GB"/>
        </w:rPr>
        <w:t>Title</w:t>
      </w:r>
    </w:p>
    <w:p w14:paraId="1F121E4B" w14:textId="77777777" w:rsidR="00643041" w:rsidRPr="009C046C" w:rsidRDefault="00643041" w:rsidP="00341FA3">
      <w:pPr>
        <w:pStyle w:val="ListParagraph"/>
        <w:numPr>
          <w:ilvl w:val="0"/>
          <w:numId w:val="5"/>
        </w:numPr>
        <w:rPr>
          <w:sz w:val="2"/>
          <w:szCs w:val="2"/>
        </w:rPr>
      </w:pPr>
    </w:p>
    <w:p w14:paraId="2AA458F7" w14:textId="7D448089" w:rsidR="00C12316" w:rsidRPr="009C046C" w:rsidRDefault="00643041" w:rsidP="00C12316">
      <w:pPr>
        <w:rPr>
          <w:rFonts w:eastAsia="Calibri" w:cstheme="minorHAnsi"/>
          <w:b/>
          <w:bCs/>
          <w:lang w:val="en-GB"/>
        </w:rPr>
      </w:pPr>
      <w:r w:rsidRPr="009C046C">
        <w:rPr>
          <w:rFonts w:cstheme="minorHAnsi"/>
          <w:iCs/>
          <w:lang w:val="en-GB"/>
        </w:rPr>
        <w:t>DARWIN EU</w:t>
      </w:r>
      <w:r w:rsidRPr="009C046C">
        <w:rPr>
          <w:rFonts w:cstheme="minorHAnsi"/>
          <w:vertAlign w:val="superscript"/>
          <w:lang w:val="en-GB"/>
        </w:rPr>
        <w:t>®</w:t>
      </w:r>
      <w:r w:rsidRPr="009C046C">
        <w:rPr>
          <w:rFonts w:cstheme="minorHAnsi"/>
          <w:iCs/>
          <w:lang w:val="en-GB"/>
        </w:rPr>
        <w:t xml:space="preserve"> – </w:t>
      </w:r>
      <w:r w:rsidR="00C12316" w:rsidRPr="009C046C">
        <w:rPr>
          <w:lang w:val="en-GB"/>
        </w:rPr>
        <w:t xml:space="preserve">Frailty and polypharmacy among adults aged </w:t>
      </w:r>
      <w:r w:rsidR="00B92377" w:rsidRPr="009C046C">
        <w:rPr>
          <w:lang w:val="en-GB"/>
        </w:rPr>
        <w:t>18</w:t>
      </w:r>
      <w:r w:rsidR="00C12316" w:rsidRPr="009C046C">
        <w:rPr>
          <w:lang w:val="en-GB"/>
        </w:rPr>
        <w:t xml:space="preserve"> and above with cancer at the time of diagnosis</w:t>
      </w:r>
      <w:r w:rsidR="00C12316" w:rsidRPr="009C046C">
        <w:rPr>
          <w:rFonts w:eastAsia="Calibri" w:cstheme="minorHAnsi"/>
          <w:b/>
          <w:bCs/>
          <w:lang w:val="en-GB"/>
        </w:rPr>
        <w:t xml:space="preserve"> </w:t>
      </w:r>
    </w:p>
    <w:p w14:paraId="319B131C" w14:textId="541AFE8D" w:rsidR="002C042F" w:rsidRPr="009C046C" w:rsidRDefault="002C042F" w:rsidP="00C12316">
      <w:pPr>
        <w:rPr>
          <w:rFonts w:eastAsia="Calibri" w:cstheme="minorHAnsi"/>
          <w:b/>
          <w:bCs/>
          <w:lang w:val="en-GB"/>
        </w:rPr>
      </w:pPr>
      <w:r w:rsidRPr="00F05A18">
        <w:rPr>
          <w:rFonts w:eastAsia="Calibri"/>
          <w:b/>
          <w:lang w:val="en-GB"/>
        </w:rPr>
        <w:t>Rationale and Background</w:t>
      </w:r>
      <w:r w:rsidRPr="28FB7743">
        <w:rPr>
          <w:rFonts w:eastAsia="Calibri"/>
          <w:b/>
          <w:lang w:val="en-GB"/>
        </w:rPr>
        <w:t xml:space="preserve"> </w:t>
      </w:r>
    </w:p>
    <w:p w14:paraId="64A01141" w14:textId="6A696C6E" w:rsidR="00777587" w:rsidRPr="009C046C" w:rsidRDefault="4D244977" w:rsidP="13293417">
      <w:pPr>
        <w:rPr>
          <w:rFonts w:ascii="Calibri" w:eastAsia="Times New Roman" w:hAnsi="Calibri" w:cs="Calibri"/>
          <w:lang w:val="en-US" w:eastAsia="es-ES"/>
        </w:rPr>
      </w:pPr>
      <w:r w:rsidRPr="13293417">
        <w:rPr>
          <w:rFonts w:ascii="Calibri" w:eastAsia="Times New Roman" w:hAnsi="Calibri" w:cs="Calibri"/>
          <w:lang w:val="en-US" w:eastAsia="es-ES"/>
        </w:rPr>
        <w:t xml:space="preserve">Frailty, polypharmacy, and </w:t>
      </w:r>
      <w:r w:rsidR="5F854A85" w:rsidRPr="13293417">
        <w:rPr>
          <w:rFonts w:ascii="Calibri" w:eastAsia="Times New Roman" w:hAnsi="Calibri" w:cs="Calibri"/>
          <w:lang w:val="en-US" w:eastAsia="es-ES"/>
        </w:rPr>
        <w:t>comorbidities</w:t>
      </w:r>
      <w:r w:rsidRPr="13293417">
        <w:rPr>
          <w:rFonts w:ascii="Calibri" w:eastAsia="Times New Roman" w:hAnsi="Calibri" w:cs="Calibri"/>
          <w:lang w:val="en-US" w:eastAsia="es-ES"/>
        </w:rPr>
        <w:t xml:space="preserve"> </w:t>
      </w:r>
      <w:r w:rsidR="4AA62AF1" w:rsidRPr="13293417">
        <w:rPr>
          <w:rFonts w:ascii="Calibri" w:eastAsia="Times New Roman" w:hAnsi="Calibri" w:cs="Calibri"/>
          <w:lang w:val="en-US" w:eastAsia="es-ES"/>
        </w:rPr>
        <w:t xml:space="preserve">are common and important factors </w:t>
      </w:r>
      <w:r w:rsidR="1C31A8D7" w:rsidRPr="13293417">
        <w:rPr>
          <w:rFonts w:ascii="Calibri" w:eastAsia="Times New Roman" w:hAnsi="Calibri" w:cs="Calibri"/>
          <w:lang w:val="en-US" w:eastAsia="es-ES"/>
        </w:rPr>
        <w:t xml:space="preserve">which usually coexist </w:t>
      </w:r>
      <w:r w:rsidR="4AA62AF1" w:rsidRPr="13293417">
        <w:rPr>
          <w:rFonts w:ascii="Calibri" w:eastAsia="Times New Roman" w:hAnsi="Calibri" w:cs="Calibri"/>
          <w:lang w:val="en-US" w:eastAsia="es-ES"/>
        </w:rPr>
        <w:t>in older patients</w:t>
      </w:r>
      <w:r w:rsidRPr="13293417">
        <w:rPr>
          <w:rFonts w:ascii="Calibri" w:eastAsia="Times New Roman" w:hAnsi="Calibri" w:cs="Calibri"/>
          <w:lang w:val="en-US" w:eastAsia="es-ES"/>
        </w:rPr>
        <w:t xml:space="preserve"> aged ≥ 65.</w:t>
      </w:r>
      <w:r w:rsidR="23C8B8B9" w:rsidRPr="13293417">
        <w:rPr>
          <w:rFonts w:ascii="Calibri" w:eastAsia="Times New Roman" w:hAnsi="Calibri" w:cs="Calibri"/>
          <w:lang w:val="en-US" w:eastAsia="es-ES"/>
        </w:rPr>
        <w:t xml:space="preserve">  </w:t>
      </w:r>
      <w:r w:rsidR="53853CA3" w:rsidRPr="13293417">
        <w:rPr>
          <w:rFonts w:ascii="Calibri" w:eastAsia="Times New Roman" w:hAnsi="Calibri" w:cs="Calibri"/>
          <w:lang w:val="en-US" w:eastAsia="es-ES"/>
        </w:rPr>
        <w:t>Assessment of frailty and polypharmacy is difficult, due to lack of standardized definitions. However</w:t>
      </w:r>
      <w:r w:rsidR="23C8B8B9" w:rsidRPr="13293417">
        <w:rPr>
          <w:rFonts w:ascii="Calibri" w:eastAsia="Times New Roman" w:hAnsi="Calibri" w:cs="Calibri"/>
          <w:lang w:val="en-US" w:eastAsia="es-ES"/>
        </w:rPr>
        <w:t xml:space="preserve">, </w:t>
      </w:r>
      <w:r w:rsidR="5C83B333" w:rsidRPr="13293417">
        <w:rPr>
          <w:rFonts w:ascii="Calibri" w:eastAsia="Times New Roman" w:hAnsi="Calibri" w:cs="Calibri"/>
          <w:lang w:val="en-US" w:eastAsia="es-ES"/>
        </w:rPr>
        <w:t>accounting for them is relevant</w:t>
      </w:r>
      <w:r w:rsidR="6F6A7389" w:rsidRPr="0CACDB09">
        <w:rPr>
          <w:rFonts w:ascii="Calibri" w:eastAsia="Times New Roman" w:hAnsi="Calibri" w:cs="Calibri"/>
          <w:lang w:val="en-US" w:eastAsia="es-ES"/>
        </w:rPr>
        <w:t>,</w:t>
      </w:r>
      <w:r w:rsidR="5C83B333" w:rsidRPr="13293417">
        <w:rPr>
          <w:rFonts w:ascii="Calibri" w:eastAsia="Times New Roman" w:hAnsi="Calibri" w:cs="Calibri"/>
          <w:lang w:val="en-US" w:eastAsia="es-ES"/>
        </w:rPr>
        <w:t xml:space="preserve"> </w:t>
      </w:r>
      <w:r w:rsidR="6F6A7389" w:rsidRPr="33A22D4F">
        <w:rPr>
          <w:rFonts w:ascii="Calibri" w:eastAsia="Times New Roman" w:hAnsi="Calibri" w:cs="Calibri"/>
          <w:lang w:val="en-US" w:eastAsia="es-ES"/>
        </w:rPr>
        <w:t>especially</w:t>
      </w:r>
      <w:r w:rsidR="5C83B333" w:rsidRPr="33A22D4F">
        <w:rPr>
          <w:rFonts w:ascii="Calibri" w:eastAsia="Times New Roman" w:hAnsi="Calibri" w:cs="Calibri"/>
          <w:lang w:val="en-US" w:eastAsia="es-ES"/>
        </w:rPr>
        <w:t xml:space="preserve"> </w:t>
      </w:r>
      <w:r w:rsidR="5C709037" w:rsidRPr="08EBE3E1">
        <w:rPr>
          <w:rFonts w:ascii="Calibri" w:eastAsia="Times New Roman" w:hAnsi="Calibri" w:cs="Calibri"/>
          <w:lang w:val="en-US" w:eastAsia="es-ES"/>
        </w:rPr>
        <w:t xml:space="preserve">among </w:t>
      </w:r>
      <w:r w:rsidR="5C83B333" w:rsidRPr="08EBE3E1">
        <w:rPr>
          <w:rFonts w:ascii="Calibri" w:eastAsia="Times New Roman" w:hAnsi="Calibri" w:cs="Calibri"/>
          <w:lang w:val="en-US" w:eastAsia="es-ES"/>
        </w:rPr>
        <w:t>older</w:t>
      </w:r>
      <w:r w:rsidR="5C83B333" w:rsidRPr="13293417">
        <w:rPr>
          <w:rFonts w:ascii="Calibri" w:eastAsia="Times New Roman" w:hAnsi="Calibri" w:cs="Calibri"/>
          <w:lang w:val="en-US" w:eastAsia="es-ES"/>
        </w:rPr>
        <w:t xml:space="preserve"> adults with cancer, due to their </w:t>
      </w:r>
      <w:r w:rsidR="0E906195" w:rsidRPr="69611DF5">
        <w:rPr>
          <w:rFonts w:ascii="Calibri" w:eastAsia="Times New Roman" w:hAnsi="Calibri" w:cs="Calibri"/>
          <w:lang w:val="en-US" w:eastAsia="es-ES"/>
        </w:rPr>
        <w:t xml:space="preserve">adverse </w:t>
      </w:r>
      <w:r w:rsidR="5C83B333" w:rsidRPr="69611DF5">
        <w:rPr>
          <w:rFonts w:ascii="Calibri" w:eastAsia="Times New Roman" w:hAnsi="Calibri" w:cs="Calibri"/>
          <w:lang w:val="en-US" w:eastAsia="es-ES"/>
        </w:rPr>
        <w:t>impact</w:t>
      </w:r>
      <w:r w:rsidR="5C83B333" w:rsidRPr="13293417">
        <w:rPr>
          <w:rFonts w:ascii="Calibri" w:eastAsia="Times New Roman" w:hAnsi="Calibri" w:cs="Calibri"/>
          <w:lang w:val="en-US" w:eastAsia="es-ES"/>
        </w:rPr>
        <w:t xml:space="preserve"> on cancer outcomes and treatment. </w:t>
      </w:r>
      <w:r w:rsidR="01B31876" w:rsidRPr="47CB23E9">
        <w:rPr>
          <w:rFonts w:ascii="Calibri" w:eastAsia="Times New Roman" w:hAnsi="Calibri" w:cs="Calibri"/>
          <w:lang w:val="en-US" w:eastAsia="es-ES"/>
        </w:rPr>
        <w:t xml:space="preserve">Despite </w:t>
      </w:r>
      <w:r w:rsidR="58A72720" w:rsidRPr="47CB23E9">
        <w:rPr>
          <w:rFonts w:ascii="Calibri" w:eastAsia="Times New Roman" w:hAnsi="Calibri" w:cs="Calibri"/>
          <w:lang w:val="en-US" w:eastAsia="es-ES"/>
        </w:rPr>
        <w:t>this</w:t>
      </w:r>
      <w:r w:rsidR="01B31876" w:rsidRPr="47CB23E9">
        <w:rPr>
          <w:rFonts w:ascii="Calibri" w:eastAsia="Times New Roman" w:hAnsi="Calibri" w:cs="Calibri"/>
          <w:lang w:val="en-US" w:eastAsia="es-ES"/>
        </w:rPr>
        <w:t xml:space="preserve">, studies reporting </w:t>
      </w:r>
      <w:r w:rsidR="77297E2B" w:rsidRPr="2E4565C6">
        <w:rPr>
          <w:rFonts w:ascii="Calibri" w:eastAsia="Times New Roman" w:hAnsi="Calibri" w:cs="Calibri"/>
          <w:lang w:val="en-US" w:eastAsia="es-ES"/>
        </w:rPr>
        <w:t xml:space="preserve">on the </w:t>
      </w:r>
      <w:r w:rsidR="77297E2B" w:rsidRPr="4EF150CD">
        <w:rPr>
          <w:rFonts w:ascii="Calibri" w:eastAsia="Times New Roman" w:hAnsi="Calibri" w:cs="Calibri"/>
          <w:lang w:val="en-US" w:eastAsia="es-ES"/>
        </w:rPr>
        <w:t>prevalence of</w:t>
      </w:r>
      <w:r w:rsidR="01B31876" w:rsidRPr="18E221B3">
        <w:rPr>
          <w:rFonts w:ascii="Calibri" w:eastAsia="Times New Roman" w:hAnsi="Calibri" w:cs="Calibri"/>
          <w:lang w:val="en-US" w:eastAsia="es-ES"/>
        </w:rPr>
        <w:t xml:space="preserve"> </w:t>
      </w:r>
      <w:r w:rsidR="01B31876" w:rsidRPr="5FAD89C7">
        <w:rPr>
          <w:rFonts w:ascii="Calibri" w:eastAsia="Times New Roman" w:hAnsi="Calibri" w:cs="Calibri"/>
          <w:lang w:val="en-US" w:eastAsia="es-ES"/>
        </w:rPr>
        <w:t>frailty and polypharmacy</w:t>
      </w:r>
      <w:r w:rsidR="01B31876" w:rsidRPr="18E221B3">
        <w:rPr>
          <w:rFonts w:ascii="Calibri" w:eastAsia="Times New Roman" w:hAnsi="Calibri" w:cs="Calibri"/>
          <w:lang w:val="en-US" w:eastAsia="es-ES"/>
        </w:rPr>
        <w:t xml:space="preserve"> </w:t>
      </w:r>
      <w:r w:rsidR="01B31876" w:rsidRPr="3A2CCBDC">
        <w:rPr>
          <w:rFonts w:ascii="Calibri" w:eastAsia="Times New Roman" w:hAnsi="Calibri" w:cs="Calibri"/>
          <w:lang w:val="en-US" w:eastAsia="es-ES"/>
        </w:rPr>
        <w:t>specifically</w:t>
      </w:r>
      <w:r w:rsidR="01B31876" w:rsidRPr="18E221B3">
        <w:rPr>
          <w:rFonts w:ascii="Calibri" w:eastAsia="Times New Roman" w:hAnsi="Calibri" w:cs="Calibri"/>
          <w:lang w:val="en-US" w:eastAsia="es-ES"/>
        </w:rPr>
        <w:t xml:space="preserve"> in older adults with cancer remain sparse</w:t>
      </w:r>
      <w:r w:rsidR="01B31876" w:rsidRPr="3A2CCBDC">
        <w:rPr>
          <w:rFonts w:ascii="Calibri" w:eastAsia="Times New Roman" w:hAnsi="Calibri" w:cs="Calibri"/>
          <w:lang w:val="en-US" w:eastAsia="es-ES"/>
        </w:rPr>
        <w:t>.</w:t>
      </w:r>
      <w:r w:rsidR="01B31876" w:rsidRPr="6E883128">
        <w:rPr>
          <w:rFonts w:ascii="Calibri" w:eastAsia="Times New Roman" w:hAnsi="Calibri" w:cs="Calibri"/>
          <w:lang w:val="en-US" w:eastAsia="es-ES"/>
        </w:rPr>
        <w:t xml:space="preserve"> </w:t>
      </w:r>
    </w:p>
    <w:p w14:paraId="67F62F72" w14:textId="0791178B" w:rsidR="00777587" w:rsidRPr="009C046C" w:rsidRDefault="00777587" w:rsidP="00777587">
      <w:pPr>
        <w:rPr>
          <w:lang w:val="en-GB"/>
        </w:rPr>
      </w:pPr>
      <w:r w:rsidRPr="009C046C">
        <w:rPr>
          <w:lang w:val="en-GB"/>
        </w:rPr>
        <w:lastRenderedPageBreak/>
        <w:t xml:space="preserve">This study intends to investigate the ability to characterise </w:t>
      </w:r>
      <w:r w:rsidR="004D325F">
        <w:rPr>
          <w:lang w:val="en-GB"/>
        </w:rPr>
        <w:t xml:space="preserve">frailty and </w:t>
      </w:r>
      <w:r w:rsidRPr="009C046C">
        <w:rPr>
          <w:lang w:val="en-GB"/>
        </w:rPr>
        <w:t>polypharmacy in EU real-world data sources</w:t>
      </w:r>
      <w:r w:rsidR="005874E5" w:rsidRPr="009C046C">
        <w:rPr>
          <w:lang w:val="en-GB"/>
        </w:rPr>
        <w:t>,</w:t>
      </w:r>
      <w:r w:rsidRPr="009C046C">
        <w:rPr>
          <w:lang w:val="en-GB"/>
        </w:rPr>
        <w:t xml:space="preserve"> to estimate the prevalence of</w:t>
      </w:r>
      <w:r w:rsidR="004D325F">
        <w:rPr>
          <w:lang w:val="en-GB"/>
        </w:rPr>
        <w:t xml:space="preserve"> frailty and</w:t>
      </w:r>
      <w:r w:rsidRPr="009C046C">
        <w:rPr>
          <w:lang w:val="en-GB"/>
        </w:rPr>
        <w:t xml:space="preserve"> polypharmacy</w:t>
      </w:r>
      <w:r w:rsidR="001D0F81" w:rsidRPr="009C046C">
        <w:rPr>
          <w:lang w:val="en-GB"/>
        </w:rPr>
        <w:t xml:space="preserve"> </w:t>
      </w:r>
      <w:r w:rsidRPr="009C046C">
        <w:rPr>
          <w:lang w:val="en-GB"/>
        </w:rPr>
        <w:t xml:space="preserve">in people aged </w:t>
      </w:r>
      <w:r w:rsidR="001D0F81" w:rsidRPr="009C046C">
        <w:rPr>
          <w:lang w:val="en-GB"/>
        </w:rPr>
        <w:t>18</w:t>
      </w:r>
      <w:r w:rsidRPr="009C046C">
        <w:rPr>
          <w:lang w:val="en-GB"/>
        </w:rPr>
        <w:t xml:space="preserve"> and above with selected cancers at the point of diagnosis and to describe their characteristics. This will provide a benchmark to aid comparisons with evidence submitted for assessment by applicants to </w:t>
      </w:r>
      <w:r w:rsidR="00003F04" w:rsidRPr="009C046C">
        <w:rPr>
          <w:lang w:val="en-GB"/>
        </w:rPr>
        <w:t>EMA</w:t>
      </w:r>
      <w:r w:rsidRPr="009C046C">
        <w:rPr>
          <w:lang w:val="en-GB"/>
        </w:rPr>
        <w:t>.</w:t>
      </w:r>
    </w:p>
    <w:p w14:paraId="60B9F167" w14:textId="77777777" w:rsidR="002C042F" w:rsidRPr="009C046C" w:rsidRDefault="002C042F" w:rsidP="00067233">
      <w:pPr>
        <w:spacing w:before="240" w:after="120" w:line="240" w:lineRule="auto"/>
        <w:jc w:val="both"/>
        <w:rPr>
          <w:rFonts w:eastAsia="Calibri" w:cstheme="minorHAnsi"/>
          <w:b/>
          <w:bCs/>
          <w:lang w:val="en-GB"/>
        </w:rPr>
      </w:pPr>
      <w:r w:rsidRPr="009C046C">
        <w:rPr>
          <w:rFonts w:eastAsia="Calibri" w:cstheme="minorHAnsi"/>
          <w:b/>
          <w:bCs/>
          <w:lang w:val="en-GB"/>
        </w:rPr>
        <w:t>Research question and Objectives</w:t>
      </w:r>
    </w:p>
    <w:p w14:paraId="2733D72D" w14:textId="77777777" w:rsidR="00A40D36" w:rsidRPr="009C046C" w:rsidRDefault="00A40D36" w:rsidP="00067233">
      <w:pPr>
        <w:pStyle w:val="TableParagraph"/>
        <w:spacing w:before="240" w:line="271" w:lineRule="auto"/>
        <w:ind w:left="0" w:right="282"/>
        <w:rPr>
          <w:rStyle w:val="docssharedwiztogglelabeledlabeltext"/>
          <w:rFonts w:asciiTheme="minorHAnsi" w:eastAsia="Times New Roman" w:hAnsiTheme="minorHAnsi" w:cstheme="minorHAnsi"/>
          <w:color w:val="202124"/>
          <w:spacing w:val="3"/>
          <w:lang w:val="en-GB"/>
        </w:rPr>
      </w:pPr>
      <w:r w:rsidRPr="009C046C">
        <w:rPr>
          <w:rStyle w:val="docssharedwiztogglelabeledlabeltext"/>
          <w:rFonts w:asciiTheme="minorHAnsi" w:eastAsia="Times New Roman" w:hAnsiTheme="minorHAnsi" w:cstheme="minorHAnsi"/>
          <w:color w:val="202124"/>
          <w:spacing w:val="3"/>
          <w:lang w:val="en-GB"/>
        </w:rPr>
        <w:t xml:space="preserve">The </w:t>
      </w:r>
      <w:r w:rsidRPr="009C046C">
        <w:rPr>
          <w:rStyle w:val="docssharedwiztogglelabeledlabeltext"/>
          <w:rFonts w:asciiTheme="minorHAnsi" w:eastAsia="Times New Roman" w:hAnsiTheme="minorHAnsi" w:cstheme="minorHAnsi"/>
          <w:color w:val="202124"/>
          <w:spacing w:val="3"/>
          <w:u w:val="single"/>
          <w:lang w:val="en-GB"/>
        </w:rPr>
        <w:t>aim</w:t>
      </w:r>
      <w:r w:rsidRPr="009C046C">
        <w:rPr>
          <w:rStyle w:val="docssharedwiztogglelabeledlabeltext"/>
          <w:rFonts w:asciiTheme="minorHAnsi" w:eastAsia="Times New Roman" w:hAnsiTheme="minorHAnsi" w:cstheme="minorHAnsi"/>
          <w:color w:val="202124"/>
          <w:spacing w:val="3"/>
          <w:lang w:val="en-GB"/>
        </w:rPr>
        <w:t xml:space="preserve"> of this study is to estimate the prevalence of frailty and polypharmacy at the point of diagnosis of selected cancers in people aged 18 and above and to describe their characteristics.</w:t>
      </w:r>
    </w:p>
    <w:p w14:paraId="0AD2ABB3" w14:textId="77777777" w:rsidR="00A40D36" w:rsidRPr="009C046C" w:rsidRDefault="00A40D36" w:rsidP="00067233">
      <w:pPr>
        <w:pStyle w:val="TableParagraph"/>
        <w:spacing w:before="240" w:line="271" w:lineRule="auto"/>
        <w:ind w:left="0" w:right="282"/>
        <w:rPr>
          <w:rStyle w:val="docssharedwiztogglelabeledlabeltext"/>
          <w:rFonts w:asciiTheme="minorHAnsi" w:eastAsia="Times New Roman" w:hAnsiTheme="minorHAnsi" w:cstheme="minorHAnsi"/>
          <w:color w:val="202124"/>
          <w:spacing w:val="3"/>
          <w:lang w:val="en-GB"/>
        </w:rPr>
      </w:pPr>
      <w:r w:rsidRPr="009C046C">
        <w:rPr>
          <w:rStyle w:val="docssharedwiztogglelabeledlabeltext"/>
          <w:rFonts w:asciiTheme="minorHAnsi" w:eastAsia="Times New Roman" w:hAnsiTheme="minorHAnsi" w:cstheme="minorHAnsi"/>
          <w:color w:val="202124"/>
          <w:spacing w:val="3"/>
          <w:lang w:val="en-GB"/>
        </w:rPr>
        <w:t xml:space="preserve">The </w:t>
      </w:r>
      <w:r w:rsidRPr="009C046C">
        <w:rPr>
          <w:rStyle w:val="docssharedwiztogglelabeledlabeltext"/>
          <w:rFonts w:asciiTheme="minorHAnsi" w:eastAsia="Times New Roman" w:hAnsiTheme="minorHAnsi" w:cstheme="minorHAnsi"/>
          <w:color w:val="202124"/>
          <w:spacing w:val="3"/>
          <w:u w:val="single"/>
          <w:lang w:val="en-GB"/>
        </w:rPr>
        <w:t>specific objectives</w:t>
      </w:r>
      <w:r w:rsidRPr="009C046C">
        <w:rPr>
          <w:rStyle w:val="docssharedwiztogglelabeledlabeltext"/>
          <w:rFonts w:asciiTheme="minorHAnsi" w:eastAsia="Times New Roman" w:hAnsiTheme="minorHAnsi" w:cstheme="minorHAnsi"/>
          <w:color w:val="202124"/>
          <w:spacing w:val="3"/>
          <w:lang w:val="en-GB"/>
        </w:rPr>
        <w:t xml:space="preserve"> of the study are:</w:t>
      </w:r>
    </w:p>
    <w:p w14:paraId="70DC507E" w14:textId="02ED5799" w:rsidR="00A40D36" w:rsidRPr="009C046C" w:rsidRDefault="00A91BFD" w:rsidP="00067233">
      <w:pPr>
        <w:pStyle w:val="TableParagraph"/>
        <w:spacing w:before="0" w:line="271" w:lineRule="auto"/>
        <w:ind w:left="0" w:right="282"/>
        <w:rPr>
          <w:rStyle w:val="docssharedwiztogglelabeledlabeltext"/>
          <w:rFonts w:asciiTheme="minorHAnsi" w:eastAsia="Times New Roman" w:hAnsiTheme="minorHAnsi" w:cstheme="minorHAnsi"/>
          <w:color w:val="202124"/>
          <w:spacing w:val="3"/>
          <w:lang w:val="en-GB"/>
        </w:rPr>
      </w:pPr>
      <w:r w:rsidRPr="009C046C">
        <w:rPr>
          <w:rStyle w:val="docssharedwiztogglelabeledlabeltext"/>
          <w:rFonts w:asciiTheme="minorHAnsi" w:eastAsia="Times New Roman" w:hAnsiTheme="minorHAnsi" w:cstheme="minorHAnsi"/>
          <w:color w:val="202124"/>
          <w:spacing w:val="3"/>
          <w:lang w:val="en-GB"/>
        </w:rPr>
        <w:t>1</w:t>
      </w:r>
      <w:r w:rsidR="00A40D36" w:rsidRPr="009C046C">
        <w:rPr>
          <w:rStyle w:val="docssharedwiztogglelabeledlabeltext"/>
          <w:rFonts w:asciiTheme="minorHAnsi" w:eastAsia="Times New Roman" w:hAnsiTheme="minorHAnsi" w:cstheme="minorHAnsi"/>
          <w:color w:val="202124"/>
          <w:spacing w:val="3"/>
          <w:lang w:val="en-GB"/>
        </w:rPr>
        <w:t xml:space="preserve">. To estimate the prevalence of frailty and polypharmacy in people aged 18 and above diagnosed with selected cancers at the point of cancer diagnosis. </w:t>
      </w:r>
    </w:p>
    <w:p w14:paraId="4F08E743" w14:textId="2ECB8503" w:rsidR="00A40D36" w:rsidRPr="009C046C" w:rsidRDefault="00A91BFD" w:rsidP="00067233">
      <w:pPr>
        <w:pStyle w:val="TableParagraph"/>
        <w:spacing w:before="0" w:line="271" w:lineRule="auto"/>
        <w:ind w:left="0" w:right="282"/>
        <w:rPr>
          <w:rStyle w:val="docssharedwiztogglelabeledlabeltext"/>
          <w:rFonts w:asciiTheme="minorHAnsi" w:eastAsia="Times New Roman" w:hAnsiTheme="minorHAnsi" w:cstheme="minorHAnsi"/>
          <w:color w:val="202124"/>
          <w:spacing w:val="3"/>
          <w:lang w:val="en-GB"/>
        </w:rPr>
      </w:pPr>
      <w:r w:rsidRPr="009C046C">
        <w:rPr>
          <w:rStyle w:val="docssharedwiztogglelabeledlabeltext"/>
          <w:rFonts w:asciiTheme="minorHAnsi" w:eastAsia="Times New Roman" w:hAnsiTheme="minorHAnsi" w:cstheme="minorHAnsi"/>
          <w:color w:val="202124"/>
          <w:spacing w:val="3"/>
          <w:lang w:val="en-GB"/>
        </w:rPr>
        <w:t>2</w:t>
      </w:r>
      <w:r w:rsidR="00A40D36" w:rsidRPr="009C046C">
        <w:rPr>
          <w:rStyle w:val="docssharedwiztogglelabeledlabeltext"/>
          <w:rFonts w:asciiTheme="minorHAnsi" w:eastAsia="Times New Roman" w:hAnsiTheme="minorHAnsi" w:cstheme="minorHAnsi"/>
          <w:color w:val="202124"/>
          <w:spacing w:val="3"/>
          <w:lang w:val="en-GB"/>
        </w:rPr>
        <w:t xml:space="preserve">. To describe the characteristics of people aged 18 and above diagnosed with selected cancers among different frailty and polypharmacy categories at the point of cancer diagnosis. </w:t>
      </w:r>
    </w:p>
    <w:p w14:paraId="6CC95477" w14:textId="7B6CF717" w:rsidR="000C38F1" w:rsidRPr="009C046C" w:rsidRDefault="000C38F1" w:rsidP="00067233">
      <w:pPr>
        <w:pStyle w:val="TableParagraph"/>
        <w:spacing w:before="240" w:line="271" w:lineRule="auto"/>
        <w:ind w:left="0" w:right="282"/>
        <w:rPr>
          <w:rStyle w:val="docssharedwiztogglelabeledlabeltext"/>
          <w:rFonts w:asciiTheme="minorHAnsi" w:eastAsia="Times New Roman" w:hAnsiTheme="minorHAnsi" w:cstheme="minorHAnsi"/>
          <w:color w:val="202124"/>
          <w:spacing w:val="3"/>
          <w:lang w:val="en-GB"/>
        </w:rPr>
      </w:pPr>
      <w:r w:rsidRPr="009C046C">
        <w:rPr>
          <w:rStyle w:val="docssharedwiztogglelabeledlabeltext"/>
          <w:rFonts w:asciiTheme="minorHAnsi" w:eastAsia="Times New Roman" w:hAnsiTheme="minorHAnsi" w:cstheme="minorHAnsi"/>
          <w:color w:val="202124"/>
          <w:spacing w:val="3"/>
          <w:lang w:val="en-GB"/>
        </w:rPr>
        <w:t>All results will be reported by database</w:t>
      </w:r>
      <w:r w:rsidR="00D82858" w:rsidRPr="009C046C">
        <w:rPr>
          <w:rStyle w:val="docssharedwiztogglelabeledlabeltext"/>
          <w:rFonts w:asciiTheme="minorHAnsi" w:eastAsia="Times New Roman" w:hAnsiTheme="minorHAnsi" w:cstheme="minorHAnsi"/>
          <w:color w:val="202124"/>
          <w:spacing w:val="3"/>
          <w:lang w:val="en-GB"/>
        </w:rPr>
        <w:t xml:space="preserve"> and selected cancer type</w:t>
      </w:r>
      <w:r w:rsidRPr="009C046C">
        <w:rPr>
          <w:rStyle w:val="docssharedwiztogglelabeledlabeltext"/>
          <w:rFonts w:asciiTheme="minorHAnsi" w:eastAsia="Times New Roman" w:hAnsiTheme="minorHAnsi" w:cstheme="minorHAnsi"/>
          <w:color w:val="202124"/>
          <w:spacing w:val="3"/>
          <w:lang w:val="en-GB"/>
        </w:rPr>
        <w:t>, overall and stratified by age and sex when possible. </w:t>
      </w:r>
    </w:p>
    <w:p w14:paraId="5CADEA71" w14:textId="04AE7B99" w:rsidR="000C38F1" w:rsidRPr="009C046C" w:rsidRDefault="002C042F" w:rsidP="00067233">
      <w:pPr>
        <w:spacing w:before="240" w:after="120" w:line="240" w:lineRule="auto"/>
        <w:jc w:val="both"/>
        <w:rPr>
          <w:rFonts w:eastAsia="Calibri" w:cstheme="minorHAnsi"/>
          <w:b/>
          <w:bCs/>
          <w:lang w:val="en-GB"/>
        </w:rPr>
      </w:pPr>
      <w:r w:rsidRPr="009C046C">
        <w:rPr>
          <w:rFonts w:eastAsia="Calibri" w:cstheme="minorHAnsi"/>
          <w:b/>
          <w:bCs/>
          <w:lang w:val="en-GB"/>
        </w:rPr>
        <w:t>Research Methods</w:t>
      </w:r>
    </w:p>
    <w:p w14:paraId="120355B7" w14:textId="24B55C98" w:rsidR="002C042F" w:rsidRPr="009C046C" w:rsidRDefault="002C042F" w:rsidP="00D26FB9">
      <w:pPr>
        <w:spacing w:before="120" w:after="120" w:line="240" w:lineRule="auto"/>
        <w:rPr>
          <w:rFonts w:eastAsia="Calibri" w:cstheme="minorHAnsi"/>
          <w:u w:val="single"/>
          <w:lang w:val="en-GB"/>
        </w:rPr>
      </w:pPr>
      <w:r w:rsidRPr="009C046C">
        <w:rPr>
          <w:rFonts w:eastAsia="Calibri" w:cstheme="minorHAnsi"/>
          <w:u w:val="single"/>
          <w:lang w:val="en-GB"/>
        </w:rPr>
        <w:t>Study design</w:t>
      </w:r>
    </w:p>
    <w:p w14:paraId="1CA8787A" w14:textId="71A9FA37" w:rsidR="00AE682A" w:rsidRPr="009C046C" w:rsidRDefault="00AE682A" w:rsidP="00D26FB9">
      <w:pPr>
        <w:spacing w:before="120" w:after="120" w:line="240" w:lineRule="auto"/>
        <w:rPr>
          <w:rFonts w:eastAsia="Calibri" w:cstheme="minorHAnsi"/>
          <w:u w:val="single"/>
          <w:lang w:val="en-GB"/>
        </w:rPr>
      </w:pPr>
      <w:r w:rsidRPr="009C046C">
        <w:rPr>
          <w:rStyle w:val="normaltextrun"/>
          <w:rFonts w:cstheme="minorHAnsi"/>
          <w:color w:val="000000"/>
          <w:lang w:val="en-GB"/>
        </w:rPr>
        <w:t>Population-</w:t>
      </w:r>
      <w:r w:rsidR="0062151F" w:rsidRPr="009C046C">
        <w:rPr>
          <w:rStyle w:val="normaltextrun"/>
          <w:rFonts w:cstheme="minorHAnsi"/>
          <w:color w:val="000000"/>
          <w:lang w:val="en-GB"/>
        </w:rPr>
        <w:t>based</w:t>
      </w:r>
      <w:r w:rsidRPr="009C046C">
        <w:rPr>
          <w:rStyle w:val="normaltextrun"/>
          <w:rFonts w:cstheme="minorHAnsi"/>
          <w:color w:val="000000"/>
          <w:lang w:val="en-GB"/>
        </w:rPr>
        <w:t xml:space="preserve"> cohort </w:t>
      </w:r>
      <w:r w:rsidRPr="009C046C">
        <w:rPr>
          <w:rStyle w:val="eop"/>
          <w:rFonts w:cstheme="minorHAnsi"/>
          <w:color w:val="000000"/>
          <w:lang w:val="en-GB"/>
        </w:rPr>
        <w:t>stud</w:t>
      </w:r>
      <w:r w:rsidR="0062151F" w:rsidRPr="009C046C">
        <w:rPr>
          <w:rStyle w:val="eop"/>
          <w:rFonts w:cstheme="minorHAnsi"/>
          <w:color w:val="000000"/>
          <w:lang w:val="en-GB"/>
        </w:rPr>
        <w:t>y</w:t>
      </w:r>
      <w:r w:rsidRPr="009C046C">
        <w:rPr>
          <w:rStyle w:val="eop"/>
          <w:rFonts w:cstheme="minorHAnsi"/>
          <w:color w:val="000000"/>
          <w:lang w:val="en-GB"/>
        </w:rPr>
        <w:t>.</w:t>
      </w:r>
    </w:p>
    <w:p w14:paraId="72A3A9D6" w14:textId="77777777" w:rsidR="002C042F" w:rsidRPr="009C046C" w:rsidRDefault="002C042F" w:rsidP="00D26FB9">
      <w:pPr>
        <w:spacing w:before="120" w:after="120" w:line="240" w:lineRule="auto"/>
        <w:rPr>
          <w:rFonts w:eastAsia="Calibri" w:cstheme="minorHAnsi"/>
          <w:u w:val="single"/>
          <w:lang w:val="en-GB"/>
        </w:rPr>
      </w:pPr>
      <w:r w:rsidRPr="009C046C">
        <w:rPr>
          <w:rFonts w:eastAsia="Calibri" w:cstheme="minorHAnsi"/>
          <w:u w:val="single"/>
          <w:lang w:val="en-GB"/>
        </w:rPr>
        <w:t>Population</w:t>
      </w:r>
    </w:p>
    <w:p w14:paraId="04E3019B" w14:textId="5368DE29" w:rsidR="0062151F" w:rsidRPr="009C046C" w:rsidRDefault="0062151F" w:rsidP="00D26FB9">
      <w:pPr>
        <w:spacing w:before="120" w:after="120" w:line="240" w:lineRule="auto"/>
        <w:rPr>
          <w:rStyle w:val="docssharedwiztogglelabeledlabeltext"/>
          <w:rFonts w:eastAsia="Times New Roman"/>
          <w:color w:val="202124"/>
          <w:lang w:val="en-GB"/>
        </w:rPr>
      </w:pPr>
      <w:r w:rsidRPr="009C046C">
        <w:rPr>
          <w:rStyle w:val="normaltextrun"/>
          <w:rFonts w:ascii="Calibri" w:hAnsi="Calibri" w:cs="Calibri"/>
          <w:color w:val="000000"/>
          <w:shd w:val="clear" w:color="auto" w:fill="FFFFFF"/>
          <w:lang w:val="en-GB"/>
        </w:rPr>
        <w:t xml:space="preserve">The study population will include all individuals aged 18 years </w:t>
      </w:r>
      <w:r w:rsidR="00127B43" w:rsidRPr="009C046C">
        <w:rPr>
          <w:rStyle w:val="normaltextrun"/>
          <w:rFonts w:ascii="Calibri" w:hAnsi="Calibri" w:cs="Calibri"/>
          <w:color w:val="000000"/>
          <w:shd w:val="clear" w:color="auto" w:fill="FFFFFF"/>
          <w:lang w:val="en-GB"/>
        </w:rPr>
        <w:t xml:space="preserve">and above with a </w:t>
      </w:r>
      <w:r w:rsidR="006E296F" w:rsidRPr="009C046C">
        <w:rPr>
          <w:rStyle w:val="normaltextrun"/>
          <w:rFonts w:ascii="Calibri" w:hAnsi="Calibri" w:cs="Calibri"/>
          <w:color w:val="000000"/>
          <w:shd w:val="clear" w:color="auto" w:fill="FFFFFF"/>
          <w:lang w:val="en-GB"/>
        </w:rPr>
        <w:t xml:space="preserve">primary </w:t>
      </w:r>
      <w:r w:rsidR="00127B43" w:rsidRPr="009C046C">
        <w:rPr>
          <w:rStyle w:val="normaltextrun"/>
          <w:rFonts w:ascii="Calibri" w:hAnsi="Calibri" w:cs="Calibri"/>
          <w:color w:val="000000"/>
          <w:shd w:val="clear" w:color="auto" w:fill="FFFFFF"/>
          <w:lang w:val="en-GB"/>
        </w:rPr>
        <w:t>diagnosis of cancer (</w:t>
      </w:r>
      <w:r w:rsidR="001875F4" w:rsidRPr="009C046C">
        <w:rPr>
          <w:rStyle w:val="docssharedwiztogglelabeledlabeltext"/>
          <w:rFonts w:eastAsia="Times New Roman" w:cstheme="minorHAnsi"/>
          <w:color w:val="202124"/>
          <w:spacing w:val="3"/>
          <w:lang w:val="en-GB"/>
        </w:rPr>
        <w:t>lung, breast, ovary, endometrium, prostate, pancreas, colorectal cancer, lymphoma, leukemia and myeloma)</w:t>
      </w:r>
      <w:r w:rsidRPr="009C046C">
        <w:rPr>
          <w:rStyle w:val="normaltextrun"/>
          <w:rFonts w:ascii="Calibri" w:hAnsi="Calibri" w:cs="Calibri"/>
          <w:color w:val="000000"/>
          <w:shd w:val="clear" w:color="auto" w:fill="FFFFFF"/>
          <w:lang w:val="en-GB"/>
        </w:rPr>
        <w:t xml:space="preserve"> between 01/01/201</w:t>
      </w:r>
      <w:r w:rsidR="00180597" w:rsidRPr="009C046C">
        <w:rPr>
          <w:rStyle w:val="normaltextrun"/>
          <w:rFonts w:ascii="Calibri" w:hAnsi="Calibri" w:cs="Calibri"/>
          <w:color w:val="000000"/>
          <w:shd w:val="clear" w:color="auto" w:fill="FFFFFF"/>
          <w:lang w:val="en-GB"/>
        </w:rPr>
        <w:t>7</w:t>
      </w:r>
      <w:r w:rsidRPr="009C046C">
        <w:rPr>
          <w:rStyle w:val="normaltextrun"/>
          <w:rFonts w:ascii="Calibri" w:hAnsi="Calibri" w:cs="Calibri"/>
          <w:color w:val="000000"/>
          <w:shd w:val="clear" w:color="auto" w:fill="FFFFFF"/>
          <w:lang w:val="en-GB"/>
        </w:rPr>
        <w:t xml:space="preserve"> and 31/12/2022</w:t>
      </w:r>
      <w:r w:rsidR="00B134ED" w:rsidRPr="009C046C">
        <w:rPr>
          <w:rStyle w:val="normaltextrun"/>
          <w:rFonts w:ascii="Calibri" w:hAnsi="Calibri" w:cs="Calibri"/>
          <w:color w:val="000000"/>
          <w:shd w:val="clear" w:color="auto" w:fill="FFFFFF"/>
          <w:lang w:val="en-GB"/>
        </w:rPr>
        <w:t xml:space="preserve">, </w:t>
      </w:r>
      <w:r w:rsidR="00B134ED" w:rsidRPr="009C046C">
        <w:rPr>
          <w:rStyle w:val="docssharedwiztogglelabeledlabeltext"/>
          <w:rFonts w:eastAsia="Times New Roman"/>
          <w:color w:val="202124"/>
          <w:lang w:val="en-GB"/>
        </w:rPr>
        <w:t>with at least one year of prior history available before cancer diagnosis.</w:t>
      </w:r>
      <w:r w:rsidR="00740C88" w:rsidRPr="009C046C">
        <w:rPr>
          <w:rStyle w:val="docssharedwiztogglelabeledlabeltext"/>
          <w:rFonts w:eastAsia="Times New Roman"/>
          <w:color w:val="202124"/>
          <w:lang w:val="en-GB"/>
        </w:rPr>
        <w:t xml:space="preserve"> </w:t>
      </w:r>
      <w:r w:rsidR="00740C88" w:rsidRPr="009C046C">
        <w:rPr>
          <w:rFonts w:ascii="Calibri" w:eastAsia="Times New Roman" w:hAnsi="Calibri" w:cs="Calibri"/>
          <w:color w:val="000000"/>
          <w:shd w:val="clear" w:color="auto" w:fill="FFFFFF"/>
          <w:lang w:val="en-GB" w:eastAsia="es-ES"/>
        </w:rPr>
        <w:t>Individuals with a diagnosis of cancer (any, excluding non-melanoma skin cancer) any time prior to the diagnosis of one of the selected cancers will be excluded.  </w:t>
      </w:r>
      <w:r w:rsidR="00740C88" w:rsidRPr="009C046C">
        <w:rPr>
          <w:rFonts w:ascii="Calibri" w:eastAsia="Times New Roman" w:hAnsi="Calibri" w:cs="Calibri"/>
          <w:color w:val="000000"/>
          <w:lang w:val="en-GB" w:eastAsia="es-ES"/>
        </w:rPr>
        <w:t> </w:t>
      </w:r>
    </w:p>
    <w:p w14:paraId="1E349D5E" w14:textId="504ABD06" w:rsidR="00717692" w:rsidRPr="009C046C" w:rsidRDefault="00C0775A" w:rsidP="00D26FB9">
      <w:pPr>
        <w:spacing w:after="120" w:line="240" w:lineRule="auto"/>
        <w:textAlignment w:val="baseline"/>
        <w:rPr>
          <w:rFonts w:ascii="Calibri" w:eastAsia="Times New Roman" w:hAnsi="Calibri" w:cs="Calibri"/>
          <w:color w:val="000000"/>
          <w:lang w:val="en-GB" w:eastAsia="es-ES"/>
        </w:rPr>
      </w:pPr>
      <w:r w:rsidRPr="009C046C">
        <w:rPr>
          <w:rFonts w:ascii="Calibri" w:eastAsia="Times New Roman" w:hAnsi="Calibri" w:cs="Calibri"/>
          <w:color w:val="000000"/>
          <w:shd w:val="clear" w:color="auto" w:fill="FFFFFF"/>
          <w:lang w:val="en-GB" w:eastAsia="es-ES"/>
        </w:rPr>
        <w:t xml:space="preserve">Additional eligibility </w:t>
      </w:r>
      <w:r w:rsidR="00315224" w:rsidRPr="009C046C">
        <w:rPr>
          <w:rFonts w:ascii="Calibri" w:eastAsia="Times New Roman" w:hAnsi="Calibri" w:cs="Calibri"/>
          <w:color w:val="000000"/>
          <w:shd w:val="clear" w:color="auto" w:fill="FFFFFF"/>
          <w:lang w:val="en-GB" w:eastAsia="es-ES"/>
        </w:rPr>
        <w:t xml:space="preserve">of </w:t>
      </w:r>
      <w:r w:rsidRPr="009C046C">
        <w:rPr>
          <w:rFonts w:ascii="Calibri" w:eastAsia="Times New Roman" w:hAnsi="Calibri" w:cs="Calibri"/>
          <w:color w:val="000000"/>
          <w:shd w:val="clear" w:color="auto" w:fill="FFFFFF"/>
          <w:lang w:val="en-GB" w:eastAsia="es-ES"/>
        </w:rPr>
        <w:t>a</w:t>
      </w:r>
      <w:r w:rsidRPr="009C046C">
        <w:rPr>
          <w:rFonts w:ascii="Calibri" w:eastAsia="Times New Roman" w:hAnsi="Calibri" w:cs="Calibri"/>
          <w:color w:val="000000"/>
          <w:lang w:val="en-GB" w:eastAsia="es-ES"/>
        </w:rPr>
        <w:t xml:space="preserve"> minimum of 1 year of potential follow-up time </w:t>
      </w:r>
      <w:r w:rsidR="00740C88" w:rsidRPr="009C046C">
        <w:rPr>
          <w:rFonts w:ascii="Calibri" w:eastAsia="Times New Roman" w:hAnsi="Calibri" w:cs="Calibri"/>
          <w:color w:val="000000"/>
          <w:lang w:val="en-GB" w:eastAsia="es-ES"/>
        </w:rPr>
        <w:t>will be</w:t>
      </w:r>
      <w:r w:rsidRPr="009C046C">
        <w:rPr>
          <w:rFonts w:ascii="Calibri" w:eastAsia="Times New Roman" w:hAnsi="Calibri" w:cs="Calibri"/>
          <w:color w:val="000000"/>
          <w:lang w:val="en-GB" w:eastAsia="es-ES"/>
        </w:rPr>
        <w:t xml:space="preserve"> imposed for</w:t>
      </w:r>
      <w:r w:rsidR="00740C88" w:rsidRPr="009C046C">
        <w:rPr>
          <w:rFonts w:ascii="Calibri" w:eastAsia="Times New Roman" w:hAnsi="Calibri" w:cs="Calibri"/>
          <w:color w:val="000000"/>
          <w:lang w:val="en-GB" w:eastAsia="es-ES"/>
        </w:rPr>
        <w:t xml:space="preserve"> the estimation of o</w:t>
      </w:r>
      <w:r w:rsidR="00740C88" w:rsidRPr="009C046C">
        <w:rPr>
          <w:rFonts w:cstheme="minorHAnsi"/>
          <w:lang w:val="en-GB"/>
        </w:rPr>
        <w:t>ne-year hospitalisation and mortality rates</w:t>
      </w:r>
      <w:r w:rsidR="00740C88" w:rsidRPr="009C046C">
        <w:rPr>
          <w:rFonts w:ascii="Calibri" w:eastAsia="Times New Roman" w:hAnsi="Calibri" w:cs="Calibri"/>
          <w:color w:val="000000"/>
          <w:lang w:val="en-GB" w:eastAsia="es-ES"/>
        </w:rPr>
        <w:t>.</w:t>
      </w:r>
    </w:p>
    <w:p w14:paraId="29EF8C7C" w14:textId="77777777" w:rsidR="005F21FD" w:rsidRPr="009C046C" w:rsidRDefault="005F21FD" w:rsidP="005F21FD">
      <w:pPr>
        <w:spacing w:before="120" w:after="120" w:line="240" w:lineRule="auto"/>
        <w:jc w:val="both"/>
        <w:rPr>
          <w:rFonts w:eastAsia="Calibri"/>
          <w:u w:val="single"/>
          <w:lang w:val="en-GB"/>
        </w:rPr>
      </w:pPr>
      <w:r w:rsidRPr="009C046C">
        <w:rPr>
          <w:rFonts w:eastAsia="Calibri"/>
          <w:u w:val="single"/>
          <w:lang w:val="en-GB"/>
        </w:rPr>
        <w:t>Data sources </w:t>
      </w:r>
    </w:p>
    <w:p w14:paraId="45837B55" w14:textId="77777777" w:rsidR="00B76B9B" w:rsidRPr="009C046C" w:rsidRDefault="00B76B9B" w:rsidP="00341FA3">
      <w:pPr>
        <w:pStyle w:val="ListParagraph"/>
        <w:numPr>
          <w:ilvl w:val="0"/>
          <w:numId w:val="6"/>
        </w:numPr>
        <w:spacing w:before="120" w:after="120"/>
        <w:jc w:val="both"/>
        <w:rPr>
          <w:rStyle w:val="normaltextrun"/>
        </w:rPr>
      </w:pPr>
      <w:r w:rsidRPr="009C046C">
        <w:rPr>
          <w:rStyle w:val="normaltextrun"/>
          <w:rFonts w:ascii="Calibri" w:hAnsi="Calibri" w:cs="Calibri"/>
          <w:sz w:val="22"/>
          <w:szCs w:val="22"/>
        </w:rPr>
        <w:t>Clinical Practice Research Datalink (CPRD) GOLD, United Kingdom</w:t>
      </w:r>
    </w:p>
    <w:p w14:paraId="24286462" w14:textId="77777777" w:rsidR="003A5AE8" w:rsidRPr="009C046C" w:rsidRDefault="007766EF" w:rsidP="00341FA3">
      <w:pPr>
        <w:pStyle w:val="ListParagraph"/>
        <w:numPr>
          <w:ilvl w:val="0"/>
          <w:numId w:val="6"/>
        </w:numPr>
        <w:spacing w:before="120" w:after="120"/>
        <w:jc w:val="both"/>
        <w:rPr>
          <w:rStyle w:val="eop"/>
          <w:rFonts w:asciiTheme="minorHAnsi" w:eastAsia="Times New Roman" w:hAnsiTheme="minorHAnsi" w:cstheme="minorBidi"/>
          <w:color w:val="202124"/>
          <w:sz w:val="22"/>
          <w:szCs w:val="22"/>
        </w:rPr>
      </w:pPr>
      <w:r w:rsidRPr="009C046C">
        <w:rPr>
          <w:rStyle w:val="normaltextrun"/>
          <w:rFonts w:ascii="Calibri" w:hAnsi="Calibri" w:cs="Calibri"/>
          <w:sz w:val="22"/>
          <w:szCs w:val="22"/>
        </w:rPr>
        <w:t>IQVIA Disease Analyzer Germany (IQVIA DA Germany), Germany</w:t>
      </w:r>
      <w:r w:rsidRPr="009C046C">
        <w:rPr>
          <w:rStyle w:val="eop"/>
          <w:rFonts w:ascii="Calibri" w:hAnsi="Calibri" w:cs="Calibri"/>
          <w:sz w:val="22"/>
          <w:szCs w:val="22"/>
        </w:rPr>
        <w:t> </w:t>
      </w:r>
    </w:p>
    <w:p w14:paraId="58F7769F" w14:textId="060ED371" w:rsidR="001B7A6B" w:rsidRPr="009C046C" w:rsidRDefault="007766EF" w:rsidP="00341FA3">
      <w:pPr>
        <w:pStyle w:val="ListParagraph"/>
        <w:numPr>
          <w:ilvl w:val="0"/>
          <w:numId w:val="6"/>
        </w:numPr>
        <w:spacing w:before="120" w:after="120"/>
        <w:jc w:val="both"/>
        <w:rPr>
          <w:rStyle w:val="eop"/>
          <w:rFonts w:ascii="Calibri" w:hAnsi="Calibri" w:cs="Calibri"/>
          <w:sz w:val="22"/>
          <w:szCs w:val="22"/>
        </w:rPr>
      </w:pPr>
      <w:r w:rsidRPr="009C046C">
        <w:rPr>
          <w:rStyle w:val="eop"/>
          <w:rFonts w:ascii="Calibri" w:hAnsi="Calibri" w:cs="Calibri"/>
          <w:sz w:val="22"/>
          <w:szCs w:val="22"/>
        </w:rPr>
        <w:t xml:space="preserve">IQVIA </w:t>
      </w:r>
      <w:r w:rsidR="00B76B9B" w:rsidRPr="009C046C">
        <w:rPr>
          <w:rStyle w:val="eop"/>
          <w:rFonts w:ascii="Calibri" w:hAnsi="Calibri" w:cs="Calibri"/>
          <w:sz w:val="22"/>
          <w:szCs w:val="22"/>
        </w:rPr>
        <w:t xml:space="preserve">Longitudinal Patient Database </w:t>
      </w:r>
      <w:r w:rsidRPr="009C046C">
        <w:rPr>
          <w:rStyle w:val="eop"/>
          <w:rFonts w:ascii="Calibri" w:hAnsi="Calibri" w:cs="Calibri"/>
          <w:sz w:val="22"/>
          <w:szCs w:val="22"/>
        </w:rPr>
        <w:t>Belgium</w:t>
      </w:r>
      <w:r w:rsidR="00B76B9B" w:rsidRPr="009C046C">
        <w:rPr>
          <w:rStyle w:val="eop"/>
          <w:rFonts w:ascii="Calibri" w:hAnsi="Calibri" w:cs="Calibri"/>
          <w:sz w:val="22"/>
          <w:szCs w:val="22"/>
        </w:rPr>
        <w:t xml:space="preserve"> (IQVIA LPD Belgium)</w:t>
      </w:r>
      <w:r w:rsidR="005F34EF" w:rsidRPr="009C046C">
        <w:rPr>
          <w:rStyle w:val="eop"/>
          <w:rFonts w:ascii="Calibri" w:hAnsi="Calibri" w:cs="Calibri"/>
          <w:sz w:val="22"/>
          <w:szCs w:val="22"/>
        </w:rPr>
        <w:t>, Belgium</w:t>
      </w:r>
    </w:p>
    <w:p w14:paraId="70B28152" w14:textId="77777777" w:rsidR="00006A46" w:rsidRPr="009C046C" w:rsidRDefault="00006A46" w:rsidP="00341FA3">
      <w:pPr>
        <w:pStyle w:val="ListParagraph"/>
        <w:numPr>
          <w:ilvl w:val="0"/>
          <w:numId w:val="6"/>
        </w:numPr>
        <w:spacing w:before="120" w:after="120"/>
        <w:jc w:val="both"/>
        <w:rPr>
          <w:rStyle w:val="eop"/>
        </w:rPr>
      </w:pPr>
      <w:r w:rsidRPr="009C046C">
        <w:rPr>
          <w:rStyle w:val="eop"/>
          <w:rFonts w:ascii="Calibri" w:hAnsi="Calibri" w:cs="Calibri"/>
          <w:sz w:val="22"/>
          <w:szCs w:val="22"/>
        </w:rPr>
        <w:t>Integrated Primary Care Information Project (IPCI), The Netherlands</w:t>
      </w:r>
    </w:p>
    <w:p w14:paraId="75F891B8" w14:textId="31D31CDB" w:rsidR="001B7A6B" w:rsidRPr="009C046C" w:rsidRDefault="007766EF" w:rsidP="00341FA3">
      <w:pPr>
        <w:pStyle w:val="ListParagraph"/>
        <w:numPr>
          <w:ilvl w:val="0"/>
          <w:numId w:val="6"/>
        </w:numPr>
        <w:spacing w:before="120" w:after="120"/>
        <w:jc w:val="both"/>
        <w:rPr>
          <w:rStyle w:val="eop"/>
          <w:rFonts w:ascii="Calibri" w:hAnsi="Calibri" w:cs="Calibri"/>
          <w:sz w:val="22"/>
          <w:szCs w:val="22"/>
        </w:rPr>
      </w:pPr>
      <w:r w:rsidRPr="009C046C">
        <w:rPr>
          <w:rStyle w:val="eop"/>
        </w:rPr>
        <w:t>Estonian Biobank</w:t>
      </w:r>
      <w:r w:rsidR="00006A46" w:rsidRPr="009C046C">
        <w:rPr>
          <w:rStyle w:val="eop"/>
        </w:rPr>
        <w:t xml:space="preserve"> (E</w:t>
      </w:r>
      <w:r w:rsidR="00B76B9B" w:rsidRPr="009C046C">
        <w:rPr>
          <w:rStyle w:val="eop"/>
        </w:rPr>
        <w:t>BB</w:t>
      </w:r>
      <w:r w:rsidR="00006A46" w:rsidRPr="009C046C">
        <w:rPr>
          <w:rStyle w:val="eop"/>
        </w:rPr>
        <w:t>)</w:t>
      </w:r>
      <w:r w:rsidRPr="009C046C">
        <w:rPr>
          <w:rStyle w:val="eop"/>
        </w:rPr>
        <w:t>, Estonia</w:t>
      </w:r>
      <w:r w:rsidRPr="009C046C">
        <w:rPr>
          <w:rStyle w:val="eop"/>
          <w:rFonts w:ascii="Calibri" w:hAnsi="Calibri" w:cs="Calibri"/>
          <w:sz w:val="22"/>
          <w:szCs w:val="22"/>
        </w:rPr>
        <w:t> </w:t>
      </w:r>
    </w:p>
    <w:p w14:paraId="5388C21F" w14:textId="1F2176EE" w:rsidR="007766EF" w:rsidRPr="00501C5D" w:rsidRDefault="00BE3477" w:rsidP="00341FA3">
      <w:pPr>
        <w:pStyle w:val="ListParagraph"/>
        <w:numPr>
          <w:ilvl w:val="0"/>
          <w:numId w:val="6"/>
        </w:numPr>
        <w:spacing w:before="120" w:after="120"/>
        <w:jc w:val="both"/>
        <w:rPr>
          <w:rFonts w:asciiTheme="minorHAnsi" w:eastAsia="Times New Roman" w:hAnsiTheme="minorHAnsi" w:cstheme="minorBidi"/>
          <w:color w:val="202124"/>
          <w:sz w:val="22"/>
          <w:szCs w:val="22"/>
          <w:lang w:val="es-ES"/>
        </w:rPr>
      </w:pPr>
      <w:r w:rsidRPr="00501C5D">
        <w:rPr>
          <w:rStyle w:val="normaltextrun"/>
          <w:rFonts w:ascii="Calibri" w:hAnsi="Calibri" w:cs="Calibri"/>
          <w:sz w:val="22"/>
          <w:szCs w:val="22"/>
          <w:lang w:val="es-ES"/>
        </w:rPr>
        <w:t>Sistema d’Informació per al Desenvolupament de la Investigació en Atenció Primària (SIDIAP), Spain</w:t>
      </w:r>
      <w:r w:rsidRPr="00501C5D">
        <w:rPr>
          <w:rStyle w:val="eop"/>
          <w:rFonts w:ascii="Calibri" w:hAnsi="Calibri" w:cs="Calibri"/>
          <w:sz w:val="22"/>
          <w:szCs w:val="22"/>
          <w:lang w:val="es-ES"/>
        </w:rPr>
        <w:t> </w:t>
      </w:r>
    </w:p>
    <w:p w14:paraId="223379AD" w14:textId="552046A6" w:rsidR="0090314C" w:rsidRPr="009C046C" w:rsidRDefault="0090314C" w:rsidP="00BA103C">
      <w:pPr>
        <w:spacing w:before="120" w:after="120" w:line="240" w:lineRule="auto"/>
        <w:rPr>
          <w:rFonts w:eastAsia="Calibri"/>
          <w:u w:val="single"/>
          <w:lang w:val="en-GB"/>
        </w:rPr>
      </w:pPr>
      <w:r w:rsidRPr="009C046C">
        <w:rPr>
          <w:rFonts w:eastAsia="Calibri"/>
          <w:u w:val="single"/>
          <w:lang w:val="en-GB"/>
        </w:rPr>
        <w:t>Variables of interest</w:t>
      </w:r>
    </w:p>
    <w:p w14:paraId="44EFECA9" w14:textId="77777777" w:rsidR="003828E5" w:rsidRPr="009C046C" w:rsidRDefault="0090314C" w:rsidP="00BA103C">
      <w:pPr>
        <w:tabs>
          <w:tab w:val="left" w:pos="1900"/>
        </w:tabs>
        <w:spacing w:after="120"/>
        <w:rPr>
          <w:lang w:val="en-GB"/>
        </w:rPr>
      </w:pPr>
      <w:r w:rsidRPr="009C046C">
        <w:rPr>
          <w:lang w:val="en-GB"/>
        </w:rPr>
        <w:t xml:space="preserve">Polypharmacy will be defined as the concomitant </w:t>
      </w:r>
      <w:r w:rsidR="003B08B7" w:rsidRPr="009C046C">
        <w:rPr>
          <w:lang w:val="en-GB"/>
        </w:rPr>
        <w:t>prescription of</w:t>
      </w:r>
      <w:r w:rsidRPr="009C046C">
        <w:rPr>
          <w:lang w:val="en-GB"/>
        </w:rPr>
        <w:t xml:space="preserve"> &gt;= 5 or &gt;= 10 medications</w:t>
      </w:r>
      <w:r w:rsidR="000D0F41" w:rsidRPr="009C046C">
        <w:rPr>
          <w:lang w:val="en-GB"/>
        </w:rPr>
        <w:t xml:space="preserve"> (</w:t>
      </w:r>
      <w:r w:rsidR="005E6302" w:rsidRPr="009C046C">
        <w:rPr>
          <w:lang w:val="en-GB"/>
        </w:rPr>
        <w:t>therapeutic groups)</w:t>
      </w:r>
      <w:r w:rsidR="007374EE" w:rsidRPr="009C046C">
        <w:rPr>
          <w:lang w:val="en-GB"/>
        </w:rPr>
        <w:t xml:space="preserve"> anytime</w:t>
      </w:r>
      <w:r w:rsidRPr="009C046C">
        <w:rPr>
          <w:lang w:val="en-GB"/>
        </w:rPr>
        <w:t xml:space="preserve"> during the year</w:t>
      </w:r>
      <w:r w:rsidR="00F74443" w:rsidRPr="009C046C">
        <w:rPr>
          <w:lang w:val="en-GB"/>
        </w:rPr>
        <w:t xml:space="preserve"> </w:t>
      </w:r>
      <w:r w:rsidRPr="009C046C">
        <w:rPr>
          <w:lang w:val="en-GB"/>
        </w:rPr>
        <w:t>prior to cancer diagnosis</w:t>
      </w:r>
      <w:r w:rsidR="006E7E44" w:rsidRPr="009C046C">
        <w:rPr>
          <w:lang w:val="en-GB"/>
        </w:rPr>
        <w:t>.</w:t>
      </w:r>
    </w:p>
    <w:p w14:paraId="035CC3DD" w14:textId="73EBFBDA" w:rsidR="0072140A" w:rsidRPr="009C046C" w:rsidRDefault="001F1A64" w:rsidP="00BA103C">
      <w:pPr>
        <w:rPr>
          <w:lang w:val="en-GB"/>
        </w:rPr>
      </w:pPr>
      <w:r w:rsidRPr="009C046C">
        <w:rPr>
          <w:lang w:val="en-GB"/>
        </w:rPr>
        <w:t>A score</w:t>
      </w:r>
      <w:r w:rsidR="00627369" w:rsidRPr="009C046C">
        <w:rPr>
          <w:lang w:val="en-GB"/>
        </w:rPr>
        <w:t xml:space="preserve"> will be created based on the</w:t>
      </w:r>
      <w:r w:rsidR="00431032">
        <w:rPr>
          <w:lang w:val="en-GB"/>
        </w:rPr>
        <w:t xml:space="preserve"> </w:t>
      </w:r>
      <w:r w:rsidR="00335AC2">
        <w:rPr>
          <w:lang w:val="en-GB"/>
        </w:rPr>
        <w:t>presence of polypharmacy (defined as &gt;=5 prescriptions</w:t>
      </w:r>
      <w:r w:rsidR="00D964A1">
        <w:rPr>
          <w:lang w:val="en-GB"/>
        </w:rPr>
        <w:t xml:space="preserve"> of medications as mentioned above) and the </w:t>
      </w:r>
      <w:r w:rsidR="00431032">
        <w:rPr>
          <w:lang w:val="en-GB"/>
        </w:rPr>
        <w:t>following</w:t>
      </w:r>
      <w:r w:rsidR="00627369" w:rsidRPr="009C046C">
        <w:rPr>
          <w:lang w:val="en-GB"/>
        </w:rPr>
        <w:t xml:space="preserve"> conditions</w:t>
      </w:r>
      <w:r w:rsidR="00436606" w:rsidRPr="009C046C">
        <w:rPr>
          <w:lang w:val="en-GB"/>
        </w:rPr>
        <w:t xml:space="preserve"> included in</w:t>
      </w:r>
      <w:r w:rsidR="00455266" w:rsidRPr="009C046C">
        <w:rPr>
          <w:lang w:val="en-GB"/>
        </w:rPr>
        <w:t xml:space="preserve"> frailty</w:t>
      </w:r>
      <w:r w:rsidR="00436606" w:rsidRPr="009C046C">
        <w:rPr>
          <w:lang w:val="en-GB"/>
        </w:rPr>
        <w:t xml:space="preserve"> indexes</w:t>
      </w:r>
      <w:r w:rsidR="0064177F" w:rsidRPr="009C046C">
        <w:rPr>
          <w:lang w:val="en-GB"/>
        </w:rPr>
        <w:t xml:space="preserve">: </w:t>
      </w:r>
      <w:r w:rsidR="002B61A0" w:rsidRPr="009C046C">
        <w:rPr>
          <w:lang w:val="en-GB"/>
        </w:rPr>
        <w:t xml:space="preserve">Mobility and </w:t>
      </w:r>
      <w:r w:rsidR="002B61A0" w:rsidRPr="009C046C">
        <w:rPr>
          <w:lang w:val="en-GB"/>
        </w:rPr>
        <w:lastRenderedPageBreak/>
        <w:t>transfer problems; Housebound; Activity limitation; Visual impairment; Hearing impairment; Requirement for care; Social vulnerability; Falls; Urinary incontinence</w:t>
      </w:r>
      <w:r w:rsidR="008E3768" w:rsidRPr="009C046C">
        <w:rPr>
          <w:lang w:val="en-GB"/>
        </w:rPr>
        <w:t xml:space="preserve">; </w:t>
      </w:r>
      <w:r w:rsidR="002B61A0" w:rsidRPr="009C046C">
        <w:rPr>
          <w:lang w:val="en-GB"/>
        </w:rPr>
        <w:t>Weight loss and anorexia</w:t>
      </w:r>
      <w:r w:rsidR="008E3768" w:rsidRPr="009C046C">
        <w:rPr>
          <w:lang w:val="en-GB"/>
        </w:rPr>
        <w:t xml:space="preserve">; </w:t>
      </w:r>
      <w:r w:rsidR="002B61A0" w:rsidRPr="009C046C">
        <w:rPr>
          <w:lang w:val="en-GB"/>
        </w:rPr>
        <w:t>Memory and cognitive problems</w:t>
      </w:r>
      <w:r w:rsidR="008E3768" w:rsidRPr="009C046C">
        <w:rPr>
          <w:lang w:val="en-GB"/>
        </w:rPr>
        <w:t xml:space="preserve">; </w:t>
      </w:r>
      <w:r w:rsidR="002B61A0" w:rsidRPr="009C046C">
        <w:rPr>
          <w:lang w:val="en-GB"/>
        </w:rPr>
        <w:t>Dizziness</w:t>
      </w:r>
      <w:r w:rsidR="008E3768" w:rsidRPr="009C046C">
        <w:rPr>
          <w:lang w:val="en-GB"/>
        </w:rPr>
        <w:t>;</w:t>
      </w:r>
      <w:r w:rsidR="001033BC" w:rsidRPr="009C046C">
        <w:rPr>
          <w:lang w:val="en-GB"/>
        </w:rPr>
        <w:t xml:space="preserve"> </w:t>
      </w:r>
      <w:r w:rsidR="002B61A0" w:rsidRPr="009C046C">
        <w:rPr>
          <w:lang w:val="en-GB"/>
        </w:rPr>
        <w:t>Dyspnoea</w:t>
      </w:r>
      <w:r w:rsidR="001033BC" w:rsidRPr="009C046C">
        <w:rPr>
          <w:lang w:val="en-GB"/>
        </w:rPr>
        <w:t xml:space="preserve">; </w:t>
      </w:r>
      <w:r w:rsidR="002B61A0" w:rsidRPr="009C046C">
        <w:rPr>
          <w:lang w:val="en-GB"/>
        </w:rPr>
        <w:t>Sleep disturbance</w:t>
      </w:r>
      <w:r w:rsidR="001033BC" w:rsidRPr="009C046C">
        <w:rPr>
          <w:lang w:val="en-GB"/>
        </w:rPr>
        <w:t xml:space="preserve">; </w:t>
      </w:r>
      <w:r w:rsidR="002B61A0" w:rsidRPr="009C046C">
        <w:rPr>
          <w:lang w:val="en-GB"/>
        </w:rPr>
        <w:t>Anaemia and haematinic deficiency</w:t>
      </w:r>
      <w:r w:rsidR="001033BC" w:rsidRPr="009C046C">
        <w:rPr>
          <w:lang w:val="en-GB"/>
        </w:rPr>
        <w:t xml:space="preserve">; </w:t>
      </w:r>
      <w:r w:rsidR="002B61A0" w:rsidRPr="009C046C">
        <w:rPr>
          <w:lang w:val="en-GB"/>
        </w:rPr>
        <w:t>Hypertension</w:t>
      </w:r>
      <w:r w:rsidR="001033BC" w:rsidRPr="009C046C">
        <w:rPr>
          <w:lang w:val="en-GB"/>
        </w:rPr>
        <w:t xml:space="preserve">; </w:t>
      </w:r>
      <w:r w:rsidR="002B61A0" w:rsidRPr="009C046C">
        <w:rPr>
          <w:lang w:val="en-GB"/>
        </w:rPr>
        <w:t>Ischaemic heart disease</w:t>
      </w:r>
      <w:r w:rsidR="001033BC" w:rsidRPr="009C046C">
        <w:rPr>
          <w:lang w:val="en-GB"/>
        </w:rPr>
        <w:t xml:space="preserve">; </w:t>
      </w:r>
      <w:r w:rsidR="002B61A0" w:rsidRPr="009C046C">
        <w:rPr>
          <w:lang w:val="en-GB"/>
        </w:rPr>
        <w:t>Heart failure</w:t>
      </w:r>
      <w:r w:rsidR="001033BC" w:rsidRPr="009C046C">
        <w:rPr>
          <w:lang w:val="en-GB"/>
        </w:rPr>
        <w:t xml:space="preserve">; </w:t>
      </w:r>
      <w:r w:rsidR="002B61A0" w:rsidRPr="009C046C">
        <w:rPr>
          <w:lang w:val="en-GB"/>
        </w:rPr>
        <w:t>Cerebrovascular disease</w:t>
      </w:r>
      <w:r w:rsidR="001033BC" w:rsidRPr="009C046C">
        <w:rPr>
          <w:lang w:val="en-GB"/>
        </w:rPr>
        <w:t xml:space="preserve">; </w:t>
      </w:r>
      <w:r w:rsidR="002B61A0" w:rsidRPr="009C046C">
        <w:rPr>
          <w:lang w:val="en-GB"/>
        </w:rPr>
        <w:t>Peripheral vascular disease</w:t>
      </w:r>
      <w:r w:rsidR="001033BC" w:rsidRPr="009C046C">
        <w:rPr>
          <w:lang w:val="en-GB"/>
        </w:rPr>
        <w:t xml:space="preserve">; </w:t>
      </w:r>
      <w:r w:rsidR="002B61A0" w:rsidRPr="009C046C">
        <w:rPr>
          <w:lang w:val="en-GB"/>
        </w:rPr>
        <w:t>Atrial fibrillation</w:t>
      </w:r>
      <w:r w:rsidR="001033BC" w:rsidRPr="009C046C">
        <w:rPr>
          <w:lang w:val="en-GB"/>
        </w:rPr>
        <w:t xml:space="preserve">; </w:t>
      </w:r>
      <w:r w:rsidR="002B61A0" w:rsidRPr="009C046C">
        <w:rPr>
          <w:lang w:val="en-GB"/>
        </w:rPr>
        <w:t>Heart valve disease</w:t>
      </w:r>
      <w:r w:rsidR="001033BC" w:rsidRPr="009C046C">
        <w:rPr>
          <w:lang w:val="en-GB"/>
        </w:rPr>
        <w:t xml:space="preserve">; </w:t>
      </w:r>
      <w:r w:rsidR="002B61A0" w:rsidRPr="009C046C">
        <w:rPr>
          <w:lang w:val="en-GB"/>
        </w:rPr>
        <w:t>Hypotension/syncope</w:t>
      </w:r>
      <w:r w:rsidR="001033BC" w:rsidRPr="009C046C">
        <w:rPr>
          <w:lang w:val="en-GB"/>
        </w:rPr>
        <w:t xml:space="preserve">; </w:t>
      </w:r>
      <w:r w:rsidR="002B61A0" w:rsidRPr="009C046C">
        <w:rPr>
          <w:lang w:val="en-GB"/>
        </w:rPr>
        <w:t>Diabetes</w:t>
      </w:r>
      <w:r w:rsidR="001033BC" w:rsidRPr="009C046C">
        <w:rPr>
          <w:lang w:val="en-GB"/>
        </w:rPr>
        <w:t xml:space="preserve">; </w:t>
      </w:r>
      <w:r w:rsidR="002B61A0" w:rsidRPr="009C046C">
        <w:rPr>
          <w:lang w:val="en-GB"/>
        </w:rPr>
        <w:t>Foot problems</w:t>
      </w:r>
      <w:r w:rsidR="001033BC" w:rsidRPr="009C046C">
        <w:rPr>
          <w:lang w:val="en-GB"/>
        </w:rPr>
        <w:t xml:space="preserve">; </w:t>
      </w:r>
      <w:r w:rsidR="002B61A0" w:rsidRPr="009C046C">
        <w:rPr>
          <w:lang w:val="en-GB"/>
        </w:rPr>
        <w:t>Arthritis</w:t>
      </w:r>
      <w:r w:rsidR="001033BC" w:rsidRPr="009C046C">
        <w:rPr>
          <w:lang w:val="en-GB"/>
        </w:rPr>
        <w:t xml:space="preserve">; </w:t>
      </w:r>
      <w:r w:rsidR="002B61A0" w:rsidRPr="009C046C">
        <w:rPr>
          <w:lang w:val="en-GB"/>
        </w:rPr>
        <w:t>Respiratory disease</w:t>
      </w:r>
      <w:r w:rsidR="001033BC" w:rsidRPr="009C046C">
        <w:rPr>
          <w:lang w:val="en-GB"/>
        </w:rPr>
        <w:t xml:space="preserve">; </w:t>
      </w:r>
      <w:r w:rsidR="002B61A0" w:rsidRPr="009C046C">
        <w:rPr>
          <w:lang w:val="en-GB"/>
        </w:rPr>
        <w:t>Peptic ulcer</w:t>
      </w:r>
      <w:r w:rsidR="001033BC" w:rsidRPr="009C046C">
        <w:rPr>
          <w:lang w:val="en-GB"/>
        </w:rPr>
        <w:t xml:space="preserve">; </w:t>
      </w:r>
      <w:r w:rsidR="002B61A0" w:rsidRPr="009C046C">
        <w:rPr>
          <w:lang w:val="en-GB"/>
        </w:rPr>
        <w:t>Thyroid disease</w:t>
      </w:r>
      <w:r w:rsidR="001033BC" w:rsidRPr="009C046C">
        <w:rPr>
          <w:lang w:val="en-GB"/>
        </w:rPr>
        <w:t xml:space="preserve">; </w:t>
      </w:r>
      <w:r w:rsidR="002B61A0" w:rsidRPr="009C046C">
        <w:rPr>
          <w:lang w:val="en-GB"/>
        </w:rPr>
        <w:t>Chronic kidney disease</w:t>
      </w:r>
      <w:r w:rsidR="001033BC" w:rsidRPr="009C046C">
        <w:rPr>
          <w:lang w:val="en-GB"/>
        </w:rPr>
        <w:t xml:space="preserve">; </w:t>
      </w:r>
      <w:r w:rsidR="002B61A0" w:rsidRPr="009C046C">
        <w:rPr>
          <w:lang w:val="en-GB"/>
        </w:rPr>
        <w:t>Osteoporosis</w:t>
      </w:r>
      <w:r w:rsidR="001033BC" w:rsidRPr="009C046C">
        <w:rPr>
          <w:lang w:val="en-GB"/>
        </w:rPr>
        <w:t xml:space="preserve">; </w:t>
      </w:r>
      <w:r w:rsidR="002B61A0" w:rsidRPr="009C046C">
        <w:rPr>
          <w:lang w:val="en-GB"/>
        </w:rPr>
        <w:t>Fragility fracture</w:t>
      </w:r>
      <w:r w:rsidR="001033BC" w:rsidRPr="009C046C">
        <w:rPr>
          <w:lang w:val="en-GB"/>
        </w:rPr>
        <w:t xml:space="preserve">; </w:t>
      </w:r>
      <w:r w:rsidR="002B61A0" w:rsidRPr="009C046C">
        <w:rPr>
          <w:lang w:val="en-GB"/>
        </w:rPr>
        <w:t>Parkinsonism and tremor</w:t>
      </w:r>
      <w:r w:rsidR="001033BC" w:rsidRPr="009C046C">
        <w:rPr>
          <w:lang w:val="en-GB"/>
        </w:rPr>
        <w:t xml:space="preserve">; </w:t>
      </w:r>
      <w:r w:rsidR="002B61A0" w:rsidRPr="009C046C">
        <w:rPr>
          <w:lang w:val="en-GB"/>
        </w:rPr>
        <w:t>Urinary system disease</w:t>
      </w:r>
      <w:r w:rsidR="001033BC" w:rsidRPr="009C046C">
        <w:rPr>
          <w:lang w:val="en-GB"/>
        </w:rPr>
        <w:t xml:space="preserve">; </w:t>
      </w:r>
      <w:r w:rsidR="002B61A0" w:rsidRPr="009C046C">
        <w:rPr>
          <w:lang w:val="en-GB"/>
        </w:rPr>
        <w:t>Skin ulcer</w:t>
      </w:r>
      <w:r w:rsidR="00455266" w:rsidRPr="009C046C">
        <w:rPr>
          <w:lang w:val="en-GB"/>
        </w:rPr>
        <w:t xml:space="preserve">. </w:t>
      </w:r>
      <w:r w:rsidR="00455266" w:rsidRPr="00431032">
        <w:rPr>
          <w:lang w:val="en-GB"/>
        </w:rPr>
        <w:t xml:space="preserve">Their definition will be based on </w:t>
      </w:r>
      <w:r w:rsidR="00B42DE4" w:rsidRPr="00431032">
        <w:rPr>
          <w:lang w:val="en-GB"/>
        </w:rPr>
        <w:t>diagnosis codes recorded anytime prior or at cancer diagnosis.</w:t>
      </w:r>
      <w:r w:rsidR="00965C41" w:rsidRPr="009C046C">
        <w:rPr>
          <w:lang w:val="en-GB"/>
        </w:rPr>
        <w:t xml:space="preserve"> </w:t>
      </w:r>
      <w:r w:rsidR="00D964A1">
        <w:rPr>
          <w:lang w:val="en-GB"/>
        </w:rPr>
        <w:t>The</w:t>
      </w:r>
      <w:r w:rsidR="002068DC">
        <w:rPr>
          <w:lang w:val="en-GB"/>
        </w:rPr>
        <w:t xml:space="preserve"> score will be calculated based on the </w:t>
      </w:r>
      <w:r w:rsidR="009F349B">
        <w:rPr>
          <w:lang w:val="en-GB"/>
        </w:rPr>
        <w:t xml:space="preserve">number of </w:t>
      </w:r>
      <w:r w:rsidR="003B2F16">
        <w:rPr>
          <w:lang w:val="en-GB"/>
        </w:rPr>
        <w:t xml:space="preserve">present </w:t>
      </w:r>
      <w:r w:rsidR="009F349B">
        <w:rPr>
          <w:lang w:val="en-GB"/>
        </w:rPr>
        <w:t>conditions</w:t>
      </w:r>
      <w:r w:rsidR="007F6551">
        <w:rPr>
          <w:lang w:val="en-GB"/>
        </w:rPr>
        <w:t xml:space="preserve"> and </w:t>
      </w:r>
      <w:r w:rsidR="00D964A1">
        <w:rPr>
          <w:lang w:val="en-GB"/>
        </w:rPr>
        <w:t>polypharmacy</w:t>
      </w:r>
      <w:r w:rsidR="003B2F16">
        <w:rPr>
          <w:lang w:val="en-GB"/>
        </w:rPr>
        <w:t xml:space="preserve"> divided by the total number of conditions</w:t>
      </w:r>
      <w:r w:rsidR="007F6551">
        <w:rPr>
          <w:lang w:val="en-GB"/>
        </w:rPr>
        <w:t>/polypharmacy</w:t>
      </w:r>
      <w:r w:rsidR="003B2F16">
        <w:rPr>
          <w:lang w:val="en-GB"/>
        </w:rPr>
        <w:t xml:space="preserve"> </w:t>
      </w:r>
      <w:r w:rsidR="00ED34F7">
        <w:rPr>
          <w:lang w:val="en-GB"/>
        </w:rPr>
        <w:t xml:space="preserve">mentioned above </w:t>
      </w:r>
      <w:r w:rsidR="003B2F16">
        <w:rPr>
          <w:lang w:val="en-GB"/>
        </w:rPr>
        <w:t>(</w:t>
      </w:r>
      <w:r w:rsidR="007F6551">
        <w:rPr>
          <w:lang w:val="en-GB"/>
        </w:rPr>
        <w:t>35 conditions and 1 for polypharmacy prevalence</w:t>
      </w:r>
      <w:r w:rsidR="003B2F16">
        <w:rPr>
          <w:lang w:val="en-GB"/>
        </w:rPr>
        <w:t>)</w:t>
      </w:r>
      <w:r w:rsidR="00ED34F7">
        <w:rPr>
          <w:lang w:val="en-GB"/>
        </w:rPr>
        <w:t xml:space="preserve">, and will be further categorised </w:t>
      </w:r>
      <w:r w:rsidR="002778E5" w:rsidRPr="002778E5">
        <w:rPr>
          <w:lang w:val="en-GB"/>
        </w:rPr>
        <w:t xml:space="preserve">accordingly into </w:t>
      </w:r>
      <w:r w:rsidR="002778E5">
        <w:rPr>
          <w:lang w:val="en-GB"/>
        </w:rPr>
        <w:t xml:space="preserve">the following </w:t>
      </w:r>
      <w:r w:rsidR="002778E5" w:rsidRPr="002778E5">
        <w:rPr>
          <w:lang w:val="en-GB"/>
        </w:rPr>
        <w:t>levels of severity:</w:t>
      </w:r>
      <w:r w:rsidR="002778E5">
        <w:rPr>
          <w:lang w:val="en-GB"/>
        </w:rPr>
        <w:t xml:space="preserve"> </w:t>
      </w:r>
      <w:r w:rsidR="0084011F">
        <w:rPr>
          <w:lang w:val="en-GB"/>
        </w:rPr>
        <w:t xml:space="preserve">fit: </w:t>
      </w:r>
      <w:r w:rsidR="002778E5" w:rsidRPr="002778E5">
        <w:rPr>
          <w:lang w:val="en-GB"/>
        </w:rPr>
        <w:t xml:space="preserve">0–0.12; </w:t>
      </w:r>
      <w:r w:rsidR="0084011F" w:rsidRPr="002778E5">
        <w:rPr>
          <w:lang w:val="en-GB"/>
        </w:rPr>
        <w:t>mild frailty</w:t>
      </w:r>
      <w:r w:rsidR="0084011F">
        <w:rPr>
          <w:lang w:val="en-GB"/>
        </w:rPr>
        <w:t xml:space="preserve">: </w:t>
      </w:r>
      <w:r w:rsidR="002778E5" w:rsidRPr="002778E5">
        <w:rPr>
          <w:lang w:val="en-GB"/>
        </w:rPr>
        <w:t xml:space="preserve">&gt;0.12–0.24; </w:t>
      </w:r>
      <w:r w:rsidR="0084011F">
        <w:rPr>
          <w:lang w:val="en-GB"/>
        </w:rPr>
        <w:t xml:space="preserve">moderate frailty= </w:t>
      </w:r>
      <w:r w:rsidR="002778E5" w:rsidRPr="002778E5">
        <w:rPr>
          <w:lang w:val="en-GB"/>
        </w:rPr>
        <w:t>&gt;0.24–0.36</w:t>
      </w:r>
      <w:r w:rsidR="00274E9C">
        <w:rPr>
          <w:lang w:val="en-GB"/>
        </w:rPr>
        <w:t>;</w:t>
      </w:r>
      <w:r w:rsidR="002778E5" w:rsidRPr="002778E5">
        <w:rPr>
          <w:lang w:val="en-GB"/>
        </w:rPr>
        <w:t xml:space="preserve"> </w:t>
      </w:r>
      <w:r w:rsidR="00274E9C">
        <w:rPr>
          <w:lang w:val="en-GB"/>
        </w:rPr>
        <w:t>severely frail: &gt;=</w:t>
      </w:r>
      <w:r w:rsidR="002778E5" w:rsidRPr="002778E5">
        <w:rPr>
          <w:lang w:val="en-GB"/>
        </w:rPr>
        <w:t>0.36</w:t>
      </w:r>
      <w:r w:rsidR="00274E9C">
        <w:rPr>
          <w:lang w:val="en-GB"/>
        </w:rPr>
        <w:t>.</w:t>
      </w:r>
    </w:p>
    <w:p w14:paraId="486AE816" w14:textId="6F7C01C5" w:rsidR="001E2C75" w:rsidRPr="009C046C" w:rsidRDefault="00965C41" w:rsidP="00BA103C">
      <w:pPr>
        <w:tabs>
          <w:tab w:val="left" w:pos="1900"/>
        </w:tabs>
        <w:spacing w:after="120"/>
        <w:rPr>
          <w:lang w:val="en-GB"/>
        </w:rPr>
      </w:pPr>
      <w:r w:rsidRPr="009C046C">
        <w:rPr>
          <w:lang w:val="en-GB"/>
        </w:rPr>
        <w:t xml:space="preserve">Additionally, the </w:t>
      </w:r>
      <w:r w:rsidR="00424BCA" w:rsidRPr="009C046C">
        <w:rPr>
          <w:lang w:val="en-GB"/>
        </w:rPr>
        <w:t>Charlson Comorbidity Index</w:t>
      </w:r>
      <w:r w:rsidRPr="009C046C">
        <w:rPr>
          <w:lang w:val="en-GB"/>
        </w:rPr>
        <w:t xml:space="preserve"> at index date</w:t>
      </w:r>
      <w:r w:rsidR="00127DD4" w:rsidRPr="009C046C">
        <w:rPr>
          <w:lang w:val="en-GB"/>
        </w:rPr>
        <w:t xml:space="preserve"> will be estimated</w:t>
      </w:r>
      <w:r w:rsidR="00951391" w:rsidRPr="009C046C">
        <w:rPr>
          <w:lang w:val="en-GB"/>
        </w:rPr>
        <w:t xml:space="preserve"> also based in data recorded prior or at cancer diagnosis</w:t>
      </w:r>
      <w:r w:rsidR="00127DD4" w:rsidRPr="009C046C">
        <w:rPr>
          <w:lang w:val="en-GB"/>
        </w:rPr>
        <w:t>.</w:t>
      </w:r>
    </w:p>
    <w:p w14:paraId="63353B4C" w14:textId="16163D70" w:rsidR="00F64263" w:rsidRPr="009C046C" w:rsidRDefault="00F64263" w:rsidP="00BA103C">
      <w:pPr>
        <w:spacing w:after="120" w:line="240" w:lineRule="auto"/>
        <w:textAlignment w:val="baseline"/>
        <w:rPr>
          <w:rFonts w:ascii="Calibri" w:eastAsia="Times New Roman" w:hAnsi="Calibri" w:cs="Calibri"/>
          <w:lang w:val="en-GB" w:eastAsia="es-ES"/>
        </w:rPr>
      </w:pPr>
      <w:r w:rsidRPr="009C046C">
        <w:rPr>
          <w:rFonts w:ascii="Calibri" w:eastAsia="Times New Roman" w:hAnsi="Calibri" w:cs="Calibri"/>
          <w:color w:val="000000"/>
          <w:shd w:val="clear" w:color="auto" w:fill="FFFFFF"/>
          <w:lang w:val="en-GB" w:eastAsia="es-ES"/>
        </w:rPr>
        <w:t>All co-morbidities</w:t>
      </w:r>
      <w:r w:rsidRPr="009C046C">
        <w:rPr>
          <w:rFonts w:ascii="Calibri" w:eastAsia="Times New Roman" w:hAnsi="Calibri" w:cs="Calibri"/>
          <w:lang w:val="en-GB" w:eastAsia="es-ES"/>
        </w:rPr>
        <w:t xml:space="preserve"> and </w:t>
      </w:r>
      <w:del w:id="14" w:author="Maria de Ridder (DARWIN EU® CC)" w:date="2024-02-05T08:59:00Z">
        <w:r w:rsidRPr="009C046C" w:rsidDel="00A7262D">
          <w:rPr>
            <w:rFonts w:ascii="Calibri" w:eastAsia="Times New Roman" w:hAnsi="Calibri" w:cs="Calibri"/>
            <w:lang w:val="en-GB" w:eastAsia="es-ES"/>
          </w:rPr>
          <w:delText>co-</w:delText>
        </w:r>
      </w:del>
      <w:r w:rsidRPr="009C046C">
        <w:rPr>
          <w:rFonts w:ascii="Calibri" w:eastAsia="Times New Roman" w:hAnsi="Calibri" w:cs="Calibri"/>
          <w:lang w:val="en-GB" w:eastAsia="es-ES"/>
        </w:rPr>
        <w:t xml:space="preserve">medications </w:t>
      </w:r>
      <w:r w:rsidR="00127DD4" w:rsidRPr="009C046C">
        <w:rPr>
          <w:rFonts w:ascii="Calibri" w:eastAsia="Times New Roman" w:hAnsi="Calibri" w:cs="Calibri"/>
          <w:lang w:val="en-GB" w:eastAsia="es-ES"/>
        </w:rPr>
        <w:t>will be</w:t>
      </w:r>
      <w:r w:rsidRPr="009C046C">
        <w:rPr>
          <w:rFonts w:ascii="Calibri" w:eastAsia="Times New Roman" w:hAnsi="Calibri" w:cs="Calibri"/>
          <w:lang w:val="en-GB" w:eastAsia="es-ES"/>
        </w:rPr>
        <w:t xml:space="preserve"> used for large-scale patient characterisation, identified as concept/code and descendants. </w:t>
      </w:r>
    </w:p>
    <w:p w14:paraId="5C2D6945" w14:textId="6FDF2B91" w:rsidR="00127DD4" w:rsidRPr="009C046C" w:rsidRDefault="00C31484" w:rsidP="00BA103C">
      <w:pPr>
        <w:spacing w:after="120" w:line="240" w:lineRule="auto"/>
        <w:textAlignment w:val="baseline"/>
        <w:rPr>
          <w:rFonts w:ascii="Segoe UI" w:eastAsia="Times New Roman" w:hAnsi="Segoe UI" w:cs="Segoe UI"/>
          <w:sz w:val="18"/>
          <w:szCs w:val="18"/>
          <w:lang w:val="en-GB" w:eastAsia="es-ES"/>
        </w:rPr>
      </w:pPr>
      <w:r w:rsidRPr="009C046C">
        <w:rPr>
          <w:rFonts w:ascii="Calibri" w:eastAsia="Times New Roman" w:hAnsi="Calibri" w:cs="Calibri"/>
          <w:lang w:val="en-GB" w:eastAsia="es-ES"/>
        </w:rPr>
        <w:t xml:space="preserve">Other variables of interest </w:t>
      </w:r>
      <w:del w:id="15" w:author="Maria de Ridder (DARWIN EU® CC)" w:date="2024-02-05T08:51:00Z">
        <w:r w:rsidR="00FC155F" w:rsidRPr="009C046C" w:rsidDel="0072166F">
          <w:rPr>
            <w:rFonts w:ascii="Calibri" w:eastAsia="Times New Roman" w:hAnsi="Calibri" w:cs="Calibri"/>
            <w:lang w:val="en-GB" w:eastAsia="es-ES"/>
          </w:rPr>
          <w:delText xml:space="preserve">will </w:delText>
        </w:r>
        <w:r w:rsidRPr="009C046C" w:rsidDel="0072166F">
          <w:rPr>
            <w:rFonts w:ascii="Calibri" w:eastAsia="Times New Roman" w:hAnsi="Calibri" w:cs="Calibri"/>
            <w:lang w:val="en-GB" w:eastAsia="es-ES"/>
          </w:rPr>
          <w:delText>include</w:delText>
        </w:r>
      </w:del>
      <w:ins w:id="16" w:author="Maria de Ridder (DARWIN EU® CC)" w:date="2024-02-05T08:51:00Z">
        <w:r w:rsidR="0072166F">
          <w:rPr>
            <w:rFonts w:ascii="Calibri" w:eastAsia="Times New Roman" w:hAnsi="Calibri" w:cs="Calibri"/>
            <w:lang w:val="en-GB" w:eastAsia="es-ES"/>
          </w:rPr>
          <w:t>are</w:t>
        </w:r>
      </w:ins>
      <w:r w:rsidRPr="009C046C">
        <w:rPr>
          <w:rFonts w:ascii="Calibri" w:eastAsia="Times New Roman" w:hAnsi="Calibri" w:cs="Calibri"/>
          <w:lang w:val="en-GB" w:eastAsia="es-ES"/>
        </w:rPr>
        <w:t xml:space="preserve"> </w:t>
      </w:r>
      <w:r w:rsidR="00FC155F" w:rsidRPr="009C046C">
        <w:rPr>
          <w:rFonts w:ascii="Calibri" w:eastAsia="Times New Roman" w:hAnsi="Calibri" w:cs="Calibri"/>
          <w:lang w:val="en-GB" w:eastAsia="es-ES"/>
        </w:rPr>
        <w:t xml:space="preserve">number of </w:t>
      </w:r>
      <w:r w:rsidRPr="009C046C">
        <w:rPr>
          <w:rFonts w:ascii="Calibri" w:eastAsia="Times New Roman" w:hAnsi="Calibri" w:cs="Calibri"/>
          <w:lang w:val="en-GB" w:eastAsia="es-ES"/>
        </w:rPr>
        <w:t xml:space="preserve">hospitalisation and </w:t>
      </w:r>
      <w:r w:rsidR="002866EE" w:rsidRPr="009C046C">
        <w:rPr>
          <w:rFonts w:ascii="Calibri" w:eastAsia="Times New Roman" w:hAnsi="Calibri" w:cs="Calibri"/>
          <w:lang w:val="en-GB" w:eastAsia="es-ES"/>
        </w:rPr>
        <w:t xml:space="preserve">date of </w:t>
      </w:r>
      <w:r w:rsidRPr="009C046C">
        <w:rPr>
          <w:rFonts w:ascii="Calibri" w:eastAsia="Times New Roman" w:hAnsi="Calibri" w:cs="Calibri"/>
          <w:lang w:val="en-GB" w:eastAsia="es-ES"/>
        </w:rPr>
        <w:t>death</w:t>
      </w:r>
      <w:r w:rsidR="002866EE" w:rsidRPr="009C046C">
        <w:rPr>
          <w:rFonts w:ascii="Calibri" w:eastAsia="Times New Roman" w:hAnsi="Calibri" w:cs="Calibri"/>
          <w:lang w:val="en-GB" w:eastAsia="es-ES"/>
        </w:rPr>
        <w:t xml:space="preserve"> during the year after date of cancer diagnosis</w:t>
      </w:r>
      <w:r w:rsidR="00FC155F" w:rsidRPr="009C046C">
        <w:rPr>
          <w:rFonts w:ascii="Calibri" w:eastAsia="Times New Roman" w:hAnsi="Calibri" w:cs="Calibri"/>
          <w:lang w:val="en-GB" w:eastAsia="es-ES"/>
        </w:rPr>
        <w:t>.</w:t>
      </w:r>
    </w:p>
    <w:p w14:paraId="2893932C" w14:textId="193361A2" w:rsidR="004F6C36" w:rsidRPr="009C046C" w:rsidRDefault="004F6C36" w:rsidP="00BA103C">
      <w:pPr>
        <w:tabs>
          <w:tab w:val="left" w:pos="1900"/>
        </w:tabs>
        <w:spacing w:after="120"/>
        <w:rPr>
          <w:rFonts w:ascii="Segoe UI" w:eastAsia="Times New Roman" w:hAnsi="Segoe UI" w:cs="Segoe UI"/>
          <w:sz w:val="18"/>
          <w:szCs w:val="18"/>
          <w:lang w:val="en-GB" w:eastAsia="es-ES"/>
        </w:rPr>
      </w:pPr>
      <w:r w:rsidRPr="009C046C">
        <w:rPr>
          <w:rFonts w:ascii="Calibri" w:eastAsia="Times New Roman" w:hAnsi="Calibri" w:cs="Calibri"/>
          <w:u w:val="single"/>
          <w:lang w:val="en-GB" w:eastAsia="es-ES"/>
        </w:rPr>
        <w:t>Sample size</w:t>
      </w:r>
      <w:r w:rsidRPr="009C046C">
        <w:rPr>
          <w:rFonts w:ascii="Calibri" w:eastAsia="Times New Roman" w:hAnsi="Calibri" w:cs="Calibri"/>
          <w:lang w:val="en-GB" w:eastAsia="es-ES"/>
        </w:rPr>
        <w:t> </w:t>
      </w:r>
    </w:p>
    <w:p w14:paraId="4081D753" w14:textId="58166967" w:rsidR="004F6C36" w:rsidRPr="009C046C" w:rsidRDefault="004F6C36" w:rsidP="00BA103C">
      <w:pPr>
        <w:spacing w:after="120" w:line="240" w:lineRule="auto"/>
        <w:textAlignment w:val="baseline"/>
        <w:rPr>
          <w:rFonts w:ascii="Segoe UI" w:eastAsia="Times New Roman" w:hAnsi="Segoe UI" w:cs="Segoe UI"/>
          <w:sz w:val="18"/>
          <w:szCs w:val="18"/>
          <w:lang w:val="en-GB" w:eastAsia="es-ES"/>
        </w:rPr>
      </w:pPr>
      <w:r w:rsidRPr="009C046C">
        <w:rPr>
          <w:rFonts w:ascii="Calibri" w:eastAsia="Times New Roman" w:hAnsi="Calibri" w:cs="Calibri"/>
          <w:lang w:val="en-GB" w:eastAsia="es-ES"/>
        </w:rPr>
        <w:t xml:space="preserve">No </w:t>
      </w:r>
      <w:r w:rsidRPr="009C046C">
        <w:rPr>
          <w:rFonts w:ascii="Calibri" w:eastAsia="Times New Roman" w:hAnsi="Calibri" w:cs="Calibri"/>
          <w:color w:val="000000"/>
          <w:shd w:val="clear" w:color="auto" w:fill="FFFFFF"/>
          <w:lang w:val="en-GB" w:eastAsia="es-ES"/>
        </w:rPr>
        <w:t xml:space="preserve">sample size will be calculated as this is a </w:t>
      </w:r>
      <w:r w:rsidRPr="009C046C">
        <w:rPr>
          <w:rFonts w:ascii="Calibri" w:eastAsia="Times New Roman" w:hAnsi="Calibri" w:cs="Calibri"/>
          <w:color w:val="000000"/>
          <w:lang w:val="en-GB" w:eastAsia="es-ES"/>
        </w:rPr>
        <w:t xml:space="preserve">descriptive </w:t>
      </w:r>
      <w:r w:rsidRPr="009C046C">
        <w:rPr>
          <w:rFonts w:ascii="Calibri" w:eastAsia="Times New Roman" w:hAnsi="Calibri" w:cs="Calibri"/>
          <w:color w:val="000000"/>
          <w:shd w:val="clear" w:color="auto" w:fill="FFFFFF"/>
          <w:lang w:val="en-GB" w:eastAsia="es-ES"/>
        </w:rPr>
        <w:t xml:space="preserve">Disease Epidemiology Study where we </w:t>
      </w:r>
      <w:ins w:id="17" w:author="Maria de Ridder (DARWIN EU® CC)" w:date="2024-02-05T08:53:00Z">
        <w:r w:rsidR="00C05CAA">
          <w:rPr>
            <w:rFonts w:ascii="Calibri" w:eastAsia="Times New Roman" w:hAnsi="Calibri" w:cs="Calibri"/>
            <w:color w:val="000000"/>
            <w:shd w:val="clear" w:color="auto" w:fill="FFFFFF"/>
            <w:lang w:val="en-GB" w:eastAsia="es-ES"/>
          </w:rPr>
          <w:t>are</w:t>
        </w:r>
      </w:ins>
      <w:del w:id="18" w:author="Maria de Ridder (DARWIN EU® CC)" w:date="2024-02-05T08:53:00Z">
        <w:r w:rsidRPr="009C046C" w:rsidDel="00C05CAA">
          <w:rPr>
            <w:rFonts w:ascii="Calibri" w:eastAsia="Times New Roman" w:hAnsi="Calibri" w:cs="Calibri"/>
            <w:color w:val="000000"/>
            <w:shd w:val="clear" w:color="auto" w:fill="FFFFFF"/>
            <w:lang w:val="en-GB" w:eastAsia="es-ES"/>
          </w:rPr>
          <w:delText>were</w:delText>
        </w:r>
      </w:del>
      <w:r w:rsidRPr="009C046C">
        <w:rPr>
          <w:rFonts w:ascii="Calibri" w:eastAsia="Times New Roman" w:hAnsi="Calibri" w:cs="Calibri"/>
          <w:color w:val="000000"/>
          <w:shd w:val="clear" w:color="auto" w:fill="FFFFFF"/>
          <w:lang w:val="en-GB" w:eastAsia="es-ES"/>
        </w:rPr>
        <w:t xml:space="preserve"> interested in the characteristics of all incident</w:t>
      </w:r>
      <w:r w:rsidR="00FB680C" w:rsidRPr="009C046C">
        <w:rPr>
          <w:rFonts w:ascii="Calibri" w:eastAsia="Times New Roman" w:hAnsi="Calibri" w:cs="Calibri"/>
          <w:color w:val="000000"/>
          <w:shd w:val="clear" w:color="auto" w:fill="FFFFFF"/>
          <w:lang w:val="en-GB" w:eastAsia="es-ES"/>
        </w:rPr>
        <w:t xml:space="preserve"> cases of selected cancers</w:t>
      </w:r>
      <w:r w:rsidRPr="009C046C">
        <w:rPr>
          <w:rFonts w:ascii="Calibri" w:eastAsia="Times New Roman" w:hAnsi="Calibri" w:cs="Calibri"/>
          <w:color w:val="000000"/>
          <w:shd w:val="clear" w:color="auto" w:fill="FFFFFF"/>
          <w:lang w:val="en-GB" w:eastAsia="es-ES"/>
        </w:rPr>
        <w:t>. </w:t>
      </w:r>
    </w:p>
    <w:p w14:paraId="74C41ADC" w14:textId="77777777" w:rsidR="003E2B19" w:rsidRPr="009C046C" w:rsidRDefault="003E2B19" w:rsidP="00BA103C">
      <w:pPr>
        <w:spacing w:before="120" w:after="120" w:line="240" w:lineRule="auto"/>
        <w:rPr>
          <w:rFonts w:eastAsia="Calibri" w:cstheme="minorHAnsi"/>
          <w:u w:val="single"/>
          <w:lang w:val="en-GB"/>
        </w:rPr>
      </w:pPr>
      <w:r w:rsidRPr="009C046C">
        <w:rPr>
          <w:rFonts w:eastAsia="Calibri" w:cstheme="minorHAnsi"/>
          <w:u w:val="single"/>
          <w:lang w:val="en-GB"/>
        </w:rPr>
        <w:t>Data analyses</w:t>
      </w:r>
    </w:p>
    <w:p w14:paraId="19DBCF8A" w14:textId="58733CDD" w:rsidR="003E2B19" w:rsidRPr="009C046C" w:rsidRDefault="003E2B19" w:rsidP="00BA103C">
      <w:pPr>
        <w:pStyle w:val="TableParagraph"/>
        <w:spacing w:before="35" w:line="271" w:lineRule="auto"/>
        <w:ind w:left="0" w:right="282"/>
        <w:rPr>
          <w:rStyle w:val="normaltextrun"/>
          <w:rFonts w:ascii="Calibri" w:eastAsiaTheme="minorHAnsi" w:hAnsi="Calibri" w:cs="Calibri"/>
          <w:color w:val="000000"/>
          <w:shd w:val="clear" w:color="auto" w:fill="FFFFFF"/>
          <w:lang w:val="en-GB"/>
        </w:rPr>
      </w:pPr>
      <w:r w:rsidRPr="009C046C">
        <w:rPr>
          <w:rStyle w:val="normaltextrun"/>
          <w:rFonts w:ascii="Calibri" w:eastAsiaTheme="minorHAnsi" w:hAnsi="Calibri" w:cs="Calibri"/>
          <w:color w:val="000000"/>
          <w:shd w:val="clear" w:color="auto" w:fill="FFFFFF"/>
          <w:lang w:val="en-GB"/>
        </w:rPr>
        <w:t xml:space="preserve">The prevalence of </w:t>
      </w:r>
      <w:r w:rsidR="007825CA">
        <w:rPr>
          <w:rStyle w:val="normaltextrun"/>
          <w:rFonts w:ascii="Calibri" w:eastAsiaTheme="minorHAnsi" w:hAnsi="Calibri" w:cs="Calibri"/>
          <w:color w:val="000000"/>
          <w:shd w:val="clear" w:color="auto" w:fill="FFFFFF"/>
          <w:lang w:val="en-GB"/>
        </w:rPr>
        <w:t xml:space="preserve">an approximate score for </w:t>
      </w:r>
      <w:r w:rsidR="00C23E58">
        <w:rPr>
          <w:rStyle w:val="normaltextrun"/>
          <w:rFonts w:ascii="Calibri" w:eastAsiaTheme="minorHAnsi" w:hAnsi="Calibri" w:cs="Calibri"/>
          <w:color w:val="000000"/>
          <w:shd w:val="clear" w:color="auto" w:fill="FFFFFF"/>
          <w:lang w:val="en-GB"/>
        </w:rPr>
        <w:t>frailty</w:t>
      </w:r>
      <w:r w:rsidR="00AC0643">
        <w:rPr>
          <w:rStyle w:val="normaltextrun"/>
          <w:rFonts w:ascii="Calibri" w:eastAsiaTheme="minorHAnsi" w:hAnsi="Calibri" w:cs="Calibri"/>
          <w:color w:val="000000"/>
          <w:shd w:val="clear" w:color="auto" w:fill="FFFFFF"/>
          <w:lang w:val="en-GB"/>
        </w:rPr>
        <w:t xml:space="preserve"> (based on the above mentioned score)</w:t>
      </w:r>
      <w:r w:rsidR="00C23E58">
        <w:rPr>
          <w:rStyle w:val="normaltextrun"/>
          <w:rFonts w:ascii="Calibri" w:eastAsiaTheme="minorHAnsi" w:hAnsi="Calibri" w:cs="Calibri"/>
          <w:color w:val="000000"/>
          <w:shd w:val="clear" w:color="auto" w:fill="FFFFFF"/>
          <w:lang w:val="en-GB"/>
        </w:rPr>
        <w:t xml:space="preserve"> and </w:t>
      </w:r>
      <w:r w:rsidRPr="009C046C">
        <w:rPr>
          <w:rStyle w:val="normaltextrun"/>
          <w:rFonts w:ascii="Calibri" w:eastAsiaTheme="minorHAnsi" w:hAnsi="Calibri" w:cs="Calibri"/>
          <w:color w:val="000000"/>
          <w:shd w:val="clear" w:color="auto" w:fill="FFFFFF"/>
          <w:lang w:val="en-GB"/>
        </w:rPr>
        <w:t xml:space="preserve">polypharmacy </w:t>
      </w:r>
      <w:r w:rsidR="00E730C7" w:rsidRPr="009C046C">
        <w:rPr>
          <w:rStyle w:val="normaltextrun"/>
          <w:rFonts w:ascii="Calibri" w:eastAsiaTheme="minorHAnsi" w:hAnsi="Calibri" w:cs="Calibri"/>
          <w:color w:val="000000"/>
          <w:shd w:val="clear" w:color="auto" w:fill="FFFFFF"/>
          <w:lang w:val="en-GB"/>
        </w:rPr>
        <w:t>(objective 1)</w:t>
      </w:r>
      <w:r w:rsidRPr="009C046C">
        <w:rPr>
          <w:rStyle w:val="normaltextrun"/>
          <w:rFonts w:ascii="Calibri" w:eastAsiaTheme="minorHAnsi" w:hAnsi="Calibri" w:cs="Calibri"/>
          <w:color w:val="000000"/>
          <w:shd w:val="clear" w:color="auto" w:fill="FFFFFF"/>
          <w:lang w:val="en-GB"/>
        </w:rPr>
        <w:t xml:space="preserve"> </w:t>
      </w:r>
      <w:r w:rsidR="00680BF7" w:rsidRPr="009C046C">
        <w:rPr>
          <w:rStyle w:val="normaltextrun"/>
          <w:rFonts w:ascii="Calibri" w:eastAsiaTheme="minorHAnsi" w:hAnsi="Calibri" w:cs="Calibri"/>
          <w:color w:val="000000"/>
          <w:shd w:val="clear" w:color="auto" w:fill="FFFFFF"/>
          <w:lang w:val="en-GB"/>
        </w:rPr>
        <w:t>will be estimated</w:t>
      </w:r>
      <w:r w:rsidRPr="009C046C">
        <w:rPr>
          <w:rStyle w:val="normaltextrun"/>
          <w:rFonts w:ascii="Calibri" w:eastAsiaTheme="minorHAnsi" w:hAnsi="Calibri" w:cs="Calibri"/>
          <w:color w:val="000000"/>
          <w:shd w:val="clear" w:color="auto" w:fill="FFFFFF"/>
          <w:lang w:val="en-GB"/>
        </w:rPr>
        <w:t xml:space="preserve"> at the </w:t>
      </w:r>
      <w:r w:rsidR="00680BF7" w:rsidRPr="009C046C">
        <w:rPr>
          <w:rStyle w:val="normaltextrun"/>
          <w:rFonts w:ascii="Calibri" w:eastAsiaTheme="minorHAnsi" w:hAnsi="Calibri" w:cs="Calibri"/>
          <w:color w:val="000000"/>
          <w:shd w:val="clear" w:color="auto" w:fill="FFFFFF"/>
          <w:lang w:val="en-GB"/>
        </w:rPr>
        <w:t>time</w:t>
      </w:r>
      <w:r w:rsidRPr="009C046C">
        <w:rPr>
          <w:rStyle w:val="normaltextrun"/>
          <w:rFonts w:ascii="Calibri" w:eastAsiaTheme="minorHAnsi" w:hAnsi="Calibri" w:cs="Calibri"/>
          <w:color w:val="000000"/>
          <w:shd w:val="clear" w:color="auto" w:fill="FFFFFF"/>
          <w:lang w:val="en-GB"/>
        </w:rPr>
        <w:t xml:space="preserve"> of cancer diagnosis. </w:t>
      </w:r>
    </w:p>
    <w:p w14:paraId="63EE3689" w14:textId="5C384BD7" w:rsidR="00064543" w:rsidRPr="009C046C" w:rsidRDefault="00064543" w:rsidP="00BA103C">
      <w:pPr>
        <w:spacing w:after="120" w:line="240" w:lineRule="auto"/>
        <w:textAlignment w:val="baseline"/>
        <w:rPr>
          <w:rFonts w:ascii="Calibri" w:eastAsia="Times New Roman" w:hAnsi="Calibri" w:cs="Calibri"/>
          <w:color w:val="000000"/>
          <w:lang w:val="en-GB" w:eastAsia="es-ES"/>
        </w:rPr>
      </w:pPr>
      <w:r w:rsidRPr="009C046C">
        <w:rPr>
          <w:rFonts w:ascii="Calibri" w:eastAsia="Times New Roman" w:hAnsi="Calibri" w:cs="Calibri"/>
          <w:lang w:val="en-GB" w:eastAsia="es-ES"/>
        </w:rPr>
        <w:t>Large-scale patient-level characterisation</w:t>
      </w:r>
      <w:r w:rsidR="002866EE" w:rsidRPr="009C046C">
        <w:rPr>
          <w:rFonts w:ascii="Calibri" w:eastAsia="Times New Roman" w:hAnsi="Calibri" w:cs="Calibri"/>
          <w:lang w:val="en-GB" w:eastAsia="es-ES"/>
        </w:rPr>
        <w:t xml:space="preserve"> (objective 2)</w:t>
      </w:r>
      <w:r w:rsidRPr="009C046C">
        <w:rPr>
          <w:rFonts w:ascii="Calibri" w:eastAsia="Times New Roman" w:hAnsi="Calibri" w:cs="Calibri"/>
          <w:lang w:val="en-GB" w:eastAsia="es-ES"/>
        </w:rPr>
        <w:t xml:space="preserve"> </w:t>
      </w:r>
      <w:r w:rsidR="002866EE" w:rsidRPr="009C046C">
        <w:rPr>
          <w:rFonts w:ascii="Calibri" w:eastAsia="Times New Roman" w:hAnsi="Calibri" w:cs="Calibri"/>
          <w:lang w:val="en-GB" w:eastAsia="es-ES"/>
        </w:rPr>
        <w:t>will be</w:t>
      </w:r>
      <w:r w:rsidRPr="009C046C">
        <w:rPr>
          <w:rFonts w:ascii="Calibri" w:eastAsia="Times New Roman" w:hAnsi="Calibri" w:cs="Calibri"/>
          <w:lang w:val="en-GB" w:eastAsia="es-ES"/>
        </w:rPr>
        <w:t xml:space="preserve"> conducted </w:t>
      </w:r>
      <w:r w:rsidR="00052988" w:rsidRPr="009C046C">
        <w:rPr>
          <w:rFonts w:ascii="Calibri" w:eastAsia="Times New Roman" w:hAnsi="Calibri" w:cs="Calibri"/>
          <w:lang w:val="en-GB" w:eastAsia="es-ES"/>
        </w:rPr>
        <w:t xml:space="preserve">for individuals </w:t>
      </w:r>
      <w:r w:rsidR="00052988" w:rsidRPr="009C046C">
        <w:rPr>
          <w:rStyle w:val="normaltextrun"/>
          <w:rFonts w:ascii="Calibri" w:hAnsi="Calibri" w:cs="Calibri"/>
          <w:color w:val="000000"/>
          <w:shd w:val="clear" w:color="auto" w:fill="FFFFFF"/>
          <w:lang w:val="en-GB"/>
        </w:rPr>
        <w:t xml:space="preserve">with different </w:t>
      </w:r>
      <w:r w:rsidR="007825CA">
        <w:rPr>
          <w:rStyle w:val="normaltextrun"/>
          <w:rFonts w:ascii="Calibri" w:hAnsi="Calibri" w:cs="Calibri"/>
          <w:color w:val="000000"/>
          <w:shd w:val="clear" w:color="auto" w:fill="FFFFFF"/>
          <w:lang w:val="en-GB"/>
        </w:rPr>
        <w:t xml:space="preserve">frailty and </w:t>
      </w:r>
      <w:r w:rsidR="00052988" w:rsidRPr="009C046C">
        <w:rPr>
          <w:rStyle w:val="normaltextrun"/>
          <w:rFonts w:ascii="Calibri" w:hAnsi="Calibri" w:cs="Calibri"/>
          <w:color w:val="000000"/>
          <w:shd w:val="clear" w:color="auto" w:fill="FFFFFF"/>
          <w:lang w:val="en-GB"/>
        </w:rPr>
        <w:t xml:space="preserve">polypharmacy categories </w:t>
      </w:r>
      <w:r w:rsidRPr="009C046C">
        <w:rPr>
          <w:rFonts w:ascii="Calibri" w:eastAsia="Times New Roman" w:hAnsi="Calibri" w:cs="Calibri"/>
          <w:lang w:val="en-GB" w:eastAsia="es-ES"/>
        </w:rPr>
        <w:t xml:space="preserve">as follows: Age and sex at time of </w:t>
      </w:r>
      <w:r w:rsidR="002866EE" w:rsidRPr="009C046C">
        <w:rPr>
          <w:rFonts w:ascii="Calibri" w:eastAsia="Times New Roman" w:hAnsi="Calibri" w:cs="Calibri"/>
          <w:lang w:val="en-GB" w:eastAsia="es-ES"/>
        </w:rPr>
        <w:t>cancer</w:t>
      </w:r>
      <w:r w:rsidRPr="009C046C">
        <w:rPr>
          <w:rFonts w:ascii="Calibri" w:eastAsia="Times New Roman" w:hAnsi="Calibri" w:cs="Calibri"/>
          <w:lang w:val="en-GB" w:eastAsia="es-ES"/>
        </w:rPr>
        <w:t xml:space="preserve"> diagnosis </w:t>
      </w:r>
      <w:r w:rsidR="002866EE" w:rsidRPr="009C046C">
        <w:rPr>
          <w:rFonts w:ascii="Calibri" w:eastAsia="Times New Roman" w:hAnsi="Calibri" w:cs="Calibri"/>
          <w:lang w:val="en-GB" w:eastAsia="es-ES"/>
        </w:rPr>
        <w:t>will be</w:t>
      </w:r>
      <w:r w:rsidRPr="009C046C">
        <w:rPr>
          <w:rFonts w:ascii="Calibri" w:eastAsia="Times New Roman" w:hAnsi="Calibri" w:cs="Calibri"/>
          <w:lang w:val="en-GB" w:eastAsia="es-ES"/>
        </w:rPr>
        <w:t xml:space="preserve"> described; Medical history </w:t>
      </w:r>
      <w:r w:rsidR="00052988" w:rsidRPr="009C046C">
        <w:rPr>
          <w:rFonts w:ascii="Calibri" w:eastAsia="Times New Roman" w:hAnsi="Calibri" w:cs="Calibri"/>
          <w:lang w:val="en-GB" w:eastAsia="es-ES"/>
        </w:rPr>
        <w:t>will</w:t>
      </w:r>
      <w:r w:rsidRPr="009C046C">
        <w:rPr>
          <w:rFonts w:ascii="Calibri" w:eastAsia="Times New Roman" w:hAnsi="Calibri" w:cs="Calibri"/>
          <w:lang w:val="en-GB" w:eastAsia="es-ES"/>
        </w:rPr>
        <w:t xml:space="preserve"> assessed for anytime –and up to 365 days before index </w:t>
      </w:r>
      <w:r w:rsidRPr="009C046C">
        <w:rPr>
          <w:rFonts w:ascii="Calibri" w:eastAsia="Times New Roman" w:hAnsi="Calibri" w:cs="Calibri"/>
          <w:color w:val="000000"/>
          <w:shd w:val="clear" w:color="auto" w:fill="FFFFFF"/>
          <w:lang w:val="en-GB" w:eastAsia="es-ES"/>
        </w:rPr>
        <w:t xml:space="preserve">date, for 365 to 31 days before index date, for 30 to 1 day before index date, and at index date; Medication use history </w:t>
      </w:r>
      <w:r w:rsidR="00052988" w:rsidRPr="009C046C">
        <w:rPr>
          <w:rFonts w:ascii="Calibri" w:eastAsia="Times New Roman" w:hAnsi="Calibri" w:cs="Calibri"/>
          <w:color w:val="000000"/>
          <w:shd w:val="clear" w:color="auto" w:fill="FFFFFF"/>
          <w:lang w:val="en-GB" w:eastAsia="es-ES"/>
        </w:rPr>
        <w:t>will be</w:t>
      </w:r>
      <w:r w:rsidRPr="009C046C">
        <w:rPr>
          <w:rFonts w:ascii="Calibri" w:eastAsia="Times New Roman" w:hAnsi="Calibri" w:cs="Calibri"/>
          <w:color w:val="000000"/>
          <w:shd w:val="clear" w:color="auto" w:fill="FFFFFF"/>
          <w:lang w:val="en-GB" w:eastAsia="es-ES"/>
        </w:rPr>
        <w:t xml:space="preserve"> reported for 365 to 31 days before index date, for 30 to 1 day before index date, and at index date</w:t>
      </w:r>
      <w:r w:rsidR="00052988" w:rsidRPr="009C046C">
        <w:rPr>
          <w:rFonts w:ascii="Calibri" w:eastAsia="Times New Roman" w:hAnsi="Calibri" w:cs="Calibri"/>
          <w:color w:val="000000"/>
          <w:shd w:val="clear" w:color="auto" w:fill="FFFFFF"/>
          <w:lang w:val="en-GB" w:eastAsia="es-ES"/>
        </w:rPr>
        <w:t xml:space="preserve">; hospitalization and mortality rates will be calculated </w:t>
      </w:r>
      <w:r w:rsidR="008B4AAE" w:rsidRPr="009C046C">
        <w:rPr>
          <w:rFonts w:ascii="Calibri" w:eastAsia="Times New Roman" w:hAnsi="Calibri" w:cs="Calibri"/>
          <w:color w:val="000000"/>
          <w:shd w:val="clear" w:color="auto" w:fill="FFFFFF"/>
          <w:lang w:val="en-GB" w:eastAsia="es-ES"/>
        </w:rPr>
        <w:t>for up to 365 days after index date.</w:t>
      </w:r>
      <w:r w:rsidRPr="009C046C">
        <w:rPr>
          <w:rFonts w:ascii="Calibri" w:eastAsia="Times New Roman" w:hAnsi="Calibri" w:cs="Calibri"/>
          <w:color w:val="000000"/>
          <w:lang w:val="en-GB" w:eastAsia="es-ES"/>
        </w:rPr>
        <w:t> </w:t>
      </w:r>
    </w:p>
    <w:p w14:paraId="2C4728FE" w14:textId="7FAFB3FF" w:rsidR="00C628C0" w:rsidRDefault="00E730C7" w:rsidP="00BA103C">
      <w:pPr>
        <w:spacing w:before="120" w:after="120"/>
        <w:rPr>
          <w:lang w:val="en-GB"/>
        </w:rPr>
      </w:pPr>
      <w:r w:rsidRPr="009C046C">
        <w:rPr>
          <w:rFonts w:ascii="Calibri" w:eastAsia="Times New Roman" w:hAnsi="Calibri" w:cs="Calibri"/>
          <w:color w:val="000000"/>
          <w:shd w:val="clear" w:color="auto" w:fill="FFFFFF"/>
          <w:lang w:val="en-GB" w:eastAsia="es-ES"/>
        </w:rPr>
        <w:t xml:space="preserve">For </w:t>
      </w:r>
      <w:r w:rsidRPr="009C046C">
        <w:rPr>
          <w:rFonts w:ascii="Calibri" w:eastAsia="Times New Roman" w:hAnsi="Calibri" w:cs="Calibri"/>
          <w:color w:val="000000"/>
          <w:lang w:val="en-GB" w:eastAsia="es-ES"/>
        </w:rPr>
        <w:t xml:space="preserve">all </w:t>
      </w:r>
      <w:del w:id="19" w:author="Maria de Ridder (DARWIN EU® CC)" w:date="2024-02-05T09:02:00Z">
        <w:r w:rsidRPr="009C046C" w:rsidDel="00DF3F4C">
          <w:rPr>
            <w:rFonts w:ascii="Calibri" w:eastAsia="Times New Roman" w:hAnsi="Calibri" w:cs="Calibri"/>
            <w:color w:val="000000"/>
            <w:lang w:val="en-GB" w:eastAsia="es-ES"/>
          </w:rPr>
          <w:delText xml:space="preserve">analyses </w:delText>
        </w:r>
      </w:del>
      <w:ins w:id="20" w:author="Maria de Ridder (DARWIN EU® CC)" w:date="2024-02-05T09:02:00Z">
        <w:r w:rsidR="00DF3F4C">
          <w:rPr>
            <w:rFonts w:ascii="Calibri" w:eastAsia="Times New Roman" w:hAnsi="Calibri" w:cs="Calibri"/>
            <w:color w:val="000000"/>
            <w:lang w:val="en-GB" w:eastAsia="es-ES"/>
          </w:rPr>
          <w:t>characteristics,</w:t>
        </w:r>
        <w:r w:rsidR="00DF3F4C" w:rsidRPr="009C046C">
          <w:rPr>
            <w:rFonts w:ascii="Calibri" w:eastAsia="Times New Roman" w:hAnsi="Calibri" w:cs="Calibri"/>
            <w:color w:val="000000"/>
            <w:lang w:val="en-GB" w:eastAsia="es-ES"/>
          </w:rPr>
          <w:t xml:space="preserve"> </w:t>
        </w:r>
      </w:ins>
      <w:r w:rsidRPr="009C046C">
        <w:rPr>
          <w:rFonts w:ascii="Calibri" w:eastAsia="Times New Roman" w:hAnsi="Calibri" w:cs="Calibri"/>
          <w:color w:val="000000"/>
          <w:lang w:val="en-GB" w:eastAsia="es-ES"/>
        </w:rPr>
        <w:t>n</w:t>
      </w:r>
      <w:ins w:id="21" w:author="Maria de Ridder (DARWIN EU® CC)" w:date="2024-02-05T09:02:00Z">
        <w:r w:rsidR="00DF3F4C">
          <w:rPr>
            <w:rFonts w:ascii="Calibri" w:eastAsia="Times New Roman" w:hAnsi="Calibri" w:cs="Calibri"/>
            <w:color w:val="000000"/>
            <w:lang w:val="en-GB" w:eastAsia="es-ES"/>
          </w:rPr>
          <w:t>umber</w:t>
        </w:r>
      </w:ins>
      <w:r w:rsidRPr="009C046C">
        <w:rPr>
          <w:rFonts w:ascii="Calibri" w:eastAsia="Times New Roman" w:hAnsi="Calibri" w:cs="Calibri"/>
          <w:color w:val="000000"/>
          <w:lang w:val="en-GB" w:eastAsia="es-ES"/>
        </w:rPr>
        <w:t xml:space="preserve"> and % will be reported. A </w:t>
      </w:r>
      <w:r w:rsidRPr="009C046C">
        <w:rPr>
          <w:rFonts w:ascii="Calibri" w:eastAsia="Times New Roman" w:hAnsi="Calibri" w:cs="Calibri"/>
          <w:lang w:val="en-GB" w:eastAsia="es-ES"/>
        </w:rPr>
        <w:t xml:space="preserve">minimum cell count of 5 will be used when reporting results, with any smaller counts reported as “&lt;5” </w:t>
      </w:r>
      <w:del w:id="22" w:author="Maria de Ridder (DARWIN EU® CC)" w:date="2024-02-05T09:03:00Z">
        <w:r w:rsidRPr="009C046C" w:rsidDel="007A4FF6">
          <w:rPr>
            <w:rFonts w:ascii="Calibri" w:eastAsia="Times New Roman" w:hAnsi="Calibri" w:cs="Calibri"/>
            <w:lang w:val="en-GB" w:eastAsia="es-ES"/>
          </w:rPr>
          <w:delText>or</w:delText>
        </w:r>
      </w:del>
      <w:ins w:id="23" w:author="Maria de Ridder (DARWIN EU® CC)" w:date="2024-02-05T09:03:00Z">
        <w:r w:rsidR="007A4FF6">
          <w:rPr>
            <w:rFonts w:ascii="Calibri" w:eastAsia="Times New Roman" w:hAnsi="Calibri" w:cs="Calibri"/>
            <w:lang w:val="en-GB" w:eastAsia="es-ES"/>
          </w:rPr>
          <w:t>and zero counts as</w:t>
        </w:r>
      </w:ins>
      <w:r w:rsidRPr="009C046C">
        <w:rPr>
          <w:rFonts w:ascii="Calibri" w:eastAsia="Times New Roman" w:hAnsi="Calibri" w:cs="Calibri"/>
          <w:lang w:val="en-GB" w:eastAsia="es-ES"/>
        </w:rPr>
        <w:t xml:space="preserve"> “0”. </w:t>
      </w:r>
      <w:del w:id="24" w:author="Maria de Ridder (DARWIN EU® CC)" w:date="2024-02-05T09:04:00Z">
        <w:r w:rsidRPr="009C046C" w:rsidDel="0031468A">
          <w:rPr>
            <w:lang w:val="en-GB"/>
          </w:rPr>
          <w:delText>Overall a</w:delText>
        </w:r>
      </w:del>
      <w:ins w:id="25" w:author="Maria de Ridder (DARWIN EU® CC)" w:date="2024-02-05T09:04:00Z">
        <w:r w:rsidR="0031468A">
          <w:rPr>
            <w:lang w:val="en-GB"/>
          </w:rPr>
          <w:t>A</w:t>
        </w:r>
      </w:ins>
      <w:r w:rsidRPr="009C046C">
        <w:rPr>
          <w:lang w:val="en-GB"/>
        </w:rPr>
        <w:t xml:space="preserve">nalyses will be done separately for each database and selected cancer. </w:t>
      </w:r>
      <w:ins w:id="26" w:author="Maria de Ridder (DARWIN EU® CC)" w:date="2024-02-05T09:05:00Z">
        <w:r w:rsidR="00D569C5">
          <w:rPr>
            <w:lang w:val="en-GB"/>
          </w:rPr>
          <w:t>Next to overall</w:t>
        </w:r>
        <w:r w:rsidR="00546EFA">
          <w:rPr>
            <w:lang w:val="en-GB"/>
          </w:rPr>
          <w:t xml:space="preserve"> reporting, </w:t>
        </w:r>
      </w:ins>
      <w:del w:id="27" w:author="Maria de Ridder (DARWIN EU® CC)" w:date="2024-02-05T09:05:00Z">
        <w:r w:rsidRPr="009C046C" w:rsidDel="00546EFA">
          <w:rPr>
            <w:lang w:val="en-GB"/>
          </w:rPr>
          <w:delText>Further</w:delText>
        </w:r>
      </w:del>
      <w:r w:rsidRPr="009C046C">
        <w:rPr>
          <w:lang w:val="en-GB"/>
        </w:rPr>
        <w:t xml:space="preserve"> stratification by age category (18-44, 45-64, 65-74, 75-84 and 85+) and sex will be conducted when possible </w:t>
      </w:r>
      <w:r w:rsidRPr="009C046C">
        <w:rPr>
          <w:rFonts w:ascii="Calibri" w:eastAsia="Times New Roman" w:hAnsi="Calibri" w:cs="Calibri"/>
          <w:color w:val="000000"/>
          <w:lang w:val="en-GB" w:eastAsia="es-ES"/>
        </w:rPr>
        <w:t>(</w:t>
      </w:r>
      <w:ins w:id="28" w:author="Maria de Ridder (DARWIN EU® CC)" w:date="2024-02-05T09:06:00Z">
        <w:r w:rsidR="00546EFA">
          <w:rPr>
            <w:rFonts w:ascii="Calibri" w:eastAsia="Times New Roman" w:hAnsi="Calibri" w:cs="Calibri"/>
            <w:color w:val="000000"/>
            <w:lang w:val="en-GB" w:eastAsia="es-ES"/>
          </w:rPr>
          <w:t xml:space="preserve">when </w:t>
        </w:r>
      </w:ins>
      <w:r w:rsidRPr="009C046C">
        <w:rPr>
          <w:rFonts w:ascii="Calibri" w:eastAsia="Times New Roman" w:hAnsi="Calibri" w:cs="Calibri"/>
          <w:color w:val="000000"/>
          <w:lang w:val="en-GB" w:eastAsia="es-ES"/>
        </w:rPr>
        <w:t xml:space="preserve">minimum cell count </w:t>
      </w:r>
      <w:ins w:id="29" w:author="Maria de Ridder (DARWIN EU® CC)" w:date="2024-02-05T09:06:00Z">
        <w:r w:rsidR="00546EFA">
          <w:rPr>
            <w:rFonts w:ascii="Calibri" w:eastAsia="Times New Roman" w:hAnsi="Calibri" w:cs="Calibri"/>
            <w:color w:val="000000"/>
            <w:lang w:val="en-GB" w:eastAsia="es-ES"/>
          </w:rPr>
          <w:t>allows</w:t>
        </w:r>
      </w:ins>
      <w:del w:id="30" w:author="Maria de Ridder (DARWIN EU® CC)" w:date="2024-02-05T09:06:00Z">
        <w:r w:rsidRPr="009C046C" w:rsidDel="00546EFA">
          <w:rPr>
            <w:rFonts w:ascii="Calibri" w:eastAsia="Times New Roman" w:hAnsi="Calibri" w:cs="Calibri"/>
            <w:color w:val="000000"/>
            <w:lang w:val="en-GB" w:eastAsia="es-ES"/>
          </w:rPr>
          <w:delText>reached</w:delText>
        </w:r>
      </w:del>
      <w:r w:rsidRPr="009C046C">
        <w:rPr>
          <w:rFonts w:ascii="Calibri" w:eastAsia="Times New Roman" w:hAnsi="Calibri" w:cs="Calibri"/>
          <w:color w:val="000000"/>
          <w:lang w:val="en-GB" w:eastAsia="es-ES"/>
        </w:rPr>
        <w:t>)</w:t>
      </w:r>
      <w:r w:rsidRPr="009C046C">
        <w:rPr>
          <w:lang w:val="en-GB"/>
        </w:rPr>
        <w:t>.</w:t>
      </w:r>
    </w:p>
    <w:p w14:paraId="15F8B0A1" w14:textId="7E50C40F" w:rsidR="00106221" w:rsidRDefault="00106221">
      <w:pPr>
        <w:rPr>
          <w:lang w:val="en-GB"/>
        </w:rPr>
      </w:pPr>
      <w:r>
        <w:rPr>
          <w:lang w:val="en-GB"/>
        </w:rPr>
        <w:br w:type="page"/>
      </w:r>
    </w:p>
    <w:p w14:paraId="41F611E7" w14:textId="45D20499" w:rsidR="0022120E" w:rsidRDefault="0022120E" w:rsidP="0022120E">
      <w:pPr>
        <w:pStyle w:val="Heading1"/>
        <w:numPr>
          <w:ilvl w:val="0"/>
          <w:numId w:val="2"/>
        </w:numPr>
        <w:ind w:left="0" w:firstLine="0"/>
      </w:pPr>
      <w:bookmarkStart w:id="31" w:name="_Toc157171761"/>
      <w:r w:rsidRPr="001648EB">
        <w:lastRenderedPageBreak/>
        <w:t>AMENDMENTS AND UPDATES</w:t>
      </w:r>
      <w:bookmarkEnd w:id="31"/>
    </w:p>
    <w:tbl>
      <w:tblPr>
        <w:tblW w:w="5000" w:type="pct"/>
        <w:tblBorders>
          <w:top w:val="single" w:sz="4" w:space="0" w:color="003399"/>
          <w:left w:val="single" w:sz="4" w:space="0" w:color="003399"/>
          <w:bottom w:val="single" w:sz="4" w:space="0" w:color="003399"/>
          <w:right w:val="single" w:sz="4" w:space="0" w:color="003399"/>
          <w:insideH w:val="single" w:sz="4" w:space="0" w:color="003399"/>
          <w:insideV w:val="single" w:sz="4" w:space="0" w:color="003399"/>
        </w:tblBorders>
        <w:tblLook w:val="01E0" w:firstRow="1" w:lastRow="1" w:firstColumn="1" w:lastColumn="1" w:noHBand="0" w:noVBand="0"/>
      </w:tblPr>
      <w:tblGrid>
        <w:gridCol w:w="1925"/>
        <w:gridCol w:w="1927"/>
        <w:gridCol w:w="1926"/>
        <w:gridCol w:w="1928"/>
        <w:gridCol w:w="1922"/>
      </w:tblGrid>
      <w:tr w:rsidR="00D32317" w:rsidRPr="004B446A" w14:paraId="7D514CF4" w14:textId="77777777" w:rsidTr="00CD3B5B">
        <w:trPr>
          <w:trHeight w:val="700"/>
        </w:trPr>
        <w:tc>
          <w:tcPr>
            <w:tcW w:w="1000" w:type="pct"/>
            <w:shd w:val="clear" w:color="auto" w:fill="003399"/>
          </w:tcPr>
          <w:p w14:paraId="507B37A7" w14:textId="77777777" w:rsidR="0022120E" w:rsidRPr="004B446A" w:rsidRDefault="0022120E">
            <w:pPr>
              <w:pStyle w:val="TableParagraph"/>
              <w:spacing w:before="120" w:after="120"/>
              <w:rPr>
                <w:rFonts w:asciiTheme="minorHAnsi" w:hAnsiTheme="minorHAnsi" w:cstheme="minorHAnsi"/>
              </w:rPr>
            </w:pPr>
            <w:r w:rsidRPr="004B446A">
              <w:rPr>
                <w:rFonts w:asciiTheme="minorHAnsi" w:hAnsiTheme="minorHAnsi" w:cstheme="minorHAnsi"/>
              </w:rPr>
              <w:t>Number</w:t>
            </w:r>
          </w:p>
        </w:tc>
        <w:tc>
          <w:tcPr>
            <w:tcW w:w="1001" w:type="pct"/>
            <w:shd w:val="clear" w:color="auto" w:fill="003399"/>
          </w:tcPr>
          <w:p w14:paraId="2212F2E3" w14:textId="77777777" w:rsidR="0022120E" w:rsidRPr="004B446A" w:rsidRDefault="0022120E">
            <w:pPr>
              <w:pStyle w:val="TableParagraph"/>
              <w:spacing w:before="120" w:after="120"/>
              <w:ind w:left="105"/>
              <w:rPr>
                <w:rFonts w:asciiTheme="minorHAnsi" w:hAnsiTheme="minorHAnsi" w:cstheme="minorHAnsi"/>
              </w:rPr>
            </w:pPr>
            <w:r w:rsidRPr="004B446A">
              <w:rPr>
                <w:rFonts w:asciiTheme="minorHAnsi" w:hAnsiTheme="minorHAnsi" w:cstheme="minorHAnsi"/>
              </w:rPr>
              <w:t>Date</w:t>
            </w:r>
          </w:p>
        </w:tc>
        <w:tc>
          <w:tcPr>
            <w:tcW w:w="1000" w:type="pct"/>
            <w:shd w:val="clear" w:color="auto" w:fill="003399"/>
          </w:tcPr>
          <w:p w14:paraId="4BFCB38C" w14:textId="77777777" w:rsidR="0022120E" w:rsidRPr="004B446A" w:rsidRDefault="0022120E">
            <w:pPr>
              <w:pStyle w:val="TableParagraph"/>
              <w:spacing w:before="120" w:after="120" w:line="307" w:lineRule="auto"/>
              <w:ind w:left="102" w:right="324"/>
              <w:rPr>
                <w:rFonts w:asciiTheme="minorHAnsi" w:hAnsiTheme="minorHAnsi" w:cstheme="minorHAnsi"/>
              </w:rPr>
            </w:pPr>
            <w:r w:rsidRPr="004B446A">
              <w:rPr>
                <w:rFonts w:asciiTheme="minorHAnsi" w:hAnsiTheme="minorHAnsi" w:cstheme="minorHAnsi"/>
              </w:rPr>
              <w:t>Section of study</w:t>
            </w:r>
            <w:r w:rsidRPr="004B446A">
              <w:rPr>
                <w:rFonts w:asciiTheme="minorHAnsi" w:hAnsiTheme="minorHAnsi" w:cstheme="minorHAnsi"/>
                <w:spacing w:val="-61"/>
              </w:rPr>
              <w:t xml:space="preserve"> </w:t>
            </w:r>
            <w:r w:rsidRPr="004B446A">
              <w:rPr>
                <w:rFonts w:asciiTheme="minorHAnsi" w:hAnsiTheme="minorHAnsi" w:cstheme="minorHAnsi"/>
              </w:rPr>
              <w:t>protocol</w:t>
            </w:r>
          </w:p>
        </w:tc>
        <w:tc>
          <w:tcPr>
            <w:tcW w:w="1001" w:type="pct"/>
            <w:shd w:val="clear" w:color="auto" w:fill="003399"/>
          </w:tcPr>
          <w:p w14:paraId="3880EDD5" w14:textId="77777777" w:rsidR="0022120E" w:rsidRPr="004B446A" w:rsidRDefault="0022120E">
            <w:pPr>
              <w:pStyle w:val="TableParagraph"/>
              <w:spacing w:before="120" w:after="120" w:line="307" w:lineRule="auto"/>
              <w:ind w:left="105" w:right="439"/>
              <w:rPr>
                <w:rFonts w:asciiTheme="minorHAnsi" w:hAnsiTheme="minorHAnsi" w:cstheme="minorHAnsi"/>
              </w:rPr>
            </w:pPr>
            <w:r w:rsidRPr="004B446A">
              <w:rPr>
                <w:rFonts w:asciiTheme="minorHAnsi" w:hAnsiTheme="minorHAnsi" w:cstheme="minorHAnsi"/>
              </w:rPr>
              <w:t>Amendment or</w:t>
            </w:r>
            <w:r w:rsidRPr="004B446A">
              <w:rPr>
                <w:rFonts w:asciiTheme="minorHAnsi" w:hAnsiTheme="minorHAnsi" w:cstheme="minorHAnsi"/>
                <w:spacing w:val="-61"/>
              </w:rPr>
              <w:t xml:space="preserve"> </w:t>
            </w:r>
            <w:r w:rsidRPr="004B446A">
              <w:rPr>
                <w:rFonts w:asciiTheme="minorHAnsi" w:hAnsiTheme="minorHAnsi" w:cstheme="minorHAnsi"/>
              </w:rPr>
              <w:t>update</w:t>
            </w:r>
          </w:p>
        </w:tc>
        <w:tc>
          <w:tcPr>
            <w:tcW w:w="998" w:type="pct"/>
            <w:shd w:val="clear" w:color="auto" w:fill="003399"/>
          </w:tcPr>
          <w:p w14:paraId="4530D467" w14:textId="77777777" w:rsidR="0022120E" w:rsidRPr="004B446A" w:rsidRDefault="0022120E">
            <w:pPr>
              <w:pStyle w:val="TableParagraph"/>
              <w:spacing w:before="120" w:after="120"/>
              <w:ind w:left="102"/>
              <w:rPr>
                <w:rFonts w:asciiTheme="minorHAnsi" w:hAnsiTheme="minorHAnsi" w:cstheme="minorHAnsi"/>
              </w:rPr>
            </w:pPr>
            <w:r w:rsidRPr="004B446A">
              <w:rPr>
                <w:rFonts w:asciiTheme="minorHAnsi" w:hAnsiTheme="minorHAnsi" w:cstheme="minorHAnsi"/>
              </w:rPr>
              <w:t>Reason</w:t>
            </w:r>
          </w:p>
        </w:tc>
      </w:tr>
      <w:tr w:rsidR="00D75970" w:rsidRPr="004B446A" w14:paraId="304EB598" w14:textId="77777777" w:rsidTr="00CD3B5B">
        <w:trPr>
          <w:trHeight w:val="421"/>
        </w:trPr>
        <w:tc>
          <w:tcPr>
            <w:tcW w:w="1000" w:type="pct"/>
          </w:tcPr>
          <w:p w14:paraId="33022F2B" w14:textId="77777777" w:rsidR="0022120E" w:rsidRPr="00283F92" w:rsidRDefault="0022120E">
            <w:pPr>
              <w:pStyle w:val="TableParagraph"/>
              <w:spacing w:before="120" w:after="120"/>
              <w:rPr>
                <w:rFonts w:asciiTheme="minorHAnsi" w:hAnsiTheme="minorHAnsi" w:cstheme="minorHAnsi"/>
                <w:color w:val="003399"/>
              </w:rPr>
            </w:pPr>
          </w:p>
        </w:tc>
        <w:tc>
          <w:tcPr>
            <w:tcW w:w="1001" w:type="pct"/>
          </w:tcPr>
          <w:p w14:paraId="75D84847" w14:textId="77777777" w:rsidR="0022120E" w:rsidRPr="00283F92" w:rsidRDefault="0022120E">
            <w:pPr>
              <w:pStyle w:val="TableParagraph"/>
              <w:spacing w:before="120" w:after="120"/>
              <w:ind w:left="105"/>
              <w:rPr>
                <w:rFonts w:asciiTheme="minorHAnsi" w:hAnsiTheme="minorHAnsi" w:cstheme="minorHAnsi"/>
                <w:color w:val="003399"/>
              </w:rPr>
            </w:pPr>
          </w:p>
        </w:tc>
        <w:tc>
          <w:tcPr>
            <w:tcW w:w="1000" w:type="pct"/>
          </w:tcPr>
          <w:p w14:paraId="0559CCD3" w14:textId="77777777" w:rsidR="0022120E" w:rsidRPr="00283F92" w:rsidRDefault="0022120E">
            <w:pPr>
              <w:pStyle w:val="TableParagraph"/>
              <w:spacing w:before="120" w:after="120"/>
              <w:ind w:left="102"/>
              <w:rPr>
                <w:rFonts w:asciiTheme="minorHAnsi" w:hAnsiTheme="minorHAnsi" w:cstheme="minorHAnsi"/>
                <w:color w:val="003399"/>
              </w:rPr>
            </w:pPr>
          </w:p>
        </w:tc>
        <w:tc>
          <w:tcPr>
            <w:tcW w:w="1001" w:type="pct"/>
          </w:tcPr>
          <w:p w14:paraId="61136609" w14:textId="77777777" w:rsidR="0022120E" w:rsidRPr="00283F92" w:rsidRDefault="0022120E">
            <w:pPr>
              <w:pStyle w:val="TableParagraph"/>
              <w:spacing w:before="120" w:after="120"/>
              <w:ind w:left="105"/>
              <w:rPr>
                <w:rFonts w:asciiTheme="minorHAnsi" w:hAnsiTheme="minorHAnsi" w:cstheme="minorHAnsi"/>
                <w:color w:val="003399"/>
              </w:rPr>
            </w:pPr>
          </w:p>
        </w:tc>
        <w:tc>
          <w:tcPr>
            <w:tcW w:w="998" w:type="pct"/>
          </w:tcPr>
          <w:p w14:paraId="403E47A1" w14:textId="77777777" w:rsidR="0022120E" w:rsidRPr="00283F92" w:rsidRDefault="0022120E">
            <w:pPr>
              <w:pStyle w:val="TableParagraph"/>
              <w:spacing w:before="120" w:after="120"/>
              <w:ind w:left="102"/>
              <w:rPr>
                <w:rFonts w:asciiTheme="minorHAnsi" w:hAnsiTheme="minorHAnsi" w:cstheme="minorHAnsi"/>
                <w:color w:val="003399"/>
              </w:rPr>
            </w:pPr>
          </w:p>
        </w:tc>
      </w:tr>
      <w:tr w:rsidR="00D75970" w:rsidRPr="004B446A" w14:paraId="6176ED03" w14:textId="77777777" w:rsidTr="00CD3B5B">
        <w:trPr>
          <w:trHeight w:val="419"/>
        </w:trPr>
        <w:tc>
          <w:tcPr>
            <w:tcW w:w="1000" w:type="pct"/>
          </w:tcPr>
          <w:p w14:paraId="56995458" w14:textId="77777777" w:rsidR="0022120E" w:rsidRPr="00283F92" w:rsidRDefault="0022120E">
            <w:pPr>
              <w:pStyle w:val="TableParagraph"/>
              <w:spacing w:before="120" w:after="120"/>
              <w:rPr>
                <w:rFonts w:asciiTheme="minorHAnsi" w:hAnsiTheme="minorHAnsi" w:cstheme="minorHAnsi"/>
                <w:color w:val="003399"/>
              </w:rPr>
            </w:pPr>
          </w:p>
        </w:tc>
        <w:tc>
          <w:tcPr>
            <w:tcW w:w="1001" w:type="pct"/>
          </w:tcPr>
          <w:p w14:paraId="5345A2C9" w14:textId="77777777" w:rsidR="0022120E" w:rsidRPr="00283F92" w:rsidRDefault="0022120E">
            <w:pPr>
              <w:pStyle w:val="TableParagraph"/>
              <w:spacing w:before="120" w:after="120"/>
              <w:ind w:left="105"/>
              <w:rPr>
                <w:rFonts w:asciiTheme="minorHAnsi" w:hAnsiTheme="minorHAnsi" w:cstheme="minorHAnsi"/>
                <w:color w:val="003399"/>
              </w:rPr>
            </w:pPr>
          </w:p>
        </w:tc>
        <w:tc>
          <w:tcPr>
            <w:tcW w:w="1000" w:type="pct"/>
          </w:tcPr>
          <w:p w14:paraId="3182EBA9" w14:textId="77777777" w:rsidR="0022120E" w:rsidRPr="00283F92" w:rsidRDefault="0022120E">
            <w:pPr>
              <w:pStyle w:val="TableParagraph"/>
              <w:spacing w:before="120" w:after="120"/>
              <w:ind w:left="102"/>
              <w:rPr>
                <w:rFonts w:asciiTheme="minorHAnsi" w:hAnsiTheme="minorHAnsi" w:cstheme="minorHAnsi"/>
                <w:color w:val="003399"/>
              </w:rPr>
            </w:pPr>
          </w:p>
        </w:tc>
        <w:tc>
          <w:tcPr>
            <w:tcW w:w="1001" w:type="pct"/>
          </w:tcPr>
          <w:p w14:paraId="069788CA" w14:textId="77777777" w:rsidR="0022120E" w:rsidRPr="00283F92" w:rsidRDefault="0022120E">
            <w:pPr>
              <w:pStyle w:val="TableParagraph"/>
              <w:spacing w:before="120" w:after="120"/>
              <w:ind w:left="105"/>
              <w:rPr>
                <w:rFonts w:asciiTheme="minorHAnsi" w:hAnsiTheme="minorHAnsi" w:cstheme="minorHAnsi"/>
                <w:color w:val="003399"/>
              </w:rPr>
            </w:pPr>
          </w:p>
        </w:tc>
        <w:tc>
          <w:tcPr>
            <w:tcW w:w="998" w:type="pct"/>
          </w:tcPr>
          <w:p w14:paraId="7E67716A" w14:textId="77777777" w:rsidR="0022120E" w:rsidRPr="00283F92" w:rsidRDefault="0022120E">
            <w:pPr>
              <w:pStyle w:val="TableParagraph"/>
              <w:spacing w:before="120" w:after="120"/>
              <w:ind w:left="102"/>
              <w:rPr>
                <w:rFonts w:asciiTheme="minorHAnsi" w:hAnsiTheme="minorHAnsi" w:cstheme="minorHAnsi"/>
                <w:color w:val="003399"/>
              </w:rPr>
            </w:pPr>
          </w:p>
        </w:tc>
      </w:tr>
      <w:tr w:rsidR="00D75970" w:rsidRPr="004B446A" w14:paraId="5E3D8E5E" w14:textId="77777777" w:rsidTr="00CD3B5B">
        <w:trPr>
          <w:trHeight w:val="419"/>
        </w:trPr>
        <w:tc>
          <w:tcPr>
            <w:tcW w:w="1000" w:type="pct"/>
          </w:tcPr>
          <w:p w14:paraId="2A6F6F85" w14:textId="77777777" w:rsidR="0022120E" w:rsidRPr="00283F92" w:rsidRDefault="0022120E">
            <w:pPr>
              <w:pStyle w:val="TableParagraph"/>
              <w:spacing w:before="120" w:after="120"/>
              <w:rPr>
                <w:rFonts w:asciiTheme="minorHAnsi" w:hAnsiTheme="minorHAnsi" w:cstheme="minorHAnsi"/>
                <w:color w:val="003399"/>
              </w:rPr>
            </w:pPr>
          </w:p>
        </w:tc>
        <w:tc>
          <w:tcPr>
            <w:tcW w:w="1001" w:type="pct"/>
          </w:tcPr>
          <w:p w14:paraId="10161C95" w14:textId="77777777" w:rsidR="0022120E" w:rsidRPr="00283F92" w:rsidRDefault="0022120E">
            <w:pPr>
              <w:pStyle w:val="TableParagraph"/>
              <w:spacing w:before="120" w:after="120"/>
              <w:ind w:left="105"/>
              <w:rPr>
                <w:rFonts w:asciiTheme="minorHAnsi" w:hAnsiTheme="minorHAnsi" w:cstheme="minorHAnsi"/>
                <w:color w:val="003399"/>
              </w:rPr>
            </w:pPr>
          </w:p>
        </w:tc>
        <w:tc>
          <w:tcPr>
            <w:tcW w:w="1000" w:type="pct"/>
          </w:tcPr>
          <w:p w14:paraId="3B533CBF" w14:textId="77777777" w:rsidR="0022120E" w:rsidRPr="00283F92" w:rsidRDefault="0022120E">
            <w:pPr>
              <w:pStyle w:val="TableParagraph"/>
              <w:spacing w:before="120" w:after="120"/>
              <w:ind w:left="102"/>
              <w:rPr>
                <w:rFonts w:asciiTheme="minorHAnsi" w:hAnsiTheme="minorHAnsi" w:cstheme="minorHAnsi"/>
                <w:color w:val="003399"/>
              </w:rPr>
            </w:pPr>
          </w:p>
        </w:tc>
        <w:tc>
          <w:tcPr>
            <w:tcW w:w="1001" w:type="pct"/>
          </w:tcPr>
          <w:p w14:paraId="034E4335" w14:textId="77777777" w:rsidR="0022120E" w:rsidRPr="00283F92" w:rsidRDefault="0022120E">
            <w:pPr>
              <w:pStyle w:val="TableParagraph"/>
              <w:spacing w:before="120" w:after="120"/>
              <w:ind w:left="105"/>
              <w:rPr>
                <w:rFonts w:asciiTheme="minorHAnsi" w:hAnsiTheme="minorHAnsi" w:cstheme="minorHAnsi"/>
                <w:color w:val="003399"/>
              </w:rPr>
            </w:pPr>
          </w:p>
        </w:tc>
        <w:tc>
          <w:tcPr>
            <w:tcW w:w="998" w:type="pct"/>
          </w:tcPr>
          <w:p w14:paraId="6C74F73B" w14:textId="77777777" w:rsidR="0022120E" w:rsidRPr="00283F92" w:rsidRDefault="0022120E">
            <w:pPr>
              <w:pStyle w:val="TableParagraph"/>
              <w:spacing w:before="120" w:after="120"/>
              <w:ind w:left="102"/>
              <w:rPr>
                <w:rFonts w:asciiTheme="minorHAnsi" w:hAnsiTheme="minorHAnsi" w:cstheme="minorHAnsi"/>
                <w:color w:val="003399"/>
              </w:rPr>
            </w:pPr>
          </w:p>
        </w:tc>
      </w:tr>
    </w:tbl>
    <w:p w14:paraId="21659113" w14:textId="3902FB8D" w:rsidR="0022120E" w:rsidRDefault="0022120E" w:rsidP="0022120E">
      <w:pPr>
        <w:rPr>
          <w:lang w:val="nl-BE"/>
        </w:rPr>
      </w:pPr>
    </w:p>
    <w:p w14:paraId="4579FAEC" w14:textId="77777777" w:rsidR="0022120E" w:rsidRDefault="0022120E" w:rsidP="0022120E">
      <w:pPr>
        <w:pStyle w:val="Heading1"/>
        <w:numPr>
          <w:ilvl w:val="0"/>
          <w:numId w:val="2"/>
        </w:numPr>
        <w:ind w:left="0" w:firstLine="0"/>
      </w:pPr>
      <w:bookmarkStart w:id="32" w:name="_Toc157171762"/>
      <w:r w:rsidRPr="00503632">
        <w:t>MILESTONES</w:t>
      </w:r>
      <w:bookmarkStart w:id="33" w:name="_Toc106815365"/>
      <w:bookmarkEnd w:id="32"/>
    </w:p>
    <w:tbl>
      <w:tblPr>
        <w:tblW w:w="0" w:type="auto"/>
        <w:tblBorders>
          <w:top w:val="single" w:sz="4" w:space="0" w:color="003399"/>
          <w:left w:val="single" w:sz="4" w:space="0" w:color="003399"/>
          <w:bottom w:val="single" w:sz="4" w:space="0" w:color="003399"/>
          <w:right w:val="single" w:sz="4" w:space="0" w:color="003399"/>
          <w:insideH w:val="single" w:sz="4" w:space="0" w:color="003399"/>
          <w:insideV w:val="single" w:sz="4" w:space="0" w:color="003399"/>
        </w:tblBorders>
        <w:tblLook w:val="04A0" w:firstRow="1" w:lastRow="0" w:firstColumn="1" w:lastColumn="0" w:noHBand="0" w:noVBand="1"/>
      </w:tblPr>
      <w:tblGrid>
        <w:gridCol w:w="4814"/>
        <w:gridCol w:w="4814"/>
      </w:tblGrid>
      <w:tr w:rsidR="00D75970" w:rsidRPr="00BC5CB8" w14:paraId="6BABB62B" w14:textId="77777777" w:rsidTr="00CD3B5B">
        <w:tc>
          <w:tcPr>
            <w:tcW w:w="4814" w:type="dxa"/>
            <w:shd w:val="clear" w:color="auto" w:fill="003399"/>
          </w:tcPr>
          <w:p w14:paraId="3AD237D0" w14:textId="77777777" w:rsidR="0022120E" w:rsidRPr="00BC5CB8" w:rsidRDefault="0022120E">
            <w:pPr>
              <w:spacing w:before="120" w:after="120"/>
              <w:rPr>
                <w:rFonts w:cstheme="minorHAnsi"/>
                <w:b/>
                <w:bCs/>
                <w:lang w:val="en-GB"/>
              </w:rPr>
            </w:pPr>
            <w:r w:rsidRPr="00BC5CB8">
              <w:rPr>
                <w:rFonts w:cstheme="minorHAnsi"/>
                <w:b/>
                <w:bCs/>
                <w:lang w:val="en-GB"/>
              </w:rPr>
              <w:t>STUDY SPECIFIC DELIVERABLE</w:t>
            </w:r>
          </w:p>
        </w:tc>
        <w:tc>
          <w:tcPr>
            <w:tcW w:w="4814" w:type="dxa"/>
            <w:shd w:val="clear" w:color="auto" w:fill="003399"/>
          </w:tcPr>
          <w:p w14:paraId="2DB3F431" w14:textId="77777777" w:rsidR="0022120E" w:rsidRPr="00BC5CB8" w:rsidRDefault="0022120E">
            <w:pPr>
              <w:spacing w:before="120" w:after="120"/>
              <w:rPr>
                <w:rFonts w:cstheme="minorHAnsi"/>
                <w:b/>
                <w:bCs/>
                <w:lang w:val="en-GB"/>
              </w:rPr>
            </w:pPr>
            <w:r w:rsidRPr="00BC5CB8">
              <w:rPr>
                <w:rFonts w:cstheme="minorHAnsi"/>
                <w:b/>
                <w:bCs/>
                <w:lang w:val="en-GB"/>
              </w:rPr>
              <w:t>TIMELINE</w:t>
            </w:r>
          </w:p>
        </w:tc>
      </w:tr>
      <w:tr w:rsidR="00D32317" w:rsidRPr="00BC5CB8" w14:paraId="0C6EB263" w14:textId="77777777" w:rsidTr="00CD3B5B">
        <w:tc>
          <w:tcPr>
            <w:tcW w:w="4814" w:type="dxa"/>
          </w:tcPr>
          <w:p w14:paraId="35787C91" w14:textId="77777777" w:rsidR="0022120E" w:rsidRPr="00BC5CB8" w:rsidRDefault="0022120E">
            <w:pPr>
              <w:spacing w:before="120" w:after="120"/>
              <w:rPr>
                <w:rFonts w:cstheme="minorHAnsi"/>
                <w:lang w:val="en-GB"/>
              </w:rPr>
            </w:pPr>
            <w:r>
              <w:rPr>
                <w:rFonts w:cstheme="minorHAnsi"/>
                <w:lang w:val="en-GB"/>
              </w:rPr>
              <w:t>Draft Study Protocol</w:t>
            </w:r>
          </w:p>
        </w:tc>
        <w:tc>
          <w:tcPr>
            <w:tcW w:w="4814" w:type="dxa"/>
          </w:tcPr>
          <w:p w14:paraId="6A4FA4B5" w14:textId="7376277A" w:rsidR="0022120E" w:rsidRPr="00BC5CB8" w:rsidRDefault="00DC538D">
            <w:pPr>
              <w:spacing w:before="120" w:after="120"/>
              <w:rPr>
                <w:rFonts w:cstheme="minorHAnsi"/>
                <w:lang w:val="en-GB"/>
              </w:rPr>
            </w:pPr>
            <w:r>
              <w:rPr>
                <w:rFonts w:cstheme="minorHAnsi"/>
                <w:lang w:val="en-GB"/>
              </w:rPr>
              <w:t>26</w:t>
            </w:r>
            <w:r w:rsidR="0022120E">
              <w:rPr>
                <w:rFonts w:cstheme="minorHAnsi"/>
                <w:lang w:val="en-GB"/>
              </w:rPr>
              <w:t>/01/2024</w:t>
            </w:r>
          </w:p>
        </w:tc>
      </w:tr>
      <w:tr w:rsidR="00D32317" w:rsidRPr="00BC5CB8" w14:paraId="1A9A9321" w14:textId="77777777" w:rsidTr="00CD3B5B">
        <w:tc>
          <w:tcPr>
            <w:tcW w:w="4814" w:type="dxa"/>
          </w:tcPr>
          <w:p w14:paraId="0DBE3265" w14:textId="77777777" w:rsidR="0022120E" w:rsidRPr="00BC5CB8" w:rsidRDefault="0022120E">
            <w:pPr>
              <w:spacing w:before="120" w:after="120"/>
              <w:rPr>
                <w:rFonts w:cstheme="minorHAnsi"/>
                <w:lang w:val="en-GB"/>
              </w:rPr>
            </w:pPr>
            <w:r>
              <w:rPr>
                <w:rFonts w:cstheme="minorHAnsi"/>
                <w:lang w:val="en-GB"/>
              </w:rPr>
              <w:t xml:space="preserve">Final </w:t>
            </w:r>
            <w:r w:rsidRPr="00BC5CB8">
              <w:rPr>
                <w:rFonts w:cstheme="minorHAnsi"/>
                <w:lang w:val="en-GB"/>
              </w:rPr>
              <w:t>Study Protocol</w:t>
            </w:r>
          </w:p>
        </w:tc>
        <w:tc>
          <w:tcPr>
            <w:tcW w:w="4814" w:type="dxa"/>
          </w:tcPr>
          <w:p w14:paraId="54A00988" w14:textId="77777777" w:rsidR="0022120E" w:rsidRPr="00BC5CB8" w:rsidRDefault="0022120E">
            <w:pPr>
              <w:spacing w:before="120" w:after="120"/>
              <w:rPr>
                <w:rFonts w:cstheme="minorHAnsi"/>
                <w:lang w:val="en-GB"/>
              </w:rPr>
            </w:pPr>
            <w:r>
              <w:rPr>
                <w:rFonts w:cstheme="minorHAnsi"/>
                <w:lang w:val="en-GB"/>
              </w:rPr>
              <w:t>February 2024</w:t>
            </w:r>
          </w:p>
        </w:tc>
      </w:tr>
      <w:tr w:rsidR="00D32317" w:rsidRPr="00BC5CB8" w14:paraId="766EE7ED" w14:textId="77777777" w:rsidTr="00CD3B5B">
        <w:tc>
          <w:tcPr>
            <w:tcW w:w="4814" w:type="dxa"/>
          </w:tcPr>
          <w:p w14:paraId="370B21F8" w14:textId="77777777" w:rsidR="0022120E" w:rsidRDefault="0022120E">
            <w:pPr>
              <w:spacing w:before="120" w:after="120"/>
              <w:rPr>
                <w:rFonts w:cstheme="minorHAnsi"/>
                <w:lang w:val="en-GB"/>
              </w:rPr>
            </w:pPr>
            <w:r>
              <w:rPr>
                <w:rFonts w:cstheme="minorHAnsi"/>
                <w:lang w:val="en-GB"/>
              </w:rPr>
              <w:t>Creation of Analytical code</w:t>
            </w:r>
          </w:p>
        </w:tc>
        <w:tc>
          <w:tcPr>
            <w:tcW w:w="4814" w:type="dxa"/>
          </w:tcPr>
          <w:p w14:paraId="4122FDC9" w14:textId="77777777" w:rsidR="0022120E" w:rsidRPr="00BC5CB8" w:rsidRDefault="0022120E">
            <w:pPr>
              <w:spacing w:before="120" w:after="120"/>
              <w:rPr>
                <w:rFonts w:cstheme="minorHAnsi"/>
                <w:lang w:val="en-GB"/>
              </w:rPr>
            </w:pPr>
            <w:r>
              <w:rPr>
                <w:rFonts w:cstheme="minorHAnsi"/>
                <w:lang w:val="en-GB"/>
              </w:rPr>
              <w:t>March 2024</w:t>
            </w:r>
          </w:p>
        </w:tc>
      </w:tr>
      <w:tr w:rsidR="00D32317" w:rsidRPr="00757B66" w14:paraId="4A47C531" w14:textId="77777777" w:rsidTr="00CD3B5B">
        <w:tc>
          <w:tcPr>
            <w:tcW w:w="4814" w:type="dxa"/>
          </w:tcPr>
          <w:p w14:paraId="17C45C1F" w14:textId="77777777" w:rsidR="0022120E" w:rsidRPr="00BC5CB8" w:rsidRDefault="0022120E">
            <w:pPr>
              <w:spacing w:before="120" w:after="120"/>
              <w:rPr>
                <w:rFonts w:cstheme="minorHAnsi"/>
                <w:lang w:val="en-GB"/>
              </w:rPr>
            </w:pPr>
            <w:r>
              <w:rPr>
                <w:rFonts w:cstheme="minorHAnsi"/>
                <w:lang w:val="en-GB"/>
              </w:rPr>
              <w:t>Execution of Analytical Code on the data</w:t>
            </w:r>
          </w:p>
        </w:tc>
        <w:tc>
          <w:tcPr>
            <w:tcW w:w="4814" w:type="dxa"/>
          </w:tcPr>
          <w:p w14:paraId="630ECFD3" w14:textId="77777777" w:rsidR="0022120E" w:rsidRPr="00BC5CB8" w:rsidRDefault="0022120E">
            <w:pPr>
              <w:spacing w:before="120" w:after="120"/>
              <w:rPr>
                <w:rFonts w:cstheme="minorHAnsi"/>
                <w:lang w:val="en-GB"/>
              </w:rPr>
            </w:pPr>
            <w:r>
              <w:rPr>
                <w:rFonts w:cstheme="minorHAnsi"/>
                <w:lang w:val="en-GB"/>
              </w:rPr>
              <w:t>March 2024</w:t>
            </w:r>
          </w:p>
        </w:tc>
      </w:tr>
      <w:tr w:rsidR="00D32317" w:rsidRPr="00BC5CB8" w14:paraId="73A77A9B" w14:textId="77777777" w:rsidTr="00CD3B5B">
        <w:tc>
          <w:tcPr>
            <w:tcW w:w="4814" w:type="dxa"/>
          </w:tcPr>
          <w:p w14:paraId="3E64C616" w14:textId="77777777" w:rsidR="0022120E" w:rsidRPr="00BC5CB8" w:rsidRDefault="0022120E">
            <w:pPr>
              <w:spacing w:before="120" w:after="120"/>
              <w:rPr>
                <w:rFonts w:cstheme="minorHAnsi"/>
                <w:lang w:val="en-GB"/>
              </w:rPr>
            </w:pPr>
            <w:r w:rsidRPr="00BC5CB8">
              <w:rPr>
                <w:rFonts w:cstheme="minorHAnsi"/>
                <w:lang w:val="en-GB"/>
              </w:rPr>
              <w:t>Draft Study Report</w:t>
            </w:r>
          </w:p>
        </w:tc>
        <w:tc>
          <w:tcPr>
            <w:tcW w:w="4814" w:type="dxa"/>
          </w:tcPr>
          <w:p w14:paraId="3B10194D" w14:textId="77777777" w:rsidR="0022120E" w:rsidRPr="00BC5CB8" w:rsidRDefault="0022120E">
            <w:pPr>
              <w:spacing w:before="120" w:after="120"/>
              <w:rPr>
                <w:rFonts w:cstheme="minorHAnsi"/>
                <w:lang w:val="en-GB"/>
              </w:rPr>
            </w:pPr>
            <w:r>
              <w:rPr>
                <w:rFonts w:cstheme="minorHAnsi"/>
                <w:lang w:val="en-GB"/>
              </w:rPr>
              <w:t>April 2024</w:t>
            </w:r>
          </w:p>
        </w:tc>
      </w:tr>
      <w:tr w:rsidR="00D32317" w:rsidRPr="00BC5CB8" w14:paraId="11725C59" w14:textId="77777777" w:rsidTr="00CD3B5B">
        <w:tc>
          <w:tcPr>
            <w:tcW w:w="4814" w:type="dxa"/>
          </w:tcPr>
          <w:p w14:paraId="7B179221" w14:textId="77777777" w:rsidR="0022120E" w:rsidRPr="00BC5CB8" w:rsidRDefault="0022120E">
            <w:pPr>
              <w:spacing w:before="120" w:after="120"/>
              <w:rPr>
                <w:rFonts w:cstheme="minorHAnsi"/>
                <w:lang w:val="en-GB"/>
              </w:rPr>
            </w:pPr>
            <w:r w:rsidRPr="00BC5CB8">
              <w:rPr>
                <w:rFonts w:cstheme="minorHAnsi"/>
                <w:lang w:val="en-GB"/>
              </w:rPr>
              <w:t>Final Study Report</w:t>
            </w:r>
          </w:p>
        </w:tc>
        <w:tc>
          <w:tcPr>
            <w:tcW w:w="4814" w:type="dxa"/>
          </w:tcPr>
          <w:p w14:paraId="524DE5B6" w14:textId="77777777" w:rsidR="0022120E" w:rsidRPr="00BC5CB8" w:rsidRDefault="0022120E">
            <w:pPr>
              <w:spacing w:before="120" w:after="120"/>
              <w:rPr>
                <w:rFonts w:cstheme="minorHAnsi"/>
                <w:lang w:val="en-GB"/>
              </w:rPr>
            </w:pPr>
            <w:r>
              <w:rPr>
                <w:rFonts w:cstheme="minorHAnsi"/>
                <w:lang w:val="en-GB"/>
              </w:rPr>
              <w:t>April/May 2024</w:t>
            </w:r>
          </w:p>
        </w:tc>
      </w:tr>
    </w:tbl>
    <w:p w14:paraId="320311E4" w14:textId="77777777" w:rsidR="0022120E" w:rsidRPr="0022120E" w:rsidRDefault="0022120E" w:rsidP="0022120E">
      <w:pPr>
        <w:rPr>
          <w:lang w:val="nl-BE"/>
        </w:rPr>
      </w:pPr>
    </w:p>
    <w:p w14:paraId="48C6F1A3" w14:textId="77777777" w:rsidR="0022120E" w:rsidRDefault="0022120E" w:rsidP="0022120E">
      <w:pPr>
        <w:pStyle w:val="Heading1"/>
        <w:numPr>
          <w:ilvl w:val="0"/>
          <w:numId w:val="2"/>
        </w:numPr>
        <w:ind w:left="0" w:firstLine="0"/>
      </w:pPr>
      <w:bookmarkStart w:id="34" w:name="_Toc157171763"/>
      <w:r w:rsidRPr="00503632">
        <w:t>RATIONALE AND BACKGROUND</w:t>
      </w:r>
      <w:bookmarkEnd w:id="33"/>
      <w:bookmarkEnd w:id="34"/>
      <w:r w:rsidRPr="00503632">
        <w:t xml:space="preserve"> </w:t>
      </w:r>
      <w:bookmarkStart w:id="35" w:name="_Toc106815366"/>
    </w:p>
    <w:bookmarkEnd w:id="6"/>
    <w:bookmarkEnd w:id="7"/>
    <w:bookmarkEnd w:id="35"/>
    <w:p w14:paraId="24636789" w14:textId="77777777" w:rsidR="00DC6D4B" w:rsidRDefault="00DC6D4B" w:rsidP="00DC6D4B">
      <w:pPr>
        <w:pStyle w:val="paragraph"/>
        <w:spacing w:before="0" w:beforeAutospacing="0" w:after="0" w:afterAutospacing="0"/>
        <w:textAlignment w:val="baseline"/>
        <w:rPr>
          <w:rStyle w:val="eop"/>
          <w:rFonts w:ascii="Calibri" w:eastAsiaTheme="majorEastAsia" w:hAnsi="Calibri" w:cs="Calibri"/>
          <w:sz w:val="22"/>
          <w:szCs w:val="22"/>
        </w:rPr>
      </w:pPr>
      <w:r>
        <w:rPr>
          <w:rStyle w:val="normaltextrun"/>
          <w:rFonts w:ascii="Calibri" w:eastAsiaTheme="majorEastAsia" w:hAnsi="Calibri" w:cs="Calibri"/>
          <w:sz w:val="22"/>
          <w:szCs w:val="22"/>
          <w:lang w:val="en-GB"/>
        </w:rPr>
        <w:t xml:space="preserve">Frailty, polypharmacy, and comorbidities are important considerations for the health of people aged </w:t>
      </w:r>
      <w:r w:rsidRPr="00E141A2">
        <w:rPr>
          <w:rStyle w:val="normaltextrun"/>
          <w:rFonts w:ascii="Calibri" w:eastAsiaTheme="majorEastAsia" w:hAnsi="Calibri" w:cs="Calibri"/>
          <w:sz w:val="22"/>
          <w:szCs w:val="22"/>
          <w:lang w:val="en-GB"/>
        </w:rPr>
        <w:t xml:space="preserve">≥ </w:t>
      </w:r>
      <w:r>
        <w:rPr>
          <w:rStyle w:val="normaltextrun"/>
          <w:rFonts w:ascii="Calibri" w:eastAsiaTheme="majorEastAsia" w:hAnsi="Calibri" w:cs="Calibri"/>
          <w:sz w:val="22"/>
          <w:szCs w:val="22"/>
          <w:lang w:val="en-GB"/>
        </w:rPr>
        <w:t>65. Frailty is an age-associated clinical syndrome characterised by decreased physiological reserves, increased vulnerability to stressors, and diminished capacity to maintain homeostasis due to a cumulative decline in the individuals’ physiological systems.</w:t>
      </w:r>
      <w:r>
        <w:rPr>
          <w:rStyle w:val="normaltextrun"/>
          <w:rFonts w:ascii="Calibri" w:eastAsiaTheme="majorEastAsia" w:hAnsi="Calibri" w:cs="Calibri"/>
          <w:sz w:val="22"/>
          <w:szCs w:val="22"/>
          <w:lang w:val="en-GB"/>
        </w:rPr>
        <w:fldChar w:fldCharType="begin"/>
      </w:r>
      <w:r>
        <w:rPr>
          <w:rStyle w:val="normaltextrun"/>
          <w:rFonts w:ascii="Calibri" w:eastAsiaTheme="majorEastAsia" w:hAnsi="Calibri" w:cs="Calibri"/>
          <w:sz w:val="22"/>
          <w:szCs w:val="22"/>
          <w:lang w:val="en-GB"/>
        </w:rPr>
        <w:instrText xml:space="preserve"> ADDIN EN.CITE &lt;EndNote&gt;&lt;Cite&gt;&lt;Author&gt;Xue&lt;/Author&gt;&lt;Year&gt;2011&lt;/Year&gt;&lt;RecNum&gt;904&lt;/RecNum&gt;&lt;DisplayText&gt;(1)&lt;/DisplayText&gt;&lt;record&gt;&lt;rec-number&gt;904&lt;/rec-number&gt;&lt;foreign-keys&gt;&lt;key app="EN" db-id="wrafpt5zcrwdwte95xtv5d5ewaxzwravv05v" timestamp="1706115692"&gt;904&lt;/key&gt;&lt;/foreign-keys&gt;&lt;ref-type name="Journal Article"&gt;17&lt;/ref-type&gt;&lt;contributors&gt;&lt;authors&gt;&lt;author&gt;Xue, Q. L.&lt;/author&gt;&lt;/authors&gt;&lt;/contributors&gt;&lt;auth-address&gt;Department of Medicine, Johns Hopkins University School of Medicine, 2024 East Monument Street, Suite 2-700, Baltimore, MD 21205-1179, USA. qxue@jhsph.edu&lt;/auth-address&gt;&lt;titles&gt;&lt;title&gt;The frailty syndrome: definition and natural history&lt;/title&gt;&lt;secondary-title&gt;Clin Geriatr Med&lt;/secondary-title&gt;&lt;/titles&gt;&lt;periodical&gt;&lt;full-title&gt;Clin Geriatr Med&lt;/full-title&gt;&lt;/periodical&gt;&lt;pages&gt;1-15&lt;/pages&gt;&lt;volume&gt;27&lt;/volume&gt;&lt;number&gt;1&lt;/number&gt;&lt;keywords&gt;&lt;keyword&gt;Aged&lt;/keyword&gt;&lt;keyword&gt;Aged, 80 and over&lt;/keyword&gt;&lt;keyword&gt;*Aging/physiology/psychology&lt;/keyword&gt;&lt;keyword&gt;Asthenia/*epidemiology&lt;/keyword&gt;&lt;keyword&gt;Female&lt;/keyword&gt;&lt;keyword&gt;*Frail Elderly&lt;/keyword&gt;&lt;keyword&gt;Geriatric Assessment&lt;/keyword&gt;&lt;keyword&gt;Humans&lt;/keyword&gt;&lt;keyword&gt;Incidence&lt;/keyword&gt;&lt;keyword&gt;Male&lt;/keyword&gt;&lt;keyword&gt;Muscle Weakness/*epidemiology&lt;/keyword&gt;&lt;keyword&gt;Natural History&lt;/keyword&gt;&lt;keyword&gt;Phenotype&lt;/keyword&gt;&lt;keyword&gt;Prevalence&lt;/keyword&gt;&lt;keyword&gt;Syndrome&lt;/keyword&gt;&lt;keyword&gt;Time Factors&lt;/keyword&gt;&lt;/keywords&gt;&lt;dates&gt;&lt;year&gt;2011&lt;/year&gt;&lt;pub-dates&gt;&lt;date&gt;Feb&lt;/date&gt;&lt;/pub-dates&gt;&lt;/dates&gt;&lt;isbn&gt;0749-0690 (Print)&amp;#xD;0749-0690&lt;/isbn&gt;&lt;accession-num&gt;21093718&lt;/accession-num&gt;&lt;urls&gt;&lt;/urls&gt;&lt;custom2&gt;PMC3028599&lt;/custom2&gt;&lt;custom6&gt;NIHMS234476&lt;/custom6&gt;&lt;electronic-resource-num&gt;10.1016/j.cger.2010.08.009&lt;/electronic-resource-num&gt;&lt;remote-database-provider&gt;NLM&lt;/remote-database-provider&gt;&lt;language&gt;eng&lt;/language&gt;&lt;/record&gt;&lt;/Cite&gt;&lt;/EndNote&gt;</w:instrText>
      </w:r>
      <w:r>
        <w:rPr>
          <w:rStyle w:val="normaltextrun"/>
          <w:rFonts w:ascii="Calibri" w:eastAsiaTheme="majorEastAsia" w:hAnsi="Calibri" w:cs="Calibri"/>
          <w:sz w:val="22"/>
          <w:szCs w:val="22"/>
          <w:lang w:val="en-GB"/>
        </w:rPr>
        <w:fldChar w:fldCharType="separate"/>
      </w:r>
      <w:r>
        <w:rPr>
          <w:rStyle w:val="normaltextrun"/>
          <w:rFonts w:ascii="Calibri" w:eastAsiaTheme="majorEastAsia" w:hAnsi="Calibri" w:cs="Calibri"/>
          <w:noProof/>
          <w:sz w:val="22"/>
          <w:szCs w:val="22"/>
          <w:lang w:val="en-GB"/>
        </w:rPr>
        <w:t>(1)</w:t>
      </w:r>
      <w:r>
        <w:rPr>
          <w:rStyle w:val="normaltextrun"/>
          <w:rFonts w:ascii="Calibri" w:eastAsiaTheme="majorEastAsia" w:hAnsi="Calibri" w:cs="Calibri"/>
          <w:sz w:val="22"/>
          <w:szCs w:val="22"/>
          <w:lang w:val="en-GB"/>
        </w:rPr>
        <w:fldChar w:fldCharType="end"/>
      </w:r>
      <w:r>
        <w:rPr>
          <w:rStyle w:val="normaltextrun"/>
          <w:rFonts w:ascii="Calibri" w:eastAsiaTheme="majorEastAsia" w:hAnsi="Calibri" w:cs="Calibri"/>
          <w:sz w:val="22"/>
          <w:szCs w:val="22"/>
          <w:lang w:val="en-GB"/>
        </w:rPr>
        <w:t xml:space="preserve"> The estimated pooled prevalence of frailty among older adults (</w:t>
      </w:r>
      <w:r w:rsidRPr="00E141A2">
        <w:rPr>
          <w:rStyle w:val="normaltextrun"/>
          <w:rFonts w:ascii="Calibri" w:eastAsiaTheme="majorEastAsia" w:hAnsi="Calibri" w:cs="Calibri"/>
          <w:sz w:val="22"/>
          <w:szCs w:val="22"/>
          <w:lang w:val="en-GB"/>
        </w:rPr>
        <w:t xml:space="preserve">≥ </w:t>
      </w:r>
      <w:r>
        <w:rPr>
          <w:rStyle w:val="normaltextrun"/>
          <w:rFonts w:ascii="Calibri" w:eastAsiaTheme="majorEastAsia" w:hAnsi="Calibri" w:cs="Calibri"/>
          <w:sz w:val="22"/>
          <w:szCs w:val="22"/>
          <w:lang w:val="en-GB"/>
        </w:rPr>
        <w:t xml:space="preserve">65) within European community settings is 12%. </w:t>
      </w:r>
      <w:r>
        <w:rPr>
          <w:rStyle w:val="normaltextrun"/>
          <w:rFonts w:ascii="Calibri" w:eastAsiaTheme="majorEastAsia" w:hAnsi="Calibri" w:cs="Calibri"/>
          <w:sz w:val="22"/>
          <w:szCs w:val="22"/>
          <w:lang w:val="en-GB"/>
        </w:rPr>
        <w:fldChar w:fldCharType="begin">
          <w:fldData xml:space="preserve">PEVuZE5vdGU+PENpdGU+PEF1dGhvcj5PJmFwb3M7Q2FvaW1oPC9BdXRob3I+PFllYXI+MjAxODwv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</w:fldData>
        </w:fldChar>
      </w:r>
      <w:r>
        <w:rPr>
          <w:rStyle w:val="normaltextrun"/>
          <w:rFonts w:ascii="Calibri" w:eastAsiaTheme="majorEastAsia" w:hAnsi="Calibri" w:cs="Calibri"/>
          <w:sz w:val="22"/>
          <w:szCs w:val="22"/>
          <w:lang w:val="en-GB"/>
        </w:rPr>
        <w:instrText xml:space="preserve"> ADDIN EN.CITE </w:instrText>
      </w:r>
      <w:r>
        <w:rPr>
          <w:rStyle w:val="normaltextrun"/>
          <w:rFonts w:ascii="Calibri" w:eastAsiaTheme="majorEastAsia" w:hAnsi="Calibri" w:cs="Calibri"/>
          <w:sz w:val="22"/>
          <w:szCs w:val="22"/>
          <w:lang w:val="en-GB"/>
        </w:rPr>
        <w:fldChar w:fldCharType="begin">
          <w:fldData xml:space="preserve">PEVuZE5vdGU+PENpdGU+PEF1dGhvcj5PJmFwb3M7Q2FvaW1oPC9BdXRob3I+PFllYXI+MjAxODwv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</w:fldData>
        </w:fldChar>
      </w:r>
      <w:r>
        <w:rPr>
          <w:rStyle w:val="normaltextrun"/>
          <w:rFonts w:ascii="Calibri" w:eastAsiaTheme="majorEastAsia" w:hAnsi="Calibri" w:cs="Calibri"/>
          <w:sz w:val="22"/>
          <w:szCs w:val="22"/>
          <w:lang w:val="en-GB"/>
        </w:rPr>
        <w:instrText xml:space="preserve"> ADDIN EN.CITE.DATA </w:instrText>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end"/>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separate"/>
      </w:r>
      <w:r>
        <w:rPr>
          <w:rStyle w:val="normaltextrun"/>
          <w:rFonts w:ascii="Calibri" w:eastAsiaTheme="majorEastAsia" w:hAnsi="Calibri" w:cs="Calibri"/>
          <w:noProof/>
          <w:sz w:val="22"/>
          <w:szCs w:val="22"/>
          <w:lang w:val="en-GB"/>
        </w:rPr>
        <w:t>(2)</w:t>
      </w:r>
      <w:r>
        <w:rPr>
          <w:rStyle w:val="normaltextrun"/>
          <w:rFonts w:ascii="Calibri" w:eastAsiaTheme="majorEastAsia" w:hAnsi="Calibri" w:cs="Calibri"/>
          <w:sz w:val="22"/>
          <w:szCs w:val="22"/>
          <w:lang w:val="en-GB"/>
        </w:rPr>
        <w:fldChar w:fldCharType="end"/>
      </w:r>
      <w:r>
        <w:rPr>
          <w:rStyle w:val="normaltextrun"/>
          <w:rFonts w:ascii="Calibri" w:eastAsiaTheme="majorEastAsia" w:hAnsi="Calibri" w:cs="Calibri"/>
          <w:sz w:val="22"/>
          <w:szCs w:val="22"/>
          <w:lang w:val="en-GB"/>
        </w:rPr>
        <w:t xml:space="preserve"> Despite being commonly observed in older adults and being associated with increased risks of adverse outcomes, including treatment toxicity, hospitalisation, and mortality, achieving a concise definition remains challenging.</w:t>
      </w:r>
      <w:r>
        <w:rPr>
          <w:rStyle w:val="normaltextrun"/>
          <w:rFonts w:ascii="Calibri" w:eastAsiaTheme="majorEastAsia" w:hAnsi="Calibri" w:cs="Calibri"/>
          <w:sz w:val="22"/>
          <w:szCs w:val="22"/>
          <w:lang w:val="en-GB"/>
        </w:rPr>
        <w:fldChar w:fldCharType="begin">
          <w:fldData xml:space="preserve">PEVuZE5vdGU+PENpdGU+PEF1dGhvcj5DbGVnZzwvQXV0aG9yPjxZZWFyPjIwMTY8L1llYXI+PFJl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</w:fldData>
        </w:fldChar>
      </w:r>
      <w:r>
        <w:rPr>
          <w:rStyle w:val="normaltextrun"/>
          <w:rFonts w:ascii="Calibri" w:eastAsiaTheme="majorEastAsia" w:hAnsi="Calibri" w:cs="Calibri"/>
          <w:sz w:val="22"/>
          <w:szCs w:val="22"/>
          <w:lang w:val="en-GB"/>
        </w:rPr>
        <w:instrText xml:space="preserve"> ADDIN EN.CITE </w:instrText>
      </w:r>
      <w:r>
        <w:rPr>
          <w:rStyle w:val="normaltextrun"/>
          <w:rFonts w:ascii="Calibri" w:eastAsiaTheme="majorEastAsia" w:hAnsi="Calibri" w:cs="Calibri"/>
          <w:sz w:val="22"/>
          <w:szCs w:val="22"/>
          <w:lang w:val="en-GB"/>
        </w:rPr>
        <w:fldChar w:fldCharType="begin">
          <w:fldData xml:space="preserve">PEVuZE5vdGU+PENpdGU+PEF1dGhvcj5DbGVnZzwvQXV0aG9yPjxZZWFyPjIwMTY8L1llYXI+PFJl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</w:fldData>
        </w:fldChar>
      </w:r>
      <w:r>
        <w:rPr>
          <w:rStyle w:val="normaltextrun"/>
          <w:rFonts w:ascii="Calibri" w:eastAsiaTheme="majorEastAsia" w:hAnsi="Calibri" w:cs="Calibri"/>
          <w:sz w:val="22"/>
          <w:szCs w:val="22"/>
          <w:lang w:val="en-GB"/>
        </w:rPr>
        <w:instrText xml:space="preserve"> ADDIN EN.CITE.DATA </w:instrText>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end"/>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separate"/>
      </w:r>
      <w:r>
        <w:rPr>
          <w:rStyle w:val="normaltextrun"/>
          <w:rFonts w:ascii="Calibri" w:eastAsiaTheme="majorEastAsia" w:hAnsi="Calibri" w:cs="Calibri"/>
          <w:noProof/>
          <w:sz w:val="22"/>
          <w:szCs w:val="22"/>
          <w:lang w:val="en-GB"/>
        </w:rPr>
        <w:t>(3)</w:t>
      </w:r>
      <w:r>
        <w:rPr>
          <w:rStyle w:val="normaltextrun"/>
          <w:rFonts w:ascii="Calibri" w:eastAsiaTheme="majorEastAsia" w:hAnsi="Calibri" w:cs="Calibri"/>
          <w:sz w:val="22"/>
          <w:szCs w:val="22"/>
          <w:lang w:val="en-GB"/>
        </w:rPr>
        <w:fldChar w:fldCharType="end"/>
      </w:r>
      <w:r>
        <w:rPr>
          <w:rStyle w:val="normaltextrun"/>
          <w:rFonts w:ascii="Calibri" w:eastAsiaTheme="majorEastAsia" w:hAnsi="Calibri" w:cs="Calibri"/>
          <w:sz w:val="22"/>
          <w:szCs w:val="22"/>
          <w:lang w:val="en-GB"/>
        </w:rPr>
        <w:t xml:space="preserve">  In addition to frailty, polypharmacy poses a further </w:t>
      </w:r>
      <w:r w:rsidRPr="006B095C">
        <w:rPr>
          <w:rStyle w:val="normaltextrun"/>
          <w:rFonts w:ascii="Calibri" w:eastAsiaTheme="majorEastAsia" w:hAnsi="Calibri" w:cs="Calibri"/>
          <w:sz w:val="22"/>
          <w:szCs w:val="22"/>
          <w:lang w:val="en-GB"/>
        </w:rPr>
        <w:t>challeng</w:t>
      </w:r>
      <w:r>
        <w:rPr>
          <w:rStyle w:val="normaltextrun"/>
          <w:rFonts w:ascii="Calibri" w:eastAsiaTheme="majorEastAsia" w:hAnsi="Calibri" w:cs="Calibri"/>
          <w:sz w:val="22"/>
          <w:szCs w:val="22"/>
          <w:lang w:val="en-GB"/>
        </w:rPr>
        <w:t>e and is an increasing concern when treating older adults due to the potential contraindications and drug-drug interactions among treatments.</w:t>
      </w:r>
      <w:r>
        <w:rPr>
          <w:rStyle w:val="normaltextrun"/>
          <w:rFonts w:ascii="Calibri" w:eastAsiaTheme="majorEastAsia" w:hAnsi="Calibri" w:cs="Calibri"/>
          <w:sz w:val="22"/>
          <w:szCs w:val="22"/>
          <w:lang w:val="en-GB"/>
        </w:rPr>
        <w:fldChar w:fldCharType="begin">
          <w:fldData xml:space="preserve">PEVuZE5vdGU+PENpdGU+PEF1dGhvcj5HdXRocmllPC9BdXRob3I+PFllYXI+MjAxNTwvWWVhcj48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</w:fldData>
        </w:fldChar>
      </w:r>
      <w:r>
        <w:rPr>
          <w:rStyle w:val="normaltextrun"/>
          <w:rFonts w:ascii="Calibri" w:eastAsiaTheme="majorEastAsia" w:hAnsi="Calibri" w:cs="Calibri"/>
          <w:sz w:val="22"/>
          <w:szCs w:val="22"/>
          <w:lang w:val="en-GB"/>
        </w:rPr>
        <w:instrText xml:space="preserve"> ADDIN EN.CITE </w:instrText>
      </w:r>
      <w:r>
        <w:rPr>
          <w:rStyle w:val="normaltextrun"/>
          <w:rFonts w:ascii="Calibri" w:eastAsiaTheme="majorEastAsia" w:hAnsi="Calibri" w:cs="Calibri"/>
          <w:sz w:val="22"/>
          <w:szCs w:val="22"/>
          <w:lang w:val="en-GB"/>
        </w:rPr>
        <w:fldChar w:fldCharType="begin">
          <w:fldData xml:space="preserve">PEVuZE5vdGU+PENpdGU+PEF1dGhvcj5HdXRocmllPC9BdXRob3I+PFllYXI+MjAxNTwvWWVhcj48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</w:fldData>
        </w:fldChar>
      </w:r>
      <w:r>
        <w:rPr>
          <w:rStyle w:val="normaltextrun"/>
          <w:rFonts w:ascii="Calibri" w:eastAsiaTheme="majorEastAsia" w:hAnsi="Calibri" w:cs="Calibri"/>
          <w:sz w:val="22"/>
          <w:szCs w:val="22"/>
          <w:lang w:val="en-GB"/>
        </w:rPr>
        <w:instrText xml:space="preserve"> ADDIN EN.CITE.DATA </w:instrText>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end"/>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separate"/>
      </w:r>
      <w:r>
        <w:rPr>
          <w:rStyle w:val="normaltextrun"/>
          <w:rFonts w:ascii="Calibri" w:eastAsiaTheme="majorEastAsia" w:hAnsi="Calibri" w:cs="Calibri"/>
          <w:noProof/>
          <w:sz w:val="22"/>
          <w:szCs w:val="22"/>
          <w:lang w:val="en-GB"/>
        </w:rPr>
        <w:t>(4, 5)</w:t>
      </w:r>
      <w:r>
        <w:rPr>
          <w:rStyle w:val="normaltextrun"/>
          <w:rFonts w:ascii="Calibri" w:eastAsiaTheme="majorEastAsia" w:hAnsi="Calibri" w:cs="Calibri"/>
          <w:sz w:val="22"/>
          <w:szCs w:val="22"/>
          <w:lang w:val="en-GB"/>
        </w:rPr>
        <w:fldChar w:fldCharType="end"/>
      </w:r>
      <w:r>
        <w:rPr>
          <w:rStyle w:val="normaltextrun"/>
          <w:rFonts w:ascii="Calibri" w:eastAsiaTheme="majorEastAsia" w:hAnsi="Calibri" w:cs="Calibri"/>
          <w:sz w:val="22"/>
          <w:szCs w:val="22"/>
        </w:rPr>
        <w:t> </w:t>
      </w:r>
      <w:r>
        <w:rPr>
          <w:rStyle w:val="eop"/>
          <w:rFonts w:ascii="Calibri" w:eastAsiaTheme="majorEastAsia" w:hAnsi="Calibri" w:cs="Calibri"/>
          <w:sz w:val="22"/>
          <w:szCs w:val="22"/>
        </w:rPr>
        <w:t> While t</w:t>
      </w:r>
      <w:r w:rsidRPr="00680BF8">
        <w:rPr>
          <w:rStyle w:val="eop"/>
          <w:rFonts w:ascii="Calibri" w:eastAsiaTheme="majorEastAsia" w:hAnsi="Calibri" w:cs="Calibri"/>
          <w:sz w:val="22"/>
          <w:szCs w:val="22"/>
        </w:rPr>
        <w:t xml:space="preserve">here is no universal definition of polypharmacy, </w:t>
      </w:r>
      <w:r>
        <w:rPr>
          <w:rStyle w:val="eop"/>
          <w:rFonts w:ascii="Calibri" w:eastAsiaTheme="majorEastAsia" w:hAnsi="Calibri" w:cs="Calibri"/>
          <w:sz w:val="22"/>
          <w:szCs w:val="22"/>
        </w:rPr>
        <w:t xml:space="preserve">one of </w:t>
      </w:r>
      <w:r w:rsidRPr="00680BF8">
        <w:rPr>
          <w:rStyle w:val="eop"/>
          <w:rFonts w:ascii="Calibri" w:eastAsiaTheme="majorEastAsia" w:hAnsi="Calibri" w:cs="Calibri"/>
          <w:sz w:val="22"/>
          <w:szCs w:val="22"/>
        </w:rPr>
        <w:t xml:space="preserve">the most widespread </w:t>
      </w:r>
      <w:r>
        <w:rPr>
          <w:rStyle w:val="eop"/>
          <w:rFonts w:ascii="Calibri" w:eastAsiaTheme="majorEastAsia" w:hAnsi="Calibri" w:cs="Calibri"/>
          <w:sz w:val="22"/>
          <w:szCs w:val="22"/>
        </w:rPr>
        <w:t>definitions</w:t>
      </w:r>
      <w:r w:rsidRPr="00680BF8">
        <w:rPr>
          <w:rStyle w:val="eop"/>
          <w:rFonts w:ascii="Calibri" w:eastAsiaTheme="majorEastAsia" w:hAnsi="Calibri" w:cs="Calibri"/>
          <w:sz w:val="22"/>
          <w:szCs w:val="22"/>
        </w:rPr>
        <w:t xml:space="preserve"> refers to the presence of 5 or more medications, with extreme polypharmacy defined as the presence of 10 or more medications</w:t>
      </w:r>
      <w:r>
        <w:rPr>
          <w:rStyle w:val="eop"/>
          <w:rFonts w:ascii="Calibri" w:eastAsiaTheme="majorEastAsia" w:hAnsi="Calibri" w:cs="Calibri"/>
          <w:sz w:val="22"/>
          <w:szCs w:val="22"/>
        </w:rPr>
        <w:t xml:space="preserve">, and its </w:t>
      </w:r>
      <w:r w:rsidRPr="00680BF8">
        <w:rPr>
          <w:rStyle w:val="eop"/>
          <w:rFonts w:ascii="Calibri" w:eastAsiaTheme="majorEastAsia" w:hAnsi="Calibri" w:cs="Calibri"/>
          <w:sz w:val="22"/>
          <w:szCs w:val="22"/>
        </w:rPr>
        <w:t>prevalence ranges from 7</w:t>
      </w:r>
      <w:r>
        <w:rPr>
          <w:rStyle w:val="eop"/>
          <w:rFonts w:ascii="Calibri" w:eastAsiaTheme="majorEastAsia" w:hAnsi="Calibri" w:cs="Calibri"/>
          <w:sz w:val="22"/>
          <w:szCs w:val="22"/>
        </w:rPr>
        <w:t>-</w:t>
      </w:r>
      <w:r w:rsidRPr="00680BF8">
        <w:rPr>
          <w:rStyle w:val="eop"/>
          <w:rFonts w:ascii="Calibri" w:eastAsiaTheme="majorEastAsia" w:hAnsi="Calibri" w:cs="Calibri"/>
          <w:sz w:val="22"/>
          <w:szCs w:val="22"/>
        </w:rPr>
        <w:t xml:space="preserve">45% </w:t>
      </w:r>
      <w:r>
        <w:rPr>
          <w:rStyle w:val="eop"/>
          <w:rFonts w:ascii="Calibri" w:eastAsiaTheme="majorEastAsia" w:hAnsi="Calibri" w:cs="Calibri"/>
          <w:sz w:val="22"/>
          <w:szCs w:val="22"/>
        </w:rPr>
        <w:t>in</w:t>
      </w:r>
      <w:r w:rsidRPr="00680BF8">
        <w:rPr>
          <w:rStyle w:val="eop"/>
          <w:rFonts w:ascii="Calibri" w:eastAsiaTheme="majorEastAsia" w:hAnsi="Calibri" w:cs="Calibri"/>
          <w:sz w:val="22"/>
          <w:szCs w:val="22"/>
        </w:rPr>
        <w:t xml:space="preserve"> community</w:t>
      </w:r>
      <w:r>
        <w:rPr>
          <w:rStyle w:val="eop"/>
          <w:rFonts w:ascii="Calibri" w:eastAsiaTheme="majorEastAsia" w:hAnsi="Calibri" w:cs="Calibri"/>
          <w:sz w:val="22"/>
          <w:szCs w:val="22"/>
        </w:rPr>
        <w:t xml:space="preserve"> settings </w:t>
      </w:r>
      <w:r>
        <w:rPr>
          <w:rStyle w:val="eop"/>
          <w:rFonts w:ascii="Calibri" w:eastAsiaTheme="majorEastAsia" w:hAnsi="Calibri" w:cs="Calibri"/>
          <w:sz w:val="22"/>
          <w:szCs w:val="22"/>
        </w:rPr>
        <w:fldChar w:fldCharType="begin">
          <w:fldData xml:space="preserve">PEVuZE5vdGU+PENpdGU+PEF1dGhvcj5QYWxtZXI8L0F1dGhvcj48WWVhcj4yMDE5PC9ZZWFyPjxS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</w:fldData>
        </w:fldChar>
      </w:r>
      <w:r>
        <w:rPr>
          <w:rStyle w:val="eop"/>
          <w:rFonts w:ascii="Calibri" w:eastAsiaTheme="majorEastAsia" w:hAnsi="Calibri" w:cs="Calibri"/>
          <w:sz w:val="22"/>
          <w:szCs w:val="22"/>
        </w:rPr>
        <w:instrText xml:space="preserve"> ADDIN EN.CITE </w:instrText>
      </w:r>
      <w:r>
        <w:rPr>
          <w:rStyle w:val="eop"/>
          <w:rFonts w:ascii="Calibri" w:eastAsiaTheme="majorEastAsia" w:hAnsi="Calibri" w:cs="Calibri"/>
          <w:sz w:val="22"/>
          <w:szCs w:val="22"/>
        </w:rPr>
        <w:fldChar w:fldCharType="begin">
          <w:fldData xml:space="preserve">PEVuZE5vdGU+PENpdGU+PEF1dGhvcj5QYWxtZXI8L0F1dGhvcj48WWVhcj4yMDE5PC9ZZWFyPjxS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</w:fldData>
        </w:fldChar>
      </w:r>
      <w:r>
        <w:rPr>
          <w:rStyle w:val="eop"/>
          <w:rFonts w:ascii="Calibri" w:eastAsiaTheme="majorEastAsia" w:hAnsi="Calibri" w:cs="Calibri"/>
          <w:sz w:val="22"/>
          <w:szCs w:val="22"/>
        </w:rPr>
        <w:instrText xml:space="preserve"> ADDIN EN.CITE.DATA </w:instrText>
      </w:r>
      <w:r>
        <w:rPr>
          <w:rStyle w:val="eop"/>
          <w:rFonts w:ascii="Calibri" w:eastAsiaTheme="majorEastAsia" w:hAnsi="Calibri" w:cs="Calibri"/>
          <w:sz w:val="22"/>
          <w:szCs w:val="22"/>
        </w:rPr>
      </w:r>
      <w:r>
        <w:rPr>
          <w:rStyle w:val="eop"/>
          <w:rFonts w:ascii="Calibri" w:eastAsiaTheme="majorEastAsia" w:hAnsi="Calibri" w:cs="Calibri"/>
          <w:sz w:val="22"/>
          <w:szCs w:val="22"/>
        </w:rPr>
        <w:fldChar w:fldCharType="end"/>
      </w:r>
      <w:r>
        <w:rPr>
          <w:rStyle w:val="eop"/>
          <w:rFonts w:ascii="Calibri" w:eastAsiaTheme="majorEastAsia" w:hAnsi="Calibri" w:cs="Calibri"/>
          <w:sz w:val="22"/>
          <w:szCs w:val="22"/>
        </w:rPr>
      </w:r>
      <w:r>
        <w:rPr>
          <w:rStyle w:val="eop"/>
          <w:rFonts w:ascii="Calibri" w:eastAsiaTheme="majorEastAsia" w:hAnsi="Calibri" w:cs="Calibri"/>
          <w:sz w:val="22"/>
          <w:szCs w:val="22"/>
        </w:rPr>
        <w:fldChar w:fldCharType="separate"/>
      </w:r>
      <w:r>
        <w:rPr>
          <w:rStyle w:val="eop"/>
          <w:rFonts w:ascii="Calibri" w:eastAsiaTheme="majorEastAsia" w:hAnsi="Calibri" w:cs="Calibri"/>
          <w:noProof/>
          <w:sz w:val="22"/>
          <w:szCs w:val="22"/>
        </w:rPr>
        <w:t>(6, 7)</w:t>
      </w:r>
      <w:r>
        <w:rPr>
          <w:rStyle w:val="eop"/>
          <w:rFonts w:ascii="Calibri" w:eastAsiaTheme="majorEastAsia" w:hAnsi="Calibri" w:cs="Calibri"/>
          <w:sz w:val="22"/>
          <w:szCs w:val="22"/>
        </w:rPr>
        <w:fldChar w:fldCharType="end"/>
      </w:r>
      <w:r>
        <w:rPr>
          <w:rStyle w:val="eop"/>
          <w:rFonts w:ascii="Calibri" w:eastAsiaTheme="majorEastAsia" w:hAnsi="Calibri" w:cs="Calibri"/>
          <w:sz w:val="22"/>
          <w:szCs w:val="22"/>
        </w:rPr>
        <w:t xml:space="preserve">. </w:t>
      </w:r>
      <w:r w:rsidRPr="00680BF8">
        <w:rPr>
          <w:rStyle w:val="eop"/>
          <w:rFonts w:ascii="Calibri" w:eastAsiaTheme="majorEastAsia" w:hAnsi="Calibri" w:cs="Calibri"/>
          <w:sz w:val="22"/>
          <w:szCs w:val="22"/>
        </w:rPr>
        <w:t xml:space="preserve"> </w:t>
      </w:r>
    </w:p>
    <w:p w14:paraId="1487BD8D" w14:textId="77777777" w:rsidR="00DC6D4B" w:rsidRDefault="00DC6D4B" w:rsidP="00DC6D4B">
      <w:pPr>
        <w:pStyle w:val="paragraph"/>
        <w:spacing w:before="0" w:beforeAutospacing="0" w:after="0" w:afterAutospacing="0"/>
        <w:textAlignment w:val="baseline"/>
        <w:rPr>
          <w:rFonts w:ascii="Segoe UI" w:hAnsi="Segoe UI" w:cs="Segoe UI"/>
          <w:sz w:val="18"/>
          <w:szCs w:val="18"/>
        </w:rPr>
      </w:pPr>
    </w:p>
    <w:p w14:paraId="367F8857" w14:textId="77777777" w:rsidR="00DC6D4B" w:rsidRDefault="00DC6D4B" w:rsidP="00DC6D4B">
      <w:pPr>
        <w:pStyle w:val="paragraph"/>
        <w:spacing w:before="0" w:beforeAutospacing="0" w:after="0" w:afterAutospacing="0"/>
        <w:textAlignment w:val="baseline"/>
        <w:rPr>
          <w:rStyle w:val="normaltextrun"/>
          <w:rFonts w:ascii="Calibri" w:eastAsiaTheme="majorEastAsia" w:hAnsi="Calibri" w:cs="Calibri"/>
          <w:sz w:val="22"/>
          <w:szCs w:val="22"/>
          <w:lang w:val="en-GB"/>
        </w:rPr>
      </w:pPr>
      <w:r w:rsidRPr="0084129C">
        <w:rPr>
          <w:rStyle w:val="normaltextrun"/>
          <w:rFonts w:ascii="Calibri" w:eastAsiaTheme="majorEastAsia" w:hAnsi="Calibri" w:cs="Calibri"/>
          <w:sz w:val="22"/>
          <w:szCs w:val="22"/>
          <w:lang w:val="en-GB"/>
        </w:rPr>
        <w:lastRenderedPageBreak/>
        <w:t xml:space="preserve">Unlike younger patients with cancer, </w:t>
      </w:r>
      <w:r>
        <w:rPr>
          <w:rStyle w:val="normaltextrun"/>
          <w:rFonts w:ascii="Calibri" w:eastAsiaTheme="majorEastAsia" w:hAnsi="Calibri" w:cs="Calibri"/>
          <w:sz w:val="22"/>
          <w:szCs w:val="22"/>
          <w:lang w:val="en-GB"/>
        </w:rPr>
        <w:t>c</w:t>
      </w:r>
      <w:r w:rsidRPr="00972E7B">
        <w:rPr>
          <w:rStyle w:val="normaltextrun"/>
          <w:rFonts w:ascii="Calibri" w:eastAsiaTheme="majorEastAsia" w:hAnsi="Calibri" w:cs="Calibri"/>
          <w:sz w:val="22"/>
          <w:szCs w:val="22"/>
          <w:lang w:val="en-GB"/>
        </w:rPr>
        <w:t>ancer treatment in older adults</w:t>
      </w:r>
      <w:r w:rsidRPr="00E141A2">
        <w:rPr>
          <w:rStyle w:val="normaltextrun"/>
          <w:rFonts w:ascii="Calibri" w:eastAsiaTheme="majorEastAsia" w:hAnsi="Calibri" w:cs="Calibri"/>
          <w:sz w:val="22"/>
          <w:szCs w:val="22"/>
          <w:lang w:val="en-GB"/>
        </w:rPr>
        <w:t xml:space="preserve"> </w:t>
      </w:r>
      <w:r>
        <w:rPr>
          <w:rStyle w:val="normaltextrun"/>
          <w:rFonts w:ascii="Calibri" w:eastAsiaTheme="majorEastAsia" w:hAnsi="Calibri" w:cs="Calibri"/>
          <w:sz w:val="22"/>
          <w:szCs w:val="22"/>
          <w:lang w:val="en-GB"/>
        </w:rPr>
        <w:t>entails</w:t>
      </w:r>
      <w:r w:rsidRPr="00E141A2">
        <w:rPr>
          <w:rStyle w:val="normaltextrun"/>
          <w:rFonts w:ascii="Calibri" w:eastAsiaTheme="majorEastAsia" w:hAnsi="Calibri" w:cs="Calibri"/>
          <w:sz w:val="22"/>
          <w:szCs w:val="22"/>
          <w:lang w:val="en-GB"/>
        </w:rPr>
        <w:t xml:space="preserve"> significant risk</w:t>
      </w:r>
      <w:r>
        <w:rPr>
          <w:rStyle w:val="normaltextrun"/>
          <w:rFonts w:ascii="Calibri" w:eastAsiaTheme="majorEastAsia" w:hAnsi="Calibri" w:cs="Calibri"/>
          <w:sz w:val="22"/>
          <w:szCs w:val="22"/>
          <w:lang w:val="en-GB"/>
        </w:rPr>
        <w:t xml:space="preserve">, especially among </w:t>
      </w:r>
      <w:r w:rsidRPr="0084129C">
        <w:rPr>
          <w:rStyle w:val="normaltextrun"/>
          <w:rFonts w:ascii="Calibri" w:eastAsiaTheme="majorEastAsia" w:hAnsi="Calibri" w:cs="Calibri"/>
          <w:sz w:val="22"/>
          <w:szCs w:val="22"/>
          <w:lang w:val="en-GB"/>
        </w:rPr>
        <w:t>vulnerable older subjects</w:t>
      </w:r>
      <w:r>
        <w:rPr>
          <w:rStyle w:val="normaltextrun"/>
          <w:rFonts w:ascii="Calibri" w:eastAsiaTheme="majorEastAsia" w:hAnsi="Calibri" w:cs="Calibri"/>
          <w:sz w:val="22"/>
          <w:szCs w:val="22"/>
          <w:lang w:val="en-GB"/>
        </w:rPr>
        <w:t xml:space="preserve">, who </w:t>
      </w:r>
      <w:r w:rsidRPr="0084129C">
        <w:rPr>
          <w:rStyle w:val="normaltextrun"/>
          <w:rFonts w:ascii="Calibri" w:eastAsiaTheme="majorEastAsia" w:hAnsi="Calibri" w:cs="Calibri"/>
          <w:sz w:val="22"/>
          <w:szCs w:val="22"/>
          <w:lang w:val="en-GB"/>
        </w:rPr>
        <w:t xml:space="preserve">are more susceptible to unfavourable health events and complications during the </w:t>
      </w:r>
      <w:r>
        <w:rPr>
          <w:rStyle w:val="normaltextrun"/>
          <w:rFonts w:ascii="Calibri" w:eastAsiaTheme="majorEastAsia" w:hAnsi="Calibri" w:cs="Calibri"/>
          <w:sz w:val="22"/>
          <w:szCs w:val="22"/>
          <w:lang w:val="en-GB"/>
        </w:rPr>
        <w:t xml:space="preserve">disease </w:t>
      </w:r>
      <w:r w:rsidRPr="0084129C">
        <w:rPr>
          <w:rStyle w:val="normaltextrun"/>
          <w:rFonts w:ascii="Calibri" w:eastAsiaTheme="majorEastAsia" w:hAnsi="Calibri" w:cs="Calibri"/>
          <w:sz w:val="22"/>
          <w:szCs w:val="22"/>
          <w:lang w:val="en-GB"/>
        </w:rPr>
        <w:t>course</w:t>
      </w:r>
      <w:r>
        <w:rPr>
          <w:rStyle w:val="normaltextrun"/>
          <w:rFonts w:ascii="Calibri" w:eastAsiaTheme="majorEastAsia" w:hAnsi="Calibri" w:cs="Calibri"/>
          <w:sz w:val="22"/>
          <w:szCs w:val="22"/>
          <w:lang w:val="en-GB"/>
        </w:rPr>
        <w:t>. In turn, there is a great need to measure frailty among older adults with cancer since frailty can be understood as an ageing-associated vulnerability and has been recognised as a main obstacle to successful cancer treatment in patients of advanced age</w:t>
      </w:r>
      <w:r w:rsidRPr="00972E7B">
        <w:rPr>
          <w:rStyle w:val="normaltextrun"/>
          <w:rFonts w:ascii="Calibri" w:eastAsiaTheme="majorEastAsia" w:hAnsi="Calibri" w:cs="Calibri"/>
          <w:sz w:val="22"/>
          <w:szCs w:val="22"/>
          <w:lang w:val="en-GB"/>
        </w:rPr>
        <w:t xml:space="preserve">. </w:t>
      </w:r>
      <w:r>
        <w:rPr>
          <w:rStyle w:val="normaltextrun"/>
          <w:rFonts w:ascii="Calibri" w:eastAsiaTheme="majorEastAsia" w:hAnsi="Calibri" w:cs="Calibri"/>
          <w:sz w:val="22"/>
          <w:szCs w:val="22"/>
          <w:lang w:val="en-GB"/>
        </w:rPr>
        <w:fldChar w:fldCharType="begin">
          <w:fldData xml:space="preserve">PEVuZE5vdGU+PENpdGU+PEF1dGhvcj5Eb29keTwvQXV0aG9yPjxZZWFyPjIwMjM8L1llYXI+PFJl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</w:fldData>
        </w:fldChar>
      </w:r>
      <w:r>
        <w:rPr>
          <w:rStyle w:val="normaltextrun"/>
          <w:rFonts w:ascii="Calibri" w:eastAsiaTheme="majorEastAsia" w:hAnsi="Calibri" w:cs="Calibri"/>
          <w:sz w:val="22"/>
          <w:szCs w:val="22"/>
          <w:lang w:val="en-GB"/>
        </w:rPr>
        <w:instrText xml:space="preserve"> ADDIN EN.CITE </w:instrText>
      </w:r>
      <w:r>
        <w:rPr>
          <w:rStyle w:val="normaltextrun"/>
          <w:rFonts w:ascii="Calibri" w:eastAsiaTheme="majorEastAsia" w:hAnsi="Calibri" w:cs="Calibri"/>
          <w:sz w:val="22"/>
          <w:szCs w:val="22"/>
          <w:lang w:val="en-GB"/>
        </w:rPr>
        <w:fldChar w:fldCharType="begin">
          <w:fldData xml:space="preserve">PEVuZE5vdGU+PENpdGU+PEF1dGhvcj5Eb29keTwvQXV0aG9yPjxZZWFyPjIwMjM8L1llYXI+PFJl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</w:fldData>
        </w:fldChar>
      </w:r>
      <w:r>
        <w:rPr>
          <w:rStyle w:val="normaltextrun"/>
          <w:rFonts w:ascii="Calibri" w:eastAsiaTheme="majorEastAsia" w:hAnsi="Calibri" w:cs="Calibri"/>
          <w:sz w:val="22"/>
          <w:szCs w:val="22"/>
          <w:lang w:val="en-GB"/>
        </w:rPr>
        <w:instrText xml:space="preserve"> ADDIN EN.CITE.DATA </w:instrText>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end"/>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separate"/>
      </w:r>
      <w:r>
        <w:rPr>
          <w:rStyle w:val="normaltextrun"/>
          <w:rFonts w:ascii="Calibri" w:eastAsiaTheme="majorEastAsia" w:hAnsi="Calibri" w:cs="Calibri"/>
          <w:noProof/>
          <w:sz w:val="22"/>
          <w:szCs w:val="22"/>
          <w:lang w:val="en-GB"/>
        </w:rPr>
        <w:t>(8-13)</w:t>
      </w:r>
      <w:r>
        <w:rPr>
          <w:rStyle w:val="normaltextrun"/>
          <w:rFonts w:ascii="Calibri" w:eastAsiaTheme="majorEastAsia" w:hAnsi="Calibri" w:cs="Calibri"/>
          <w:sz w:val="22"/>
          <w:szCs w:val="22"/>
          <w:lang w:val="en-GB"/>
        </w:rPr>
        <w:fldChar w:fldCharType="end"/>
      </w:r>
    </w:p>
    <w:p w14:paraId="559E3B55" w14:textId="77777777" w:rsidR="00DC6D4B" w:rsidRDefault="00DC6D4B" w:rsidP="00DC6D4B">
      <w:pPr>
        <w:pStyle w:val="paragraph"/>
        <w:spacing w:before="0" w:beforeAutospacing="0" w:after="0" w:afterAutospacing="0"/>
        <w:textAlignment w:val="baseline"/>
        <w:rPr>
          <w:rStyle w:val="normaltextrun"/>
          <w:rFonts w:ascii="Calibri" w:eastAsiaTheme="majorEastAsia" w:hAnsi="Calibri" w:cs="Calibri"/>
          <w:sz w:val="22"/>
          <w:szCs w:val="22"/>
          <w:lang w:val="en-GB"/>
        </w:rPr>
      </w:pPr>
    </w:p>
    <w:p w14:paraId="1159FA86" w14:textId="77777777" w:rsidR="00DC6D4B" w:rsidRDefault="00DC6D4B" w:rsidP="00DC6D4B">
      <w:pPr>
        <w:pStyle w:val="paragraph"/>
        <w:spacing w:before="0" w:beforeAutospacing="0" w:after="0" w:afterAutospacing="0"/>
        <w:textAlignment w:val="baseline"/>
        <w:rPr>
          <w:rStyle w:val="normaltextrun"/>
          <w:rFonts w:ascii="Calibri" w:eastAsiaTheme="majorEastAsia" w:hAnsi="Calibri" w:cs="Calibri"/>
          <w:sz w:val="22"/>
          <w:szCs w:val="22"/>
          <w:lang w:val="en-GB"/>
        </w:rPr>
      </w:pPr>
      <w:r>
        <w:rPr>
          <w:rStyle w:val="normaltextrun"/>
          <w:rFonts w:ascii="Calibri" w:eastAsiaTheme="majorEastAsia" w:hAnsi="Calibri" w:cs="Calibri"/>
          <w:sz w:val="22"/>
          <w:szCs w:val="22"/>
          <w:lang w:val="en-GB"/>
        </w:rPr>
        <w:t xml:space="preserve">Integrating frailty assessments into cancer clinical trials allows for a more comprehensive evaluation of patient's health status and helps tailor treatment approaches to individual patients. Identifying frailty enables clinicians to recognise patients who may have a poorer prognosis for adverse outcomes occurrence and be at higher risk of treatment-related complications. </w:t>
      </w:r>
      <w:r w:rsidRPr="00E141A2">
        <w:rPr>
          <w:rStyle w:val="normaltextrun"/>
          <w:rFonts w:ascii="Calibri" w:eastAsiaTheme="majorEastAsia" w:hAnsi="Calibri" w:cs="Calibri"/>
          <w:sz w:val="22"/>
          <w:szCs w:val="22"/>
          <w:lang w:val="en-GB"/>
        </w:rPr>
        <w:t xml:space="preserve">Some indexes have been proposed </w:t>
      </w:r>
      <w:r w:rsidRPr="00972E7B">
        <w:rPr>
          <w:rStyle w:val="normaltextrun"/>
          <w:rFonts w:ascii="Calibri" w:eastAsiaTheme="majorEastAsia" w:hAnsi="Calibri" w:cs="Calibri"/>
          <w:sz w:val="22"/>
          <w:szCs w:val="22"/>
          <w:lang w:val="en-GB"/>
        </w:rPr>
        <w:t xml:space="preserve">to predict the risk of chemotherapy toxicity </w:t>
      </w:r>
      <w:r w:rsidRPr="00E141A2">
        <w:rPr>
          <w:rStyle w:val="normaltextrun"/>
          <w:rFonts w:ascii="Calibri" w:eastAsiaTheme="majorEastAsia" w:hAnsi="Calibri" w:cs="Calibri"/>
          <w:sz w:val="22"/>
          <w:szCs w:val="22"/>
          <w:lang w:val="en-GB"/>
        </w:rPr>
        <w:t xml:space="preserve">and survival </w:t>
      </w:r>
      <w:r w:rsidRPr="00972E7B">
        <w:rPr>
          <w:rStyle w:val="normaltextrun"/>
          <w:rFonts w:ascii="Calibri" w:eastAsiaTheme="majorEastAsia" w:hAnsi="Calibri" w:cs="Calibri"/>
          <w:sz w:val="22"/>
          <w:szCs w:val="22"/>
          <w:lang w:val="en-GB"/>
        </w:rPr>
        <w:t xml:space="preserve">among </w:t>
      </w:r>
      <w:r w:rsidRPr="00E141A2">
        <w:rPr>
          <w:rStyle w:val="normaltextrun"/>
          <w:rFonts w:ascii="Calibri" w:eastAsiaTheme="majorEastAsia" w:hAnsi="Calibri" w:cs="Calibri"/>
          <w:sz w:val="22"/>
          <w:szCs w:val="22"/>
          <w:lang w:val="en-GB"/>
        </w:rPr>
        <w:t>this specific patient population</w:t>
      </w:r>
      <w:r>
        <w:rPr>
          <w:rStyle w:val="normaltextrun"/>
          <w:rFonts w:ascii="Calibri" w:eastAsiaTheme="majorEastAsia" w:hAnsi="Calibri" w:cs="Calibri"/>
          <w:sz w:val="22"/>
          <w:szCs w:val="22"/>
          <w:lang w:val="en-GB"/>
        </w:rPr>
        <w:t>.</w:t>
      </w:r>
      <w:r>
        <w:rPr>
          <w:rStyle w:val="normaltextrun"/>
          <w:rFonts w:ascii="Calibri" w:eastAsiaTheme="majorEastAsia" w:hAnsi="Calibri" w:cs="Calibri"/>
          <w:sz w:val="22"/>
          <w:szCs w:val="22"/>
          <w:lang w:val="en-GB"/>
        </w:rPr>
        <w:fldChar w:fldCharType="begin">
          <w:fldData xml:space="preserve">PEVuZE5vdGU+PENpdGU+PEF1dGhvcj5GaXphemk8L0F1dGhvcj48WWVhcj4yMDE5PC9ZZWFyPjxS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</w:fldData>
        </w:fldChar>
      </w:r>
      <w:r>
        <w:rPr>
          <w:rStyle w:val="normaltextrun"/>
          <w:rFonts w:ascii="Calibri" w:eastAsiaTheme="majorEastAsia" w:hAnsi="Calibri" w:cs="Calibri"/>
          <w:sz w:val="22"/>
          <w:szCs w:val="22"/>
          <w:lang w:val="en-GB"/>
        </w:rPr>
        <w:instrText xml:space="preserve"> ADDIN EN.CITE </w:instrText>
      </w:r>
      <w:r>
        <w:rPr>
          <w:rStyle w:val="normaltextrun"/>
          <w:rFonts w:ascii="Calibri" w:eastAsiaTheme="majorEastAsia" w:hAnsi="Calibri" w:cs="Calibri"/>
          <w:sz w:val="22"/>
          <w:szCs w:val="22"/>
          <w:lang w:val="en-GB"/>
        </w:rPr>
        <w:fldChar w:fldCharType="begin">
          <w:fldData xml:space="preserve">PEVuZE5vdGU+PENpdGU+PEF1dGhvcj5GaXphemk8L0F1dGhvcj48WWVhcj4yMDE5PC9ZZWFyPjxS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</w:fldData>
        </w:fldChar>
      </w:r>
      <w:r>
        <w:rPr>
          <w:rStyle w:val="normaltextrun"/>
          <w:rFonts w:ascii="Calibri" w:eastAsiaTheme="majorEastAsia" w:hAnsi="Calibri" w:cs="Calibri"/>
          <w:sz w:val="22"/>
          <w:szCs w:val="22"/>
          <w:lang w:val="en-GB"/>
        </w:rPr>
        <w:instrText xml:space="preserve"> ADDIN EN.CITE.DATA </w:instrText>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end"/>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separate"/>
      </w:r>
      <w:r>
        <w:rPr>
          <w:rStyle w:val="normaltextrun"/>
          <w:rFonts w:ascii="Calibri" w:eastAsiaTheme="majorEastAsia" w:hAnsi="Calibri" w:cs="Calibri"/>
          <w:noProof/>
          <w:sz w:val="22"/>
          <w:szCs w:val="22"/>
          <w:lang w:val="en-GB"/>
        </w:rPr>
        <w:t>(14)</w:t>
      </w:r>
      <w:r>
        <w:rPr>
          <w:rStyle w:val="normaltextrun"/>
          <w:rFonts w:ascii="Calibri" w:eastAsiaTheme="majorEastAsia" w:hAnsi="Calibri" w:cs="Calibri"/>
          <w:sz w:val="22"/>
          <w:szCs w:val="22"/>
          <w:lang w:val="en-GB"/>
        </w:rPr>
        <w:fldChar w:fldCharType="end"/>
      </w:r>
      <w:r w:rsidRPr="00E141A2">
        <w:rPr>
          <w:rStyle w:val="normaltextrun"/>
          <w:rFonts w:ascii="Calibri" w:eastAsiaTheme="majorEastAsia" w:hAnsi="Calibri" w:cs="Calibri"/>
          <w:sz w:val="22"/>
          <w:szCs w:val="22"/>
          <w:lang w:val="en-GB"/>
        </w:rPr>
        <w:t xml:space="preserve"> </w:t>
      </w:r>
      <w:r w:rsidRPr="00972E7B">
        <w:rPr>
          <w:rStyle w:val="normaltextrun"/>
          <w:rFonts w:ascii="Calibri" w:eastAsiaTheme="majorEastAsia" w:hAnsi="Calibri" w:cs="Calibri"/>
          <w:sz w:val="22"/>
          <w:szCs w:val="22"/>
          <w:lang w:val="en-GB"/>
        </w:rPr>
        <w:t xml:space="preserve">However, most </w:t>
      </w:r>
      <w:r w:rsidRPr="00E141A2">
        <w:rPr>
          <w:rStyle w:val="normaltextrun"/>
          <w:rFonts w:ascii="Calibri" w:eastAsiaTheme="majorEastAsia" w:hAnsi="Calibri" w:cs="Calibri"/>
          <w:sz w:val="22"/>
          <w:szCs w:val="22"/>
          <w:lang w:val="en-GB"/>
        </w:rPr>
        <w:t>indexes</w:t>
      </w:r>
      <w:r w:rsidRPr="00972E7B">
        <w:rPr>
          <w:rStyle w:val="normaltextrun"/>
          <w:rFonts w:ascii="Calibri" w:eastAsiaTheme="majorEastAsia" w:hAnsi="Calibri" w:cs="Calibri"/>
          <w:sz w:val="22"/>
          <w:szCs w:val="22"/>
          <w:lang w:val="en-GB"/>
        </w:rPr>
        <w:t xml:space="preserve"> </w:t>
      </w:r>
      <w:r>
        <w:rPr>
          <w:rStyle w:val="normaltextrun"/>
          <w:rFonts w:ascii="Calibri" w:eastAsiaTheme="majorEastAsia" w:hAnsi="Calibri" w:cs="Calibri"/>
          <w:sz w:val="22"/>
          <w:szCs w:val="22"/>
          <w:lang w:val="en-GB"/>
        </w:rPr>
        <w:t>have focused primarily on</w:t>
      </w:r>
      <w:r w:rsidRPr="00972E7B">
        <w:rPr>
          <w:rStyle w:val="normaltextrun"/>
          <w:rFonts w:ascii="Calibri" w:eastAsiaTheme="majorEastAsia" w:hAnsi="Calibri" w:cs="Calibri"/>
          <w:sz w:val="22"/>
          <w:szCs w:val="22"/>
          <w:lang w:val="en-GB"/>
        </w:rPr>
        <w:t xml:space="preserve"> patients with solid </w:t>
      </w:r>
      <w:r>
        <w:rPr>
          <w:rStyle w:val="normaltextrun"/>
          <w:rFonts w:ascii="Calibri" w:eastAsiaTheme="majorEastAsia" w:hAnsi="Calibri" w:cs="Calibri"/>
          <w:sz w:val="22"/>
          <w:szCs w:val="22"/>
          <w:lang w:val="en-GB"/>
        </w:rPr>
        <w:t>tumours</w:t>
      </w:r>
      <w:r w:rsidRPr="00972E7B">
        <w:rPr>
          <w:rStyle w:val="normaltextrun"/>
          <w:rFonts w:ascii="Calibri" w:eastAsiaTheme="majorEastAsia" w:hAnsi="Calibri" w:cs="Calibri"/>
          <w:sz w:val="22"/>
          <w:szCs w:val="22"/>
          <w:lang w:val="en-GB"/>
        </w:rPr>
        <w:t>.</w:t>
      </w:r>
      <w:r>
        <w:rPr>
          <w:rStyle w:val="normaltextrun"/>
          <w:rFonts w:ascii="Calibri" w:eastAsiaTheme="majorEastAsia" w:hAnsi="Calibri" w:cs="Calibri"/>
          <w:sz w:val="22"/>
          <w:szCs w:val="22"/>
          <w:lang w:val="en-GB"/>
        </w:rPr>
        <w:t xml:space="preserve"> </w:t>
      </w:r>
    </w:p>
    <w:p w14:paraId="687DCFB5" w14:textId="77777777" w:rsidR="00DC6D4B" w:rsidRDefault="00DC6D4B" w:rsidP="00DC6D4B">
      <w:pPr>
        <w:pStyle w:val="paragraph"/>
        <w:spacing w:before="0" w:beforeAutospacing="0" w:after="0" w:afterAutospacing="0"/>
        <w:textAlignment w:val="baseline"/>
        <w:rPr>
          <w:rStyle w:val="normaltextrun"/>
          <w:rFonts w:ascii="Calibri" w:eastAsiaTheme="majorEastAsia" w:hAnsi="Calibri" w:cs="Calibri"/>
          <w:sz w:val="22"/>
          <w:szCs w:val="22"/>
          <w:lang w:val="en-GB"/>
        </w:rPr>
      </w:pPr>
    </w:p>
    <w:p w14:paraId="6F14693B" w14:textId="43ECA4DF" w:rsidR="00DC6D4B" w:rsidRDefault="069A1A7F" w:rsidP="00DC6D4B">
      <w:pPr>
        <w:pStyle w:val="paragraph"/>
        <w:spacing w:before="0" w:beforeAutospacing="0" w:after="0" w:afterAutospacing="0"/>
        <w:textAlignment w:val="baseline"/>
        <w:rPr>
          <w:rStyle w:val="normaltextrun"/>
          <w:rFonts w:ascii="Calibri" w:eastAsiaTheme="majorEastAsia" w:hAnsi="Calibri" w:cs="Calibri"/>
          <w:sz w:val="22"/>
          <w:szCs w:val="22"/>
          <w:lang w:val="en-GB"/>
        </w:rPr>
      </w:pPr>
      <w:r>
        <w:rPr>
          <w:rStyle w:val="normaltextrun"/>
          <w:rFonts w:ascii="Calibri" w:eastAsiaTheme="majorEastAsia" w:hAnsi="Calibri" w:cs="Calibri"/>
          <w:sz w:val="22"/>
          <w:szCs w:val="22"/>
          <w:lang w:val="en-GB"/>
        </w:rPr>
        <w:t>Moreover, frailty assessment can allow decision-makers to understand better the patient population participating in trials and potentially account for frailty-related factors when considering the evidence on treatment efficacy and safety.</w:t>
      </w:r>
      <w:r w:rsidR="00DC6D4B">
        <w:rPr>
          <w:rStyle w:val="normaltextrun"/>
          <w:rFonts w:ascii="Calibri" w:eastAsiaTheme="majorEastAsia" w:hAnsi="Calibri" w:cs="Calibri"/>
          <w:sz w:val="22"/>
          <w:szCs w:val="22"/>
          <w:lang w:val="en-GB"/>
        </w:rPr>
        <w:t> </w:t>
      </w:r>
      <w:r w:rsidR="00DC6D4B">
        <w:rPr>
          <w:rStyle w:val="normaltextrun"/>
          <w:rFonts w:ascii="Calibri" w:eastAsiaTheme="majorEastAsia" w:hAnsi="Calibri" w:cs="Calibri"/>
          <w:sz w:val="22"/>
          <w:szCs w:val="22"/>
        </w:rPr>
        <w:t> </w:t>
      </w:r>
      <w:r w:rsidR="00DC6D4B">
        <w:rPr>
          <w:rStyle w:val="normaltextrun"/>
          <w:rFonts w:ascii="Calibri" w:eastAsiaTheme="majorEastAsia" w:hAnsi="Calibri" w:cs="Calibri"/>
          <w:sz w:val="22"/>
          <w:szCs w:val="22"/>
          <w:lang w:val="en-GB"/>
        </w:rPr>
        <w:t>In</w:t>
      </w:r>
      <w:r>
        <w:rPr>
          <w:rStyle w:val="normaltextrun"/>
          <w:rFonts w:ascii="Calibri" w:eastAsiaTheme="majorEastAsia" w:hAnsi="Calibri" w:cs="Calibri"/>
          <w:sz w:val="22"/>
          <w:szCs w:val="22"/>
          <w:lang w:val="en-GB"/>
        </w:rPr>
        <w:t xml:space="preserve"> this sense, clinical trial inclusion and exclusion criteria may lead to uncertainty related to the external validity of trial results to the general patient population (which includes individuals of varying ages and performance statuses). Likewise, despite some comorbidities and polypharmacy being prevalent, many oncology trials do not routinely publish data on the frequency of common comorbid conditions or the extent of polypharmacy in their trial populations. </w:t>
      </w:r>
      <w:r w:rsidR="00DC6D4B">
        <w:rPr>
          <w:rStyle w:val="normaltextrun"/>
          <w:rFonts w:ascii="Calibri" w:eastAsiaTheme="majorEastAsia" w:hAnsi="Calibri" w:cs="Calibri"/>
          <w:sz w:val="22"/>
          <w:szCs w:val="22"/>
          <w:lang w:val="en-GB"/>
        </w:rPr>
        <w:fldChar w:fldCharType="begin">
          <w:fldData xml:space="preserve">PEVuZE5vdGU+PENpdGU+PEF1dGhvcj5GaXphemk8L0F1dGhvcj48WWVhcj4yMDE5PC9ZZWFyPjxS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</w:fldData>
        </w:fldChar>
      </w:r>
      <w:r w:rsidR="00DC6D4B">
        <w:rPr>
          <w:rStyle w:val="normaltextrun"/>
          <w:rFonts w:ascii="Calibri" w:eastAsiaTheme="majorEastAsia" w:hAnsi="Calibri" w:cs="Calibri"/>
          <w:sz w:val="22"/>
          <w:szCs w:val="22"/>
          <w:lang w:val="en-GB"/>
        </w:rPr>
        <w:instrText xml:space="preserve"> ADDIN EN.CITE </w:instrText>
      </w:r>
      <w:r w:rsidR="00DC6D4B">
        <w:rPr>
          <w:rStyle w:val="normaltextrun"/>
          <w:rFonts w:ascii="Calibri" w:eastAsiaTheme="majorEastAsia" w:hAnsi="Calibri" w:cs="Calibri"/>
          <w:sz w:val="22"/>
          <w:szCs w:val="22"/>
          <w:lang w:val="en-GB"/>
        </w:rPr>
        <w:fldChar w:fldCharType="begin">
          <w:fldData xml:space="preserve">PEVuZE5vdGU+PENpdGU+PEF1dGhvcj5GaXphemk8L0F1dGhvcj48WWVhcj4yMDE5PC9ZZWFyPjxS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</w:fldData>
        </w:fldChar>
      </w:r>
      <w:r w:rsidR="00DC6D4B">
        <w:rPr>
          <w:rStyle w:val="normaltextrun"/>
          <w:rFonts w:ascii="Calibri" w:eastAsiaTheme="majorEastAsia" w:hAnsi="Calibri" w:cs="Calibri"/>
          <w:sz w:val="22"/>
          <w:szCs w:val="22"/>
          <w:lang w:val="en-GB"/>
        </w:rPr>
        <w:instrText xml:space="preserve"> ADDIN EN.CITE.DATA </w:instrText>
      </w:r>
      <w:r w:rsidR="00DC6D4B">
        <w:rPr>
          <w:rStyle w:val="normaltextrun"/>
          <w:rFonts w:ascii="Calibri" w:eastAsiaTheme="majorEastAsia" w:hAnsi="Calibri" w:cs="Calibri"/>
          <w:sz w:val="22"/>
          <w:szCs w:val="22"/>
          <w:lang w:val="en-GB"/>
        </w:rPr>
      </w:r>
      <w:r w:rsidR="00DC6D4B">
        <w:rPr>
          <w:rStyle w:val="normaltextrun"/>
          <w:rFonts w:ascii="Calibri" w:eastAsiaTheme="majorEastAsia" w:hAnsi="Calibri" w:cs="Calibri"/>
          <w:sz w:val="22"/>
          <w:szCs w:val="22"/>
          <w:lang w:val="en-GB"/>
        </w:rPr>
        <w:fldChar w:fldCharType="end"/>
      </w:r>
      <w:r w:rsidR="00DC6D4B">
        <w:rPr>
          <w:rStyle w:val="normaltextrun"/>
          <w:rFonts w:ascii="Calibri" w:eastAsiaTheme="majorEastAsia" w:hAnsi="Calibri" w:cs="Calibri"/>
          <w:sz w:val="22"/>
          <w:szCs w:val="22"/>
          <w:lang w:val="en-GB"/>
        </w:rPr>
      </w:r>
      <w:r w:rsidR="00DC6D4B">
        <w:rPr>
          <w:rStyle w:val="normaltextrun"/>
          <w:rFonts w:ascii="Calibri" w:eastAsiaTheme="majorEastAsia" w:hAnsi="Calibri" w:cs="Calibri"/>
          <w:sz w:val="22"/>
          <w:szCs w:val="22"/>
          <w:lang w:val="en-GB"/>
        </w:rPr>
        <w:fldChar w:fldCharType="separate"/>
      </w:r>
      <w:r w:rsidR="00DC6D4B">
        <w:rPr>
          <w:rStyle w:val="normaltextrun"/>
          <w:rFonts w:ascii="Calibri" w:eastAsiaTheme="majorEastAsia" w:hAnsi="Calibri" w:cs="Calibri"/>
          <w:noProof/>
          <w:sz w:val="22"/>
          <w:szCs w:val="22"/>
          <w:lang w:val="en-GB"/>
        </w:rPr>
        <w:t>(14-18)</w:t>
      </w:r>
      <w:r w:rsidR="00DC6D4B">
        <w:rPr>
          <w:rStyle w:val="normaltextrun"/>
          <w:rFonts w:ascii="Calibri" w:eastAsiaTheme="majorEastAsia" w:hAnsi="Calibri" w:cs="Calibri"/>
          <w:sz w:val="22"/>
          <w:szCs w:val="22"/>
          <w:lang w:val="en-GB"/>
        </w:rPr>
        <w:fldChar w:fldCharType="end"/>
      </w:r>
      <w:r w:rsidR="00DC6D4B">
        <w:rPr>
          <w:rStyle w:val="normaltextrun"/>
          <w:rFonts w:ascii="Calibri" w:eastAsiaTheme="majorEastAsia" w:hAnsi="Calibri" w:cs="Calibri"/>
          <w:sz w:val="22"/>
          <w:szCs w:val="22"/>
          <w:lang w:val="en-GB"/>
        </w:rPr>
        <w:t xml:space="preserve"> </w:t>
      </w:r>
    </w:p>
    <w:p w14:paraId="7D15E46E" w14:textId="77777777" w:rsidR="00DC6D4B" w:rsidRPr="00E141A2" w:rsidRDefault="00DC6D4B" w:rsidP="00DC6D4B">
      <w:pPr>
        <w:pStyle w:val="paragraph"/>
        <w:spacing w:before="0" w:beforeAutospacing="0" w:after="0" w:afterAutospacing="0"/>
        <w:textAlignment w:val="baseline"/>
        <w:rPr>
          <w:rFonts w:ascii="Calibri" w:hAnsi="Calibri" w:cs="Calibri"/>
          <w:sz w:val="22"/>
          <w:szCs w:val="22"/>
          <w:lang w:val="en-GB"/>
        </w:rPr>
      </w:pPr>
    </w:p>
    <w:p w14:paraId="5161A53F" w14:textId="77777777" w:rsidR="00501C5D" w:rsidRDefault="069A1A7F" w:rsidP="00DC6D4B">
      <w:pPr>
        <w:pStyle w:val="paragraph"/>
        <w:spacing w:before="0" w:beforeAutospacing="0" w:after="0" w:afterAutospacing="0"/>
        <w:textAlignment w:val="baseline"/>
        <w:rPr>
          <w:rStyle w:val="normaltextrun"/>
          <w:rFonts w:ascii="Calibri" w:eastAsiaTheme="majorEastAsia" w:hAnsi="Calibri" w:cs="Calibri"/>
          <w:sz w:val="22"/>
          <w:szCs w:val="22"/>
          <w:lang w:val="en-GB"/>
        </w:rPr>
      </w:pPr>
      <w:r w:rsidRPr="002E0663">
        <w:rPr>
          <w:rStyle w:val="normaltextrun"/>
          <w:rFonts w:ascii="Calibri" w:eastAsiaTheme="majorEastAsia" w:hAnsi="Calibri" w:cs="Calibri"/>
          <w:sz w:val="22"/>
          <w:szCs w:val="22"/>
          <w:lang w:val="en-GB"/>
        </w:rPr>
        <w:t>Frailty is a multidimensional concept</w:t>
      </w:r>
      <w:r>
        <w:rPr>
          <w:rStyle w:val="normaltextrun"/>
          <w:rFonts w:ascii="Calibri" w:eastAsiaTheme="majorEastAsia" w:hAnsi="Calibri" w:cs="Calibri"/>
          <w:sz w:val="22"/>
          <w:szCs w:val="22"/>
          <w:lang w:val="en-GB"/>
        </w:rPr>
        <w:t>,</w:t>
      </w:r>
      <w:r w:rsidRPr="002E0663">
        <w:rPr>
          <w:rStyle w:val="normaltextrun"/>
          <w:rFonts w:ascii="Calibri" w:eastAsiaTheme="majorEastAsia" w:hAnsi="Calibri" w:cs="Calibri"/>
          <w:sz w:val="22"/>
          <w:szCs w:val="22"/>
          <w:lang w:val="en-GB"/>
        </w:rPr>
        <w:t xml:space="preserve"> including physical, psychological, and social constructs, best captured in the context of a </w:t>
      </w:r>
      <w:r>
        <w:rPr>
          <w:rStyle w:val="normaltextrun"/>
          <w:rFonts w:ascii="Calibri" w:eastAsiaTheme="majorEastAsia" w:hAnsi="Calibri" w:cs="Calibri"/>
          <w:sz w:val="22"/>
          <w:szCs w:val="22"/>
          <w:lang w:val="en-GB"/>
        </w:rPr>
        <w:t xml:space="preserve">geriatric assessment. </w:t>
      </w:r>
      <w:r w:rsidR="00DC6D4B">
        <w:rPr>
          <w:rStyle w:val="normaltextrun"/>
          <w:rFonts w:ascii="Calibri" w:eastAsiaTheme="majorEastAsia" w:hAnsi="Calibri" w:cs="Calibri"/>
          <w:sz w:val="22"/>
          <w:szCs w:val="22"/>
          <w:lang w:val="en-GB"/>
        </w:rPr>
        <w:fldChar w:fldCharType="begin"/>
      </w:r>
      <w:r w:rsidR="00DC6D4B">
        <w:rPr>
          <w:rStyle w:val="normaltextrun"/>
          <w:rFonts w:ascii="Calibri" w:eastAsiaTheme="majorEastAsia" w:hAnsi="Calibri" w:cs="Calibri"/>
          <w:sz w:val="22"/>
          <w:szCs w:val="22"/>
          <w:lang w:val="en-GB"/>
        </w:rPr>
        <w:instrText xml:space="preserve"> ADDIN EN.CITE &lt;EndNote&gt;&lt;Cite&gt;&lt;Author&gt;Rockwood&lt;/Author&gt;&lt;Year&gt;2007&lt;/Year&gt;&lt;RecNum&gt;929&lt;/RecNum&gt;&lt;DisplayText&gt;(19)&lt;/DisplayText&gt;&lt;record&gt;&lt;rec-number&gt;929&lt;/rec-number&gt;&lt;foreign-keys&gt;&lt;key app="EN" db-id="wrafpt5zcrwdwte95xtv5d5ewaxzwravv05v" timestamp="1706124006"&gt;929&lt;/key&gt;&lt;/foreign-keys&gt;&lt;ref-type name="Journal Article"&gt;17&lt;/ref-type&gt;&lt;contributors&gt;&lt;authors&gt;&lt;author&gt;Rockwood, K.&lt;/author&gt;&lt;author&gt;Mitnitski, A.&lt;/author&gt;&lt;/authors&gt;&lt;/contributors&gt;&lt;auth-address&gt;Department of Medicine, Dalhousie University, Halifax, Nova Scotia, Canada, B3H 2E1. Kenneth.Rockwood@Dal.ca&lt;/auth-address&gt;&lt;titles&gt;&lt;title&gt;Frailty in relation to the accumulation of deficits&lt;/title&gt;&lt;secondary-title&gt;J Gerontol A Biol Sci Med Sci&lt;/secondary-title&gt;&lt;/titles&gt;&lt;periodical&gt;&lt;full-title&gt;J Gerontol A Biol Sci Med Sci&lt;/full-title&gt;&lt;/periodical&gt;&lt;pages&gt;722-7&lt;/pages&gt;&lt;volume&gt;62&lt;/volume&gt;&lt;number&gt;7&lt;/number&gt;&lt;keywords&gt;&lt;keyword&gt;Aged&lt;/keyword&gt;&lt;keyword&gt;Aged, 80 and over&lt;/keyword&gt;&lt;keyword&gt;Aging/*physiology&lt;/keyword&gt;&lt;keyword&gt;*Frail Elderly&lt;/keyword&gt;&lt;keyword&gt;Humans&lt;/keyword&gt;&lt;keyword&gt;Mathematics&lt;/keyword&gt;&lt;keyword&gt;Models, Theoretical&lt;/keyword&gt;&lt;/keywords&gt;&lt;dates&gt;&lt;year&gt;2007&lt;/year&gt;&lt;pub-dates&gt;&lt;date&gt;Jul&lt;/date&gt;&lt;/pub-dates&gt;&lt;/dates&gt;&lt;isbn&gt;1079-5006 (Print)&amp;#xD;1079-5006&lt;/isbn&gt;&lt;accession-num&gt;17634318&lt;/accession-num&gt;&lt;urls&gt;&lt;/urls&gt;&lt;electronic-resource-num&gt;10.1093/gerona/62.7.722&lt;/electronic-resource-num&gt;&lt;remote-database-provider&gt;NLM&lt;/remote-database-provider&gt;&lt;language&gt;eng&lt;/language&gt;&lt;/record&gt;&lt;/Cite&gt;&lt;/EndNote&gt;</w:instrText>
      </w:r>
      <w:r w:rsidR="00DC6D4B">
        <w:rPr>
          <w:rStyle w:val="normaltextrun"/>
          <w:rFonts w:ascii="Calibri" w:eastAsiaTheme="majorEastAsia" w:hAnsi="Calibri" w:cs="Calibri"/>
          <w:sz w:val="22"/>
          <w:szCs w:val="22"/>
          <w:lang w:val="en-GB"/>
        </w:rPr>
        <w:fldChar w:fldCharType="separate"/>
      </w:r>
      <w:r w:rsidR="00DC6D4B">
        <w:rPr>
          <w:rStyle w:val="normaltextrun"/>
          <w:rFonts w:ascii="Calibri" w:eastAsiaTheme="majorEastAsia" w:hAnsi="Calibri" w:cs="Calibri"/>
          <w:noProof/>
          <w:sz w:val="22"/>
          <w:szCs w:val="22"/>
          <w:lang w:val="en-GB"/>
        </w:rPr>
        <w:t>(19)</w:t>
      </w:r>
      <w:r w:rsidR="00DC6D4B">
        <w:rPr>
          <w:rStyle w:val="normaltextrun"/>
          <w:rFonts w:ascii="Calibri" w:eastAsiaTheme="majorEastAsia" w:hAnsi="Calibri" w:cs="Calibri"/>
          <w:sz w:val="22"/>
          <w:szCs w:val="22"/>
          <w:lang w:val="en-GB"/>
        </w:rPr>
        <w:fldChar w:fldCharType="end"/>
      </w:r>
      <w:r w:rsidR="00DC6D4B">
        <w:rPr>
          <w:rStyle w:val="normaltextrun"/>
          <w:rFonts w:ascii="Calibri" w:eastAsiaTheme="majorEastAsia" w:hAnsi="Calibri" w:cs="Calibri"/>
          <w:sz w:val="22"/>
          <w:szCs w:val="22"/>
          <w:lang w:val="en-GB"/>
        </w:rPr>
        <w:t xml:space="preserve">. Two methods to measure frailty are generally the most accepted approaches for identifying frailty in older adults </w:t>
      </w:r>
      <w:r w:rsidR="00DC6D4B">
        <w:rPr>
          <w:rStyle w:val="normaltextrun"/>
          <w:rFonts w:ascii="Calibri" w:eastAsiaTheme="majorEastAsia" w:hAnsi="Calibri" w:cs="Calibri"/>
          <w:sz w:val="22"/>
          <w:szCs w:val="22"/>
          <w:lang w:val="en-GB"/>
        </w:rPr>
        <w:fldChar w:fldCharType="begin">
          <w:fldData xml:space="preserve">PEVuZE5vdGU+PENpdGU+PEF1dGhvcj5EZW50PC9BdXRob3I+PFllYXI+MjAxOTwvWWVhcj48UmVj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=
</w:fldData>
        </w:fldChar>
      </w:r>
      <w:r w:rsidR="00DC6D4B">
        <w:rPr>
          <w:rStyle w:val="normaltextrun"/>
          <w:rFonts w:ascii="Calibri" w:eastAsiaTheme="majorEastAsia" w:hAnsi="Calibri" w:cs="Calibri"/>
          <w:sz w:val="22"/>
          <w:szCs w:val="22"/>
          <w:lang w:val="en-GB"/>
        </w:rPr>
        <w:instrText xml:space="preserve"> ADDIN EN.CITE </w:instrText>
      </w:r>
      <w:r w:rsidR="00DC6D4B">
        <w:rPr>
          <w:rStyle w:val="normaltextrun"/>
          <w:rFonts w:ascii="Calibri" w:eastAsiaTheme="majorEastAsia" w:hAnsi="Calibri" w:cs="Calibri"/>
          <w:sz w:val="22"/>
          <w:szCs w:val="22"/>
          <w:lang w:val="en-GB"/>
        </w:rPr>
        <w:fldChar w:fldCharType="begin">
          <w:fldData xml:space="preserve">PEVuZE5vdGU+PENpdGU+PEF1dGhvcj5EZW50PC9BdXRob3I+PFllYXI+MjAxOTwvWWVhcj48UmVj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=
</w:fldData>
        </w:fldChar>
      </w:r>
      <w:r w:rsidR="00DC6D4B">
        <w:rPr>
          <w:rStyle w:val="normaltextrun"/>
          <w:rFonts w:ascii="Calibri" w:eastAsiaTheme="majorEastAsia" w:hAnsi="Calibri" w:cs="Calibri"/>
          <w:sz w:val="22"/>
          <w:szCs w:val="22"/>
          <w:lang w:val="en-GB"/>
        </w:rPr>
        <w:instrText xml:space="preserve"> ADDIN EN.CITE.DATA </w:instrText>
      </w:r>
      <w:r w:rsidR="00DC6D4B">
        <w:rPr>
          <w:rStyle w:val="normaltextrun"/>
          <w:rFonts w:ascii="Calibri" w:eastAsiaTheme="majorEastAsia" w:hAnsi="Calibri" w:cs="Calibri"/>
          <w:sz w:val="22"/>
          <w:szCs w:val="22"/>
          <w:lang w:val="en-GB"/>
        </w:rPr>
      </w:r>
      <w:r w:rsidR="00DC6D4B">
        <w:rPr>
          <w:rStyle w:val="normaltextrun"/>
          <w:rFonts w:ascii="Calibri" w:eastAsiaTheme="majorEastAsia" w:hAnsi="Calibri" w:cs="Calibri"/>
          <w:sz w:val="22"/>
          <w:szCs w:val="22"/>
          <w:lang w:val="en-GB"/>
        </w:rPr>
        <w:fldChar w:fldCharType="end"/>
      </w:r>
      <w:r w:rsidR="00DC6D4B">
        <w:rPr>
          <w:rStyle w:val="normaltextrun"/>
          <w:rFonts w:ascii="Calibri" w:eastAsiaTheme="majorEastAsia" w:hAnsi="Calibri" w:cs="Calibri"/>
          <w:sz w:val="22"/>
          <w:szCs w:val="22"/>
          <w:lang w:val="en-GB"/>
        </w:rPr>
      </w:r>
      <w:r w:rsidR="00DC6D4B">
        <w:rPr>
          <w:rStyle w:val="normaltextrun"/>
          <w:rFonts w:ascii="Calibri" w:eastAsiaTheme="majorEastAsia" w:hAnsi="Calibri" w:cs="Calibri"/>
          <w:sz w:val="22"/>
          <w:szCs w:val="22"/>
          <w:lang w:val="en-GB"/>
        </w:rPr>
        <w:fldChar w:fldCharType="separate"/>
      </w:r>
      <w:r w:rsidR="00DC6D4B">
        <w:rPr>
          <w:rStyle w:val="normaltextrun"/>
          <w:rFonts w:ascii="Calibri" w:eastAsiaTheme="majorEastAsia" w:hAnsi="Calibri" w:cs="Calibri"/>
          <w:noProof/>
          <w:sz w:val="22"/>
          <w:szCs w:val="22"/>
          <w:lang w:val="en-GB"/>
        </w:rPr>
        <w:t>(10, 11)</w:t>
      </w:r>
      <w:r w:rsidR="00DC6D4B">
        <w:rPr>
          <w:rStyle w:val="normaltextrun"/>
          <w:rFonts w:ascii="Calibri" w:eastAsiaTheme="majorEastAsia" w:hAnsi="Calibri" w:cs="Calibri"/>
          <w:sz w:val="22"/>
          <w:szCs w:val="22"/>
          <w:lang w:val="en-GB"/>
        </w:rPr>
        <w:fldChar w:fldCharType="end"/>
      </w:r>
      <w:r w:rsidR="00DC6D4B">
        <w:rPr>
          <w:rStyle w:val="normaltextrun"/>
          <w:rFonts w:ascii="Calibri" w:eastAsiaTheme="majorEastAsia" w:hAnsi="Calibri" w:cs="Calibri"/>
          <w:sz w:val="22"/>
          <w:szCs w:val="22"/>
          <w:lang w:val="en-GB"/>
        </w:rPr>
        <w:t xml:space="preserve">.  The Fried phenotypic frailty approach defines frailty as a clinical syndrome in which three or more of the following criteria are present: unintentional weight loss (10 lbs. in the past year), self-reported exhaustion, weakness (grip strength), slow walking speed, and low physical activity. </w:t>
      </w:r>
      <w:r w:rsidR="00DC6D4B">
        <w:rPr>
          <w:rStyle w:val="normaltextrun"/>
          <w:rFonts w:ascii="Calibri" w:eastAsiaTheme="majorEastAsia" w:hAnsi="Calibri" w:cs="Calibri"/>
          <w:sz w:val="22"/>
          <w:szCs w:val="22"/>
          <w:lang w:val="en-GB"/>
        </w:rPr>
        <w:fldChar w:fldCharType="begin"/>
      </w:r>
      <w:r w:rsidR="00DC6D4B">
        <w:rPr>
          <w:rStyle w:val="normaltextrun"/>
          <w:rFonts w:ascii="Calibri" w:eastAsiaTheme="majorEastAsia" w:hAnsi="Calibri" w:cs="Calibri"/>
          <w:sz w:val="22"/>
          <w:szCs w:val="22"/>
          <w:lang w:val="en-GB"/>
        </w:rPr>
        <w:instrText xml:space="preserve"> ADDIN EN.CITE &lt;EndNote&gt;&lt;Cite&gt;&lt;Author&gt;Fried&lt;/Author&gt;&lt;Year&gt;2001&lt;/Year&gt;&lt;RecNum&gt;903&lt;/RecNum&gt;&lt;DisplayText&gt;(20)&lt;/DisplayText&gt;&lt;record&gt;&lt;rec-number&gt;903&lt;/rec-number&gt;&lt;foreign-keys&gt;&lt;key app="EN" db-id="wrafpt5zcrwdwte95xtv5d5ewaxzwravv05v" timestamp="1706110274"&gt;903&lt;/key&gt;&lt;/foreign-keys&gt;&lt;ref-type name="Journal Article"&gt;17&lt;/ref-type&gt;&lt;contributors&gt;&lt;authors&gt;&lt;author&gt;Fried, L. P.&lt;/author&gt;&lt;author&gt;Tangen, C. M.&lt;/author&gt;&lt;author&gt;Walston, J.&lt;/author&gt;&lt;author&gt;Newman, A. B.&lt;/author&gt;&lt;author&gt;Hirsch, C.&lt;/author&gt;&lt;author&gt;Gottdiener, J.&lt;/author&gt;&lt;author&gt;Seeman, T.&lt;/author&gt;&lt;author&gt;Tracy, R.&lt;/author&gt;&lt;author&gt;Kop, W. J.&lt;/author&gt;&lt;author&gt;Burke, G.&lt;/author&gt;&lt;author&gt;McBurnie, M. A.&lt;/author&gt;&lt;/authors&gt;&lt;/contributors&gt;&lt;auth-address&gt;Center on Aging and Health, The John Hopkins Medical Institutions, Baltimore, Maryland 21205, USA. lfried@welch.jhu.edu&lt;/auth-address&gt;&lt;titles&gt;&lt;title&gt;Frailty in older adults: evidence for a phenotype&lt;/title&gt;&lt;secondary-title&gt;J Gerontol A Biol Sci Med Sci&lt;/secondary-title&gt;&lt;/titles&gt;&lt;periodical&gt;&lt;full-title&gt;J Gerontol A Biol Sci Med Sci&lt;/full-title&gt;&lt;/periodical&gt;&lt;pages&gt;M146-56&lt;/pages&gt;&lt;volume&gt;56&lt;/volume&gt;&lt;number&gt;3&lt;/number&gt;&lt;keywords&gt;&lt;keyword&gt;Aged&lt;/keyword&gt;&lt;keyword&gt;Aged, 80 and over&lt;/keyword&gt;&lt;keyword&gt;Cohort Studies&lt;/keyword&gt;&lt;keyword&gt;Disabled Persons&lt;/keyword&gt;&lt;keyword&gt;Fatigue/epidemiology&lt;/keyword&gt;&lt;keyword&gt;Female&lt;/keyword&gt;&lt;keyword&gt;*Frail Elderly&lt;/keyword&gt;&lt;keyword&gt;Humans&lt;/keyword&gt;&lt;keyword&gt;Incidence&lt;/keyword&gt;&lt;keyword&gt;Male&lt;/keyword&gt;&lt;keyword&gt;Muscle Weakness/epidemiology&lt;/keyword&gt;&lt;keyword&gt;Phenotype&lt;/keyword&gt;&lt;keyword&gt;Prevalence&lt;/keyword&gt;&lt;keyword&gt;Sex Distribution&lt;/keyword&gt;&lt;keyword&gt;United States&lt;/keyword&gt;&lt;keyword&gt;Weight Loss&lt;/keyword&gt;&lt;/keywords&gt;&lt;dates&gt;&lt;year&gt;2001&lt;/year&gt;&lt;pub-dates&gt;&lt;date&gt;Mar&lt;/date&gt;&lt;/pub-dates&gt;&lt;/dates&gt;&lt;isbn&gt;1079-5006 (Print)&amp;#xD;1079-5006&lt;/isbn&gt;&lt;accession-num&gt;11253156&lt;/accession-num&gt;&lt;urls&gt;&lt;/urls&gt;&lt;electronic-resource-num&gt;10.1093/gerona/56.3.m146&lt;/electronic-resource-num&gt;&lt;remote-database-provider&gt;NLM&lt;/remote-database-provider&gt;&lt;language&gt;eng&lt;/language&gt;&lt;/record&gt;&lt;/Cite&gt;&lt;/EndNote&gt;</w:instrText>
      </w:r>
      <w:r w:rsidR="00DC6D4B">
        <w:rPr>
          <w:rStyle w:val="normaltextrun"/>
          <w:rFonts w:ascii="Calibri" w:eastAsiaTheme="majorEastAsia" w:hAnsi="Calibri" w:cs="Calibri"/>
          <w:sz w:val="22"/>
          <w:szCs w:val="22"/>
          <w:lang w:val="en-GB"/>
        </w:rPr>
        <w:fldChar w:fldCharType="separate"/>
      </w:r>
      <w:r w:rsidR="00DC6D4B">
        <w:rPr>
          <w:rStyle w:val="normaltextrun"/>
          <w:rFonts w:ascii="Calibri" w:eastAsiaTheme="majorEastAsia" w:hAnsi="Calibri" w:cs="Calibri"/>
          <w:noProof/>
          <w:sz w:val="22"/>
          <w:szCs w:val="22"/>
          <w:lang w:val="en-GB"/>
        </w:rPr>
        <w:t>(20)</w:t>
      </w:r>
      <w:r w:rsidR="00DC6D4B">
        <w:rPr>
          <w:rStyle w:val="normaltextrun"/>
          <w:rFonts w:ascii="Calibri" w:eastAsiaTheme="majorEastAsia" w:hAnsi="Calibri" w:cs="Calibri"/>
          <w:sz w:val="22"/>
          <w:szCs w:val="22"/>
          <w:lang w:val="en-GB"/>
        </w:rPr>
        <w:fldChar w:fldCharType="end"/>
      </w:r>
      <w:r w:rsidR="00DC6D4B">
        <w:rPr>
          <w:rStyle w:val="normaltextrun"/>
          <w:rFonts w:ascii="Calibri" w:eastAsiaTheme="majorEastAsia" w:hAnsi="Calibri" w:cs="Calibri"/>
          <w:sz w:val="22"/>
          <w:szCs w:val="22"/>
          <w:lang w:val="en-GB"/>
        </w:rPr>
        <w:t xml:space="preserve"> The index proposed by Rockwood et al. defines frailty as an accumulation of deficits, where an individual’s health status can be quantified as a proportion of ageing-associated deficits using measures from comprehensive geriatric assessment. </w:t>
      </w:r>
      <w:r w:rsidR="00DC6D4B">
        <w:rPr>
          <w:rStyle w:val="normaltextrun"/>
          <w:rFonts w:ascii="Calibri" w:eastAsiaTheme="majorEastAsia" w:hAnsi="Calibri" w:cs="Calibri"/>
          <w:sz w:val="22"/>
          <w:szCs w:val="22"/>
          <w:lang w:val="en-GB"/>
        </w:rPr>
        <w:fldChar w:fldCharType="begin"/>
      </w:r>
      <w:r w:rsidR="00DC6D4B">
        <w:rPr>
          <w:rStyle w:val="normaltextrun"/>
          <w:rFonts w:ascii="Calibri" w:eastAsiaTheme="majorEastAsia" w:hAnsi="Calibri" w:cs="Calibri"/>
          <w:sz w:val="22"/>
          <w:szCs w:val="22"/>
          <w:lang w:val="en-GB"/>
        </w:rPr>
        <w:instrText xml:space="preserve"> ADDIN EN.CITE &lt;EndNote&gt;&lt;Cite&gt;&lt;Author&gt;Rockwood&lt;/Author&gt;&lt;Year&gt;2005&lt;/Year&gt;&lt;RecNum&gt;189&lt;/RecNum&gt;&lt;DisplayText&gt;(21)&lt;/DisplayText&gt;&lt;record&gt;&lt;rec-number&gt;189&lt;/rec-number&gt;&lt;foreign-keys&gt;&lt;key app="EN" db-id="wrafpt5zcrwdwte95xtv5d5ewaxzwravv05v" timestamp="1637271841"&gt;189&lt;/key&gt;&lt;/foreign-keys&gt;&lt;ref-type name="Journal Article"&gt;17&lt;/ref-type&gt;&lt;contributors&gt;&lt;authors&gt;&lt;author&gt;Rockwood, K.&lt;/author&gt;&lt;author&gt;Song, X.&lt;/author&gt;&lt;author&gt;MacKnight, C.&lt;/author&gt;&lt;author&gt;Bergman, H.&lt;/author&gt;&lt;author&gt;Hogan, D. B.&lt;/author&gt;&lt;author&gt;McDowell, I.&lt;/author&gt;&lt;author&gt;Mitnitski, A.&lt;/author&gt;&lt;/authors&gt;&lt;/contributors&gt;&lt;auth-address&gt;Division of Geriatric Medicine, Dalhousie University, Halifax, NS.&lt;/auth-address&gt;&lt;titles&gt;&lt;title&gt;A global clinical measure of fitness and frailty in elderly people&lt;/title&gt;&lt;secondary-title&gt;Cmaj&lt;/secondary-title&gt;&lt;/titles&gt;&lt;periodical&gt;&lt;full-title&gt;Cmaj&lt;/full-title&gt;&lt;/periodical&gt;&lt;pages&gt;489-95&lt;/pages&gt;&lt;volume&gt;173&lt;/volume&gt;&lt;number&gt;5&lt;/number&gt;&lt;edition&gt;2005/09/01&lt;/edition&gt;&lt;keywords&gt;&lt;keyword&gt;Aged&lt;/keyword&gt;&lt;keyword&gt;Aged, 80 and over&lt;/keyword&gt;&lt;keyword&gt;Female&lt;/keyword&gt;&lt;keyword&gt;*Frail Elderly&lt;/keyword&gt;&lt;keyword&gt;Geriatric Assessment/*methods&lt;/keyword&gt;&lt;keyword&gt;Health Status&lt;/keyword&gt;&lt;keyword&gt;Humans&lt;/keyword&gt;&lt;keyword&gt;Institutionalization&lt;/keyword&gt;&lt;keyword&gt;Male&lt;/keyword&gt;&lt;keyword&gt;Mortality&lt;/keyword&gt;&lt;keyword&gt;*Physical Fitness&lt;/keyword&gt;&lt;keyword&gt;Predictive Value of Tests&lt;/keyword&gt;&lt;keyword&gt;Prognosis&lt;/keyword&gt;&lt;keyword&gt;Prospective Studies&lt;/keyword&gt;&lt;/keywords&gt;&lt;dates&gt;&lt;year&gt;2005&lt;/year&gt;&lt;pub-dates&gt;&lt;date&gt;Aug 30&lt;/date&gt;&lt;/pub-dates&gt;&lt;/dates&gt;&lt;isbn&gt;0820-3946 (Print)&amp;#xD;0820-3946&lt;/isbn&gt;&lt;accession-num&gt;16129869&lt;/accession-num&gt;&lt;urls&gt;&lt;/urls&gt;&lt;custom2&gt;PMC1188185&lt;/custom2&gt;&lt;electronic-resource-num&gt;10.1503/cmaj.050051&lt;/electronic-resource-num&gt;&lt;remote-database-provider&gt;NLM&lt;/remote-database-provider&gt;&lt;language&gt;eng&lt;/language&gt;&lt;/record&gt;&lt;/Cite&gt;&lt;/EndNote&gt;</w:instrText>
      </w:r>
      <w:r w:rsidR="00DC6D4B">
        <w:rPr>
          <w:rStyle w:val="normaltextrun"/>
          <w:rFonts w:ascii="Calibri" w:eastAsiaTheme="majorEastAsia" w:hAnsi="Calibri" w:cs="Calibri"/>
          <w:sz w:val="22"/>
          <w:szCs w:val="22"/>
          <w:lang w:val="en-GB"/>
        </w:rPr>
        <w:fldChar w:fldCharType="separate"/>
      </w:r>
      <w:r w:rsidR="00DC6D4B">
        <w:rPr>
          <w:rStyle w:val="normaltextrun"/>
          <w:rFonts w:ascii="Calibri" w:eastAsiaTheme="majorEastAsia" w:hAnsi="Calibri" w:cs="Calibri"/>
          <w:noProof/>
          <w:sz w:val="22"/>
          <w:szCs w:val="22"/>
          <w:lang w:val="en-GB"/>
        </w:rPr>
        <w:t>(21)</w:t>
      </w:r>
      <w:r w:rsidR="00DC6D4B">
        <w:rPr>
          <w:rStyle w:val="normaltextrun"/>
          <w:rFonts w:ascii="Calibri" w:eastAsiaTheme="majorEastAsia" w:hAnsi="Calibri" w:cs="Calibri"/>
          <w:sz w:val="22"/>
          <w:szCs w:val="22"/>
          <w:lang w:val="en-GB"/>
        </w:rPr>
        <w:fldChar w:fldCharType="end"/>
      </w:r>
      <w:r w:rsidR="00DC6D4B">
        <w:rPr>
          <w:rStyle w:val="eop"/>
          <w:rFonts w:ascii="Calibri" w:eastAsiaTheme="majorEastAsia" w:hAnsi="Calibri" w:cs="Calibri"/>
          <w:sz w:val="22"/>
          <w:szCs w:val="22"/>
        </w:rPr>
        <w:t> </w:t>
      </w:r>
      <w:r w:rsidR="00DC6D4B">
        <w:rPr>
          <w:rStyle w:val="normaltextrun"/>
          <w:rFonts w:ascii="Calibri" w:eastAsiaTheme="majorEastAsia" w:hAnsi="Calibri" w:cs="Calibri"/>
          <w:sz w:val="22"/>
          <w:szCs w:val="22"/>
          <w:lang w:val="en-GB"/>
        </w:rPr>
        <w:t xml:space="preserve">While the </w:t>
      </w:r>
      <w:r w:rsidR="00DC6D4B">
        <w:rPr>
          <w:rStyle w:val="normaltextrun"/>
          <w:rFonts w:ascii="Calibri" w:eastAsiaTheme="majorEastAsia" w:hAnsi="Calibri" w:cs="Calibri"/>
          <w:color w:val="000000"/>
          <w:sz w:val="22"/>
          <w:szCs w:val="22"/>
          <w:bdr w:val="none" w:sz="0" w:space="0" w:color="auto" w:frame="1"/>
          <w:lang w:val="en-GB"/>
        </w:rPr>
        <w:t>ECOG (Eastern Cooperative Oncology Group) performance status scale is often used in oncology trials to assess cancer patients' functional status and overall health</w:t>
      </w:r>
      <w:r w:rsidR="00DC6D4B">
        <w:rPr>
          <w:rStyle w:val="normaltextrun"/>
          <w:rFonts w:ascii="Calibri" w:eastAsiaTheme="majorEastAsia" w:hAnsi="Calibri" w:cs="Calibri"/>
          <w:sz w:val="22"/>
          <w:szCs w:val="22"/>
          <w:lang w:val="en-GB"/>
        </w:rPr>
        <w:t xml:space="preserve">, data on ECOG status may not be routinely collected in electronic health records or administrative databases. Furthermore, some have argued that </w:t>
      </w:r>
      <w:r w:rsidR="00DC6D4B" w:rsidRPr="00F06F57">
        <w:rPr>
          <w:rStyle w:val="normaltextrun"/>
          <w:rFonts w:ascii="Calibri" w:eastAsiaTheme="majorEastAsia" w:hAnsi="Calibri" w:cs="Calibri"/>
          <w:sz w:val="22"/>
          <w:szCs w:val="22"/>
          <w:lang w:val="en-GB"/>
        </w:rPr>
        <w:t>ECOG status does not reliably capture frailty</w:t>
      </w:r>
      <w:r w:rsidR="00DC6D4B">
        <w:rPr>
          <w:rStyle w:val="normaltextrun"/>
          <w:rFonts w:ascii="Calibri" w:eastAsiaTheme="majorEastAsia" w:hAnsi="Calibri" w:cs="Calibri"/>
          <w:sz w:val="22"/>
          <w:szCs w:val="22"/>
          <w:lang w:val="en-GB"/>
        </w:rPr>
        <w:t xml:space="preserve"> and is </w:t>
      </w:r>
      <w:r w:rsidR="00DC6D4B" w:rsidRPr="00F06F57">
        <w:rPr>
          <w:rStyle w:val="normaltextrun"/>
          <w:rFonts w:ascii="Calibri" w:eastAsiaTheme="majorEastAsia" w:hAnsi="Calibri" w:cs="Calibri"/>
          <w:sz w:val="22"/>
          <w:szCs w:val="22"/>
          <w:lang w:val="en-GB"/>
        </w:rPr>
        <w:t>highly subjective</w:t>
      </w:r>
      <w:r w:rsidR="00DC6D4B">
        <w:rPr>
          <w:rStyle w:val="normaltextrun"/>
          <w:rFonts w:ascii="Calibri" w:eastAsiaTheme="majorEastAsia" w:hAnsi="Calibri" w:cs="Calibri"/>
          <w:sz w:val="22"/>
          <w:szCs w:val="22"/>
          <w:lang w:val="en-GB"/>
        </w:rPr>
        <w:t>,</w:t>
      </w:r>
      <w:r w:rsidR="00DC6D4B" w:rsidRPr="00F06F57">
        <w:rPr>
          <w:rStyle w:val="normaltextrun"/>
          <w:rFonts w:ascii="Calibri" w:eastAsiaTheme="majorEastAsia" w:hAnsi="Calibri" w:cs="Calibri"/>
          <w:sz w:val="22"/>
          <w:szCs w:val="22"/>
          <w:lang w:val="en-GB"/>
        </w:rPr>
        <w:t xml:space="preserve"> with marked interobserver variability </w:t>
      </w:r>
      <w:r w:rsidR="00DC6D4B">
        <w:rPr>
          <w:rStyle w:val="normaltextrun"/>
          <w:rFonts w:ascii="Calibri" w:eastAsiaTheme="majorEastAsia" w:hAnsi="Calibri" w:cs="Calibri"/>
          <w:sz w:val="22"/>
          <w:szCs w:val="22"/>
          <w:lang w:val="en-GB"/>
        </w:rPr>
        <w:t xml:space="preserve">and </w:t>
      </w:r>
      <w:r w:rsidR="00DC6D4B" w:rsidRPr="00F06F57">
        <w:rPr>
          <w:rStyle w:val="normaltextrun"/>
          <w:rFonts w:ascii="Calibri" w:eastAsiaTheme="majorEastAsia" w:hAnsi="Calibri" w:cs="Calibri"/>
          <w:sz w:val="22"/>
          <w:szCs w:val="22"/>
          <w:lang w:val="en-GB"/>
        </w:rPr>
        <w:t xml:space="preserve">influenced by </w:t>
      </w:r>
      <w:r w:rsidR="00DC6D4B">
        <w:rPr>
          <w:rStyle w:val="normaltextrun"/>
          <w:rFonts w:ascii="Calibri" w:eastAsiaTheme="majorEastAsia" w:hAnsi="Calibri" w:cs="Calibri"/>
          <w:sz w:val="22"/>
          <w:szCs w:val="22"/>
          <w:lang w:val="en-GB"/>
        </w:rPr>
        <w:t>disease-associated</w:t>
      </w:r>
      <w:r w:rsidR="00DC6D4B" w:rsidRPr="00F06F57">
        <w:rPr>
          <w:rStyle w:val="normaltextrun"/>
          <w:rFonts w:ascii="Calibri" w:eastAsiaTheme="majorEastAsia" w:hAnsi="Calibri" w:cs="Calibri"/>
          <w:sz w:val="22"/>
          <w:szCs w:val="22"/>
          <w:lang w:val="en-GB"/>
        </w:rPr>
        <w:t xml:space="preserve"> conditions</w:t>
      </w:r>
      <w:r w:rsidR="00DC6D4B">
        <w:rPr>
          <w:rStyle w:val="normaltextrun"/>
          <w:rFonts w:ascii="Calibri" w:eastAsiaTheme="majorEastAsia" w:hAnsi="Calibri" w:cs="Calibri"/>
          <w:sz w:val="22"/>
          <w:szCs w:val="22"/>
          <w:lang w:val="en-GB"/>
        </w:rPr>
        <w:t>.</w:t>
      </w:r>
      <w:r w:rsidR="00DC6D4B">
        <w:rPr>
          <w:rStyle w:val="normaltextrun"/>
          <w:rFonts w:ascii="Calibri" w:eastAsiaTheme="majorEastAsia" w:hAnsi="Calibri" w:cs="Calibri"/>
          <w:sz w:val="22"/>
          <w:szCs w:val="22"/>
          <w:lang w:val="en-GB"/>
        </w:rPr>
        <w:fldChar w:fldCharType="begin">
          <w:fldData xml:space="preserve">PEVuZE5vdGU+PENpdGU+PEF1dGhvcj5Kb2xseTwvQXV0aG9yPjxZZWFyPjIwMTU8L1llYXI+PFJl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</w:fldData>
        </w:fldChar>
      </w:r>
      <w:r w:rsidR="00DC6D4B">
        <w:rPr>
          <w:rStyle w:val="normaltextrun"/>
          <w:rFonts w:ascii="Calibri" w:eastAsiaTheme="majorEastAsia" w:hAnsi="Calibri" w:cs="Calibri"/>
          <w:sz w:val="22"/>
          <w:szCs w:val="22"/>
          <w:lang w:val="en-GB"/>
        </w:rPr>
        <w:instrText xml:space="preserve"> ADDIN EN.CITE </w:instrText>
      </w:r>
      <w:r w:rsidR="00DC6D4B">
        <w:rPr>
          <w:rStyle w:val="normaltextrun"/>
          <w:rFonts w:ascii="Calibri" w:eastAsiaTheme="majorEastAsia" w:hAnsi="Calibri" w:cs="Calibri"/>
          <w:sz w:val="22"/>
          <w:szCs w:val="22"/>
          <w:lang w:val="en-GB"/>
        </w:rPr>
        <w:fldChar w:fldCharType="begin">
          <w:fldData xml:space="preserve">PEVuZE5vdGU+PENpdGU+PEF1dGhvcj5Kb2xseTwvQXV0aG9yPjxZZWFyPjIwMTU8L1llYXI+PFJl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</w:fldData>
        </w:fldChar>
      </w:r>
      <w:r w:rsidR="00DC6D4B">
        <w:rPr>
          <w:rStyle w:val="normaltextrun"/>
          <w:rFonts w:ascii="Calibri" w:eastAsiaTheme="majorEastAsia" w:hAnsi="Calibri" w:cs="Calibri"/>
          <w:sz w:val="22"/>
          <w:szCs w:val="22"/>
          <w:lang w:val="en-GB"/>
        </w:rPr>
        <w:instrText xml:space="preserve"> ADDIN EN.CITE.DATA </w:instrText>
      </w:r>
      <w:r w:rsidR="00DC6D4B">
        <w:rPr>
          <w:rStyle w:val="normaltextrun"/>
          <w:rFonts w:ascii="Calibri" w:eastAsiaTheme="majorEastAsia" w:hAnsi="Calibri" w:cs="Calibri"/>
          <w:sz w:val="22"/>
          <w:szCs w:val="22"/>
          <w:lang w:val="en-GB"/>
        </w:rPr>
      </w:r>
      <w:r w:rsidR="00DC6D4B">
        <w:rPr>
          <w:rStyle w:val="normaltextrun"/>
          <w:rFonts w:ascii="Calibri" w:eastAsiaTheme="majorEastAsia" w:hAnsi="Calibri" w:cs="Calibri"/>
          <w:sz w:val="22"/>
          <w:szCs w:val="22"/>
          <w:lang w:val="en-GB"/>
        </w:rPr>
        <w:fldChar w:fldCharType="end"/>
      </w:r>
      <w:r w:rsidR="00DC6D4B">
        <w:rPr>
          <w:rStyle w:val="normaltextrun"/>
          <w:rFonts w:ascii="Calibri" w:eastAsiaTheme="majorEastAsia" w:hAnsi="Calibri" w:cs="Calibri"/>
          <w:sz w:val="22"/>
          <w:szCs w:val="22"/>
          <w:lang w:val="en-GB"/>
        </w:rPr>
      </w:r>
      <w:r w:rsidR="00DC6D4B">
        <w:rPr>
          <w:rStyle w:val="normaltextrun"/>
          <w:rFonts w:ascii="Calibri" w:eastAsiaTheme="majorEastAsia" w:hAnsi="Calibri" w:cs="Calibri"/>
          <w:sz w:val="22"/>
          <w:szCs w:val="22"/>
          <w:lang w:val="en-GB"/>
        </w:rPr>
        <w:fldChar w:fldCharType="separate"/>
      </w:r>
      <w:r w:rsidR="00DC6D4B">
        <w:rPr>
          <w:rStyle w:val="normaltextrun"/>
          <w:rFonts w:ascii="Calibri" w:eastAsiaTheme="majorEastAsia" w:hAnsi="Calibri" w:cs="Calibri"/>
          <w:noProof/>
          <w:sz w:val="22"/>
          <w:szCs w:val="22"/>
          <w:lang w:val="en-GB"/>
        </w:rPr>
        <w:t>(22)</w:t>
      </w:r>
      <w:r w:rsidR="00DC6D4B">
        <w:rPr>
          <w:rStyle w:val="normaltextrun"/>
          <w:rFonts w:ascii="Calibri" w:eastAsiaTheme="majorEastAsia" w:hAnsi="Calibri" w:cs="Calibri"/>
          <w:sz w:val="22"/>
          <w:szCs w:val="22"/>
          <w:lang w:val="en-GB"/>
        </w:rPr>
        <w:fldChar w:fldCharType="end"/>
      </w:r>
    </w:p>
    <w:p w14:paraId="2A0D312A" w14:textId="77777777" w:rsidR="00DC6D4B" w:rsidRPr="00F06F57" w:rsidRDefault="00DC6D4B" w:rsidP="00DC6D4B">
      <w:pPr>
        <w:pStyle w:val="paragraph"/>
        <w:spacing w:before="0" w:beforeAutospacing="0" w:after="0" w:afterAutospacing="0"/>
        <w:textAlignment w:val="baseline"/>
        <w:rPr>
          <w:rStyle w:val="eop"/>
          <w:rFonts w:ascii="Calibri" w:eastAsiaTheme="majorEastAsia" w:hAnsi="Calibri" w:cs="Calibri"/>
          <w:sz w:val="22"/>
          <w:szCs w:val="22"/>
          <w:lang w:val="en-GB"/>
        </w:rPr>
      </w:pPr>
      <w:r>
        <w:rPr>
          <w:rStyle w:val="normaltextrun"/>
          <w:rFonts w:ascii="Calibri" w:eastAsiaTheme="majorEastAsia" w:hAnsi="Calibri" w:cs="Calibri"/>
          <w:sz w:val="22"/>
          <w:szCs w:val="22"/>
          <w:lang w:val="en-GB"/>
        </w:rPr>
        <w:t>Several other frailty measures have been developed and applied to healthcare databases to support clinical care and research, although have been less extensively used. Examples include the electronic frailty index, the modified frailty index, the hospital frailty risk score and the Faurot frailty index, among others.</w:t>
      </w:r>
      <w:r>
        <w:rPr>
          <w:rStyle w:val="normaltextrun"/>
          <w:rFonts w:ascii="Calibri" w:eastAsiaTheme="majorEastAsia" w:hAnsi="Calibri" w:cs="Calibri"/>
          <w:sz w:val="22"/>
          <w:szCs w:val="22"/>
          <w:lang w:val="en-GB"/>
        </w:rPr>
        <w:fldChar w:fldCharType="begin">
          <w:fldData xml:space="preserve">PEVuZE5vdGU+PENpdGU+PEF1dGhvcj5DbGVnZzwvQXV0aG9yPjxZZWFyPjIwMTY8L1llYXI+PFJl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</w:fldData>
        </w:fldChar>
      </w:r>
      <w:r>
        <w:rPr>
          <w:rStyle w:val="normaltextrun"/>
          <w:rFonts w:ascii="Calibri" w:eastAsiaTheme="majorEastAsia" w:hAnsi="Calibri" w:cs="Calibri"/>
          <w:sz w:val="22"/>
          <w:szCs w:val="22"/>
          <w:lang w:val="en-GB"/>
        </w:rPr>
        <w:instrText xml:space="preserve"> ADDIN EN.CITE </w:instrText>
      </w:r>
      <w:r>
        <w:rPr>
          <w:rStyle w:val="normaltextrun"/>
          <w:rFonts w:ascii="Calibri" w:eastAsiaTheme="majorEastAsia" w:hAnsi="Calibri" w:cs="Calibri"/>
          <w:sz w:val="22"/>
          <w:szCs w:val="22"/>
          <w:lang w:val="en-GB"/>
        </w:rPr>
        <w:fldChar w:fldCharType="begin">
          <w:fldData xml:space="preserve">PEVuZE5vdGU+PENpdGU+PEF1dGhvcj5DbGVnZzwvQXV0aG9yPjxZZWFyPjIwMTY8L1llYXI+PFJl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</w:fldData>
        </w:fldChar>
      </w:r>
      <w:r>
        <w:rPr>
          <w:rStyle w:val="normaltextrun"/>
          <w:rFonts w:ascii="Calibri" w:eastAsiaTheme="majorEastAsia" w:hAnsi="Calibri" w:cs="Calibri"/>
          <w:sz w:val="22"/>
          <w:szCs w:val="22"/>
          <w:lang w:val="en-GB"/>
        </w:rPr>
        <w:instrText xml:space="preserve"> ADDIN EN.CITE.DATA </w:instrText>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end"/>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separate"/>
      </w:r>
      <w:r>
        <w:rPr>
          <w:rStyle w:val="normaltextrun"/>
          <w:rFonts w:ascii="Calibri" w:eastAsiaTheme="majorEastAsia" w:hAnsi="Calibri" w:cs="Calibri"/>
          <w:noProof/>
          <w:sz w:val="22"/>
          <w:szCs w:val="22"/>
          <w:lang w:val="en-GB"/>
        </w:rPr>
        <w:t>(3, 23-25)</w:t>
      </w:r>
      <w:r>
        <w:rPr>
          <w:rStyle w:val="normaltextrun"/>
          <w:rFonts w:ascii="Calibri" w:eastAsiaTheme="majorEastAsia" w:hAnsi="Calibri" w:cs="Calibri"/>
          <w:sz w:val="22"/>
          <w:szCs w:val="22"/>
          <w:lang w:val="en-GB"/>
        </w:rPr>
        <w:fldChar w:fldCharType="end"/>
      </w:r>
    </w:p>
    <w:p w14:paraId="5723D27A" w14:textId="77777777" w:rsidR="00DC6D4B" w:rsidRDefault="00DC6D4B" w:rsidP="00DC6D4B">
      <w:pPr>
        <w:pStyle w:val="paragraph"/>
        <w:spacing w:before="0" w:beforeAutospacing="0" w:after="0" w:afterAutospacing="0"/>
        <w:textAlignment w:val="baseline"/>
        <w:rPr>
          <w:rStyle w:val="eop"/>
          <w:rFonts w:ascii="Calibri" w:eastAsiaTheme="majorEastAsia" w:hAnsi="Calibri" w:cs="Calibri"/>
          <w:sz w:val="22"/>
          <w:szCs w:val="22"/>
        </w:rPr>
      </w:pPr>
    </w:p>
    <w:p w14:paraId="144E7155" w14:textId="77777777" w:rsidR="00DC6D4B" w:rsidRPr="009409B1" w:rsidRDefault="00DC6D4B" w:rsidP="00DC6D4B">
      <w:pPr>
        <w:pStyle w:val="paragraph"/>
        <w:spacing w:before="0" w:beforeAutospacing="0" w:after="0" w:afterAutospacing="0"/>
        <w:textAlignment w:val="baseline"/>
        <w:rPr>
          <w:rStyle w:val="normaltextrun"/>
          <w:rFonts w:ascii="Calibri" w:eastAsiaTheme="majorEastAsia" w:hAnsi="Calibri" w:cs="Calibri"/>
          <w:sz w:val="22"/>
          <w:szCs w:val="22"/>
          <w:lang w:val="en-GB"/>
        </w:rPr>
      </w:pPr>
      <w:r w:rsidRPr="009409B1">
        <w:rPr>
          <w:rStyle w:val="normaltextrun"/>
          <w:rFonts w:ascii="Calibri" w:eastAsiaTheme="majorEastAsia" w:hAnsi="Calibri" w:cs="Calibri"/>
          <w:sz w:val="22"/>
          <w:szCs w:val="22"/>
          <w:lang w:val="en-GB"/>
        </w:rPr>
        <w:t xml:space="preserve">Older adults </w:t>
      </w:r>
      <w:r>
        <w:rPr>
          <w:rStyle w:val="normaltextrun"/>
          <w:rFonts w:ascii="Calibri" w:eastAsiaTheme="majorEastAsia" w:hAnsi="Calibri" w:cs="Calibri"/>
          <w:sz w:val="22"/>
          <w:szCs w:val="22"/>
          <w:lang w:val="en-GB"/>
        </w:rPr>
        <w:t xml:space="preserve">undergoing cancer-related treatment </w:t>
      </w:r>
      <w:r w:rsidRPr="009409B1">
        <w:rPr>
          <w:rStyle w:val="normaltextrun"/>
          <w:rFonts w:ascii="Calibri" w:eastAsiaTheme="majorEastAsia" w:hAnsi="Calibri" w:cs="Calibri"/>
          <w:sz w:val="22"/>
          <w:szCs w:val="22"/>
          <w:lang w:val="en-GB"/>
        </w:rPr>
        <w:t xml:space="preserve">are more likely to experience polypharmacy because they tend to have </w:t>
      </w:r>
      <w:r>
        <w:rPr>
          <w:rStyle w:val="normaltextrun"/>
          <w:rFonts w:ascii="Calibri" w:eastAsiaTheme="majorEastAsia" w:hAnsi="Calibri" w:cs="Calibri"/>
          <w:sz w:val="22"/>
          <w:szCs w:val="22"/>
          <w:lang w:val="en-GB"/>
        </w:rPr>
        <w:t>a greater number of</w:t>
      </w:r>
      <w:r w:rsidRPr="009409B1">
        <w:rPr>
          <w:rStyle w:val="normaltextrun"/>
          <w:rFonts w:ascii="Calibri" w:eastAsiaTheme="majorEastAsia" w:hAnsi="Calibri" w:cs="Calibri"/>
          <w:sz w:val="22"/>
          <w:szCs w:val="22"/>
          <w:lang w:val="en-GB"/>
        </w:rPr>
        <w:t xml:space="preserve"> </w:t>
      </w:r>
      <w:r>
        <w:rPr>
          <w:rStyle w:val="normaltextrun"/>
          <w:rFonts w:ascii="Calibri" w:eastAsiaTheme="majorEastAsia" w:hAnsi="Calibri" w:cs="Calibri"/>
          <w:sz w:val="22"/>
          <w:szCs w:val="22"/>
          <w:lang w:val="en-GB"/>
        </w:rPr>
        <w:t xml:space="preserve">underlying </w:t>
      </w:r>
      <w:r w:rsidRPr="009409B1">
        <w:rPr>
          <w:rStyle w:val="normaltextrun"/>
          <w:rFonts w:ascii="Calibri" w:eastAsiaTheme="majorEastAsia" w:hAnsi="Calibri" w:cs="Calibri"/>
          <w:sz w:val="22"/>
          <w:szCs w:val="22"/>
          <w:lang w:val="en-GB"/>
        </w:rPr>
        <w:t xml:space="preserve">medical conditions requiring </w:t>
      </w:r>
      <w:r>
        <w:rPr>
          <w:rStyle w:val="normaltextrun"/>
          <w:rFonts w:ascii="Calibri" w:eastAsiaTheme="majorEastAsia" w:hAnsi="Calibri" w:cs="Calibri"/>
          <w:sz w:val="22"/>
          <w:szCs w:val="22"/>
          <w:lang w:val="en-GB"/>
        </w:rPr>
        <w:t>treatment, together with the need to prescribe additional cancer-related</w:t>
      </w:r>
      <w:r w:rsidRPr="009409B1">
        <w:rPr>
          <w:rStyle w:val="normaltextrun"/>
          <w:rFonts w:ascii="Calibri" w:eastAsiaTheme="majorEastAsia" w:hAnsi="Calibri" w:cs="Calibri"/>
          <w:sz w:val="22"/>
          <w:szCs w:val="22"/>
          <w:lang w:val="en-GB"/>
        </w:rPr>
        <w:t xml:space="preserve"> medications, including cancer therapy and supportive medications</w:t>
      </w:r>
      <w:r>
        <w:rPr>
          <w:rStyle w:val="normaltextrun"/>
          <w:rFonts w:ascii="Calibri" w:eastAsiaTheme="majorEastAsia" w:hAnsi="Calibri" w:cs="Calibri"/>
          <w:sz w:val="22"/>
          <w:szCs w:val="22"/>
          <w:lang w:val="en-GB"/>
        </w:rPr>
        <w:t xml:space="preserve">. </w:t>
      </w:r>
      <w:r w:rsidRPr="009409B1">
        <w:rPr>
          <w:rStyle w:val="normaltextrun"/>
          <w:rFonts w:ascii="Calibri" w:eastAsiaTheme="majorEastAsia" w:hAnsi="Calibri" w:cs="Calibri"/>
          <w:sz w:val="22"/>
          <w:szCs w:val="22"/>
          <w:lang w:val="en-GB"/>
        </w:rPr>
        <w:t xml:space="preserve"> </w:t>
      </w:r>
      <w:r>
        <w:rPr>
          <w:rStyle w:val="normaltextrun"/>
          <w:rFonts w:ascii="Calibri" w:eastAsiaTheme="majorEastAsia" w:hAnsi="Calibri" w:cs="Calibri"/>
          <w:sz w:val="22"/>
          <w:szCs w:val="22"/>
          <w:lang w:val="en-GB"/>
        </w:rPr>
        <w:fldChar w:fldCharType="begin">
          <w:fldData xml:space="preserve">PEVuZE5vdGU+PENpdGU+PEF1dGhvcj5MaWNodG1hbjwvQXV0aG9yPjxZZWFyPjIwMDg8L1llYXI+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</w:fldData>
        </w:fldChar>
      </w:r>
      <w:r>
        <w:rPr>
          <w:rStyle w:val="normaltextrun"/>
          <w:rFonts w:ascii="Calibri" w:eastAsiaTheme="majorEastAsia" w:hAnsi="Calibri" w:cs="Calibri"/>
          <w:sz w:val="22"/>
          <w:szCs w:val="22"/>
          <w:lang w:val="en-GB"/>
        </w:rPr>
        <w:instrText xml:space="preserve"> ADDIN EN.CITE </w:instrText>
      </w:r>
      <w:r>
        <w:rPr>
          <w:rStyle w:val="normaltextrun"/>
          <w:rFonts w:ascii="Calibri" w:eastAsiaTheme="majorEastAsia" w:hAnsi="Calibri" w:cs="Calibri"/>
          <w:sz w:val="22"/>
          <w:szCs w:val="22"/>
          <w:lang w:val="en-GB"/>
        </w:rPr>
        <w:fldChar w:fldCharType="begin">
          <w:fldData xml:space="preserve">PEVuZE5vdGU+PENpdGU+PEF1dGhvcj5MaWNodG1hbjwvQXV0aG9yPjxZZWFyPjIwMDg8L1llYXI+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</w:fldData>
        </w:fldChar>
      </w:r>
      <w:r>
        <w:rPr>
          <w:rStyle w:val="normaltextrun"/>
          <w:rFonts w:ascii="Calibri" w:eastAsiaTheme="majorEastAsia" w:hAnsi="Calibri" w:cs="Calibri"/>
          <w:sz w:val="22"/>
          <w:szCs w:val="22"/>
          <w:lang w:val="en-GB"/>
        </w:rPr>
        <w:instrText xml:space="preserve"> ADDIN EN.CITE.DATA </w:instrText>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end"/>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separate"/>
      </w:r>
      <w:r>
        <w:rPr>
          <w:rStyle w:val="normaltextrun"/>
          <w:rFonts w:ascii="Calibri" w:eastAsiaTheme="majorEastAsia" w:hAnsi="Calibri" w:cs="Calibri"/>
          <w:noProof/>
          <w:sz w:val="22"/>
          <w:szCs w:val="22"/>
          <w:lang w:val="en-GB"/>
        </w:rPr>
        <w:t>(26-29)</w:t>
      </w:r>
      <w:r>
        <w:rPr>
          <w:rStyle w:val="normaltextrun"/>
          <w:rFonts w:ascii="Calibri" w:eastAsiaTheme="majorEastAsia" w:hAnsi="Calibri" w:cs="Calibri"/>
          <w:sz w:val="22"/>
          <w:szCs w:val="22"/>
          <w:lang w:val="en-GB"/>
        </w:rPr>
        <w:fldChar w:fldCharType="end"/>
      </w:r>
      <w:r w:rsidRPr="009409B1">
        <w:rPr>
          <w:rStyle w:val="normaltextrun"/>
          <w:rFonts w:ascii="Calibri" w:eastAsiaTheme="majorEastAsia" w:hAnsi="Calibri" w:cs="Calibri"/>
          <w:sz w:val="22"/>
          <w:szCs w:val="22"/>
          <w:lang w:val="en-GB"/>
        </w:rPr>
        <w:t xml:space="preserve"> </w:t>
      </w:r>
      <w:r>
        <w:rPr>
          <w:rStyle w:val="normaltextrun"/>
          <w:rFonts w:ascii="Calibri" w:eastAsiaTheme="majorEastAsia" w:hAnsi="Calibri" w:cs="Calibri"/>
          <w:sz w:val="22"/>
          <w:szCs w:val="22"/>
          <w:lang w:val="en-GB"/>
        </w:rPr>
        <w:t xml:space="preserve">Despite several adverse outcomes being linked to polypharmacy, </w:t>
      </w:r>
      <w:r w:rsidRPr="009409B1">
        <w:rPr>
          <w:rStyle w:val="normaltextrun"/>
          <w:rFonts w:ascii="Calibri" w:eastAsiaTheme="majorEastAsia" w:hAnsi="Calibri" w:cs="Calibri"/>
          <w:sz w:val="22"/>
          <w:szCs w:val="22"/>
          <w:lang w:val="en-GB"/>
        </w:rPr>
        <w:t>studies reporting on polypharmacy</w:t>
      </w:r>
      <w:r>
        <w:rPr>
          <w:rStyle w:val="normaltextrun"/>
          <w:rFonts w:ascii="Calibri" w:eastAsiaTheme="majorEastAsia" w:hAnsi="Calibri" w:cs="Calibri"/>
          <w:sz w:val="22"/>
          <w:szCs w:val="22"/>
          <w:lang w:val="en-GB"/>
        </w:rPr>
        <w:t>, specifically in older adults with cancer,</w:t>
      </w:r>
      <w:r w:rsidRPr="009409B1">
        <w:rPr>
          <w:rStyle w:val="normaltextrun"/>
          <w:rFonts w:ascii="Calibri" w:eastAsiaTheme="majorEastAsia" w:hAnsi="Calibri" w:cs="Calibri"/>
          <w:sz w:val="22"/>
          <w:szCs w:val="22"/>
          <w:lang w:val="en-GB"/>
        </w:rPr>
        <w:t xml:space="preserve"> remain sparse</w:t>
      </w:r>
      <w:r>
        <w:rPr>
          <w:rStyle w:val="normaltextrun"/>
          <w:rFonts w:ascii="Calibri" w:eastAsiaTheme="majorEastAsia" w:hAnsi="Calibri" w:cs="Calibri"/>
          <w:sz w:val="22"/>
          <w:szCs w:val="22"/>
          <w:lang w:val="en-GB"/>
        </w:rPr>
        <w:t xml:space="preserve"> </w:t>
      </w:r>
      <w:r>
        <w:rPr>
          <w:rStyle w:val="normaltextrun"/>
          <w:rFonts w:ascii="Calibri" w:eastAsiaTheme="majorEastAsia" w:hAnsi="Calibri" w:cs="Calibri"/>
          <w:sz w:val="22"/>
          <w:szCs w:val="22"/>
          <w:lang w:val="en-GB"/>
        </w:rPr>
        <w:fldChar w:fldCharType="begin">
          <w:fldData xml:space="preserve">PEVuZE5vdGU+PENpdGU+PEF1dGhvcj5NYWdnaW9yZTwvQXV0aG9yPjxZZWFyPjIwMTA8L1llYXI+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==
</w:fldData>
        </w:fldChar>
      </w:r>
      <w:r>
        <w:rPr>
          <w:rStyle w:val="normaltextrun"/>
          <w:rFonts w:ascii="Calibri" w:eastAsiaTheme="majorEastAsia" w:hAnsi="Calibri" w:cs="Calibri"/>
          <w:sz w:val="22"/>
          <w:szCs w:val="22"/>
          <w:lang w:val="en-GB"/>
        </w:rPr>
        <w:instrText xml:space="preserve"> ADDIN EN.CITE </w:instrText>
      </w:r>
      <w:r>
        <w:rPr>
          <w:rStyle w:val="normaltextrun"/>
          <w:rFonts w:ascii="Calibri" w:eastAsiaTheme="majorEastAsia" w:hAnsi="Calibri" w:cs="Calibri"/>
          <w:sz w:val="22"/>
          <w:szCs w:val="22"/>
          <w:lang w:val="en-GB"/>
        </w:rPr>
        <w:fldChar w:fldCharType="begin">
          <w:fldData xml:space="preserve">PEVuZE5vdGU+PENpdGU+PEF1dGhvcj5NYWdnaW9yZTwvQXV0aG9yPjxZZWFyPjIwMTA8L1llYXI+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==
</w:fldData>
        </w:fldChar>
      </w:r>
      <w:r>
        <w:rPr>
          <w:rStyle w:val="normaltextrun"/>
          <w:rFonts w:ascii="Calibri" w:eastAsiaTheme="majorEastAsia" w:hAnsi="Calibri" w:cs="Calibri"/>
          <w:sz w:val="22"/>
          <w:szCs w:val="22"/>
          <w:lang w:val="en-GB"/>
        </w:rPr>
        <w:instrText xml:space="preserve"> ADDIN EN.CITE.DATA </w:instrText>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end"/>
      </w:r>
      <w:r>
        <w:rPr>
          <w:rStyle w:val="normaltextrun"/>
          <w:rFonts w:ascii="Calibri" w:eastAsiaTheme="majorEastAsia" w:hAnsi="Calibri" w:cs="Calibri"/>
          <w:sz w:val="22"/>
          <w:szCs w:val="22"/>
          <w:lang w:val="en-GB"/>
        </w:rPr>
      </w:r>
      <w:r>
        <w:rPr>
          <w:rStyle w:val="normaltextrun"/>
          <w:rFonts w:ascii="Calibri" w:eastAsiaTheme="majorEastAsia" w:hAnsi="Calibri" w:cs="Calibri"/>
          <w:sz w:val="22"/>
          <w:szCs w:val="22"/>
          <w:lang w:val="en-GB"/>
        </w:rPr>
        <w:fldChar w:fldCharType="separate"/>
      </w:r>
      <w:r>
        <w:rPr>
          <w:rStyle w:val="normaltextrun"/>
          <w:rFonts w:ascii="Calibri" w:eastAsiaTheme="majorEastAsia" w:hAnsi="Calibri" w:cs="Calibri"/>
          <w:noProof/>
          <w:sz w:val="22"/>
          <w:szCs w:val="22"/>
          <w:lang w:val="en-GB"/>
        </w:rPr>
        <w:t>(30, 31)</w:t>
      </w:r>
      <w:r>
        <w:rPr>
          <w:rStyle w:val="normaltextrun"/>
          <w:rFonts w:ascii="Calibri" w:eastAsiaTheme="majorEastAsia" w:hAnsi="Calibri" w:cs="Calibri"/>
          <w:sz w:val="22"/>
          <w:szCs w:val="22"/>
          <w:lang w:val="en-GB"/>
        </w:rPr>
        <w:fldChar w:fldCharType="end"/>
      </w:r>
      <w:r w:rsidRPr="009409B1">
        <w:rPr>
          <w:rStyle w:val="normaltextrun"/>
          <w:rFonts w:ascii="Calibri" w:eastAsiaTheme="majorEastAsia" w:hAnsi="Calibri" w:cs="Calibri"/>
          <w:sz w:val="22"/>
          <w:szCs w:val="22"/>
          <w:lang w:val="en-GB"/>
        </w:rPr>
        <w:t>. </w:t>
      </w:r>
    </w:p>
    <w:p w14:paraId="205E89A5" w14:textId="77777777" w:rsidR="00DC6D4B" w:rsidRDefault="00DC6D4B" w:rsidP="00DC6D4B">
      <w:pPr>
        <w:pStyle w:val="paragraph"/>
        <w:spacing w:before="0" w:beforeAutospacing="0" w:after="0" w:afterAutospacing="0"/>
        <w:textAlignment w:val="baseline"/>
        <w:rPr>
          <w:rFonts w:ascii="Segoe UI" w:hAnsi="Segoe UI" w:cs="Segoe UI"/>
          <w:sz w:val="18"/>
          <w:szCs w:val="18"/>
        </w:rPr>
      </w:pPr>
    </w:p>
    <w:p w14:paraId="65D34885" w14:textId="77777777" w:rsidR="00DC6D4B" w:rsidRDefault="00DC6D4B" w:rsidP="00DC6D4B">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lang w:val="en-GB"/>
        </w:rPr>
        <w:t xml:space="preserve">This study intends to investigate the ability to characterise frailty and polypharmacy in EU real-world data sources, estimate the prevalence of frailty and polypharmacy in people aged 65 and above with selected </w:t>
      </w:r>
      <w:r>
        <w:rPr>
          <w:rStyle w:val="normaltextrun"/>
          <w:rFonts w:ascii="Calibri" w:eastAsiaTheme="majorEastAsia" w:hAnsi="Calibri" w:cs="Calibri"/>
          <w:sz w:val="22"/>
          <w:szCs w:val="22"/>
          <w:lang w:val="en-GB"/>
        </w:rPr>
        <w:lastRenderedPageBreak/>
        <w:t>cancers at the point of diagnosis, and describe their characteristics. This will provide a benchmark to aid comparisons with evidence submitted to the Agency for assessment by applicants.</w:t>
      </w:r>
      <w:r>
        <w:rPr>
          <w:rStyle w:val="normaltextrun"/>
          <w:rFonts w:ascii="Calibri" w:eastAsiaTheme="majorEastAsia" w:hAnsi="Calibri" w:cs="Calibri"/>
          <w:sz w:val="22"/>
          <w:szCs w:val="22"/>
        </w:rPr>
        <w:t> </w:t>
      </w:r>
      <w:r>
        <w:rPr>
          <w:rStyle w:val="eop"/>
          <w:rFonts w:ascii="Calibri" w:eastAsiaTheme="majorEastAsia" w:hAnsi="Calibri" w:cs="Calibri"/>
          <w:sz w:val="22"/>
          <w:szCs w:val="22"/>
        </w:rPr>
        <w:t> </w:t>
      </w:r>
    </w:p>
    <w:p w14:paraId="00DA24CB" w14:textId="5926F0B3" w:rsidR="58FC5049" w:rsidRPr="002032A8" w:rsidRDefault="58FC5049" w:rsidP="58FC5049">
      <w:pPr>
        <w:spacing w:after="0" w:line="240" w:lineRule="auto"/>
        <w:rPr>
          <w:rFonts w:ascii="Calibri" w:eastAsia="Times New Roman" w:hAnsi="Calibri" w:cs="Calibri"/>
          <w:lang w:val="en-GB" w:eastAsia="es-ES"/>
        </w:rPr>
      </w:pPr>
    </w:p>
    <w:p w14:paraId="3AAA9403" w14:textId="77777777" w:rsidR="0022120E" w:rsidRPr="00501C5D" w:rsidRDefault="0022120E" w:rsidP="0022120E">
      <w:pPr>
        <w:spacing w:after="0" w:line="240" w:lineRule="auto"/>
        <w:ind w:left="720"/>
        <w:jc w:val="both"/>
        <w:textAlignment w:val="baseline"/>
        <w:rPr>
          <w:lang w:val="en-GB" w:eastAsia="es-ES"/>
        </w:rPr>
      </w:pPr>
    </w:p>
    <w:p w14:paraId="276FC380" w14:textId="187DDC79" w:rsidR="0022120E" w:rsidRPr="0022120E" w:rsidRDefault="0022120E" w:rsidP="0022120E">
      <w:pPr>
        <w:pStyle w:val="Heading1"/>
        <w:numPr>
          <w:ilvl w:val="0"/>
          <w:numId w:val="2"/>
        </w:numPr>
        <w:ind w:left="0" w:firstLine="0"/>
      </w:pPr>
      <w:bookmarkStart w:id="36" w:name="_Toc157171764"/>
      <w:bookmarkStart w:id="37" w:name="_Toc102631288"/>
      <w:r w:rsidRPr="00CD3B5B">
        <w:t>RESEARCH QUESTION AND OBJECTIVES</w:t>
      </w:r>
      <w:bookmarkEnd w:id="36"/>
    </w:p>
    <w:p w14:paraId="2E1DB2F6" w14:textId="0F587452" w:rsidR="00A755EF" w:rsidRDefault="00A755EF" w:rsidP="00A755EF">
      <w:pPr>
        <w:pStyle w:val="TableParagraph"/>
        <w:spacing w:before="240" w:line="271" w:lineRule="auto"/>
        <w:ind w:left="0" w:right="282"/>
        <w:rPr>
          <w:rStyle w:val="docssharedwiztogglelabeledlabeltext"/>
          <w:rFonts w:asciiTheme="minorHAnsi" w:eastAsia="Times New Roman" w:hAnsiTheme="minorHAnsi" w:cstheme="minorHAnsi"/>
          <w:color w:val="202124"/>
          <w:spacing w:val="3"/>
          <w:lang w:val="en-GB"/>
        </w:rPr>
      </w:pPr>
      <w:r w:rsidRPr="009C046C">
        <w:rPr>
          <w:rStyle w:val="docssharedwiztogglelabeledlabeltext"/>
          <w:rFonts w:asciiTheme="minorHAnsi" w:eastAsia="Times New Roman" w:hAnsiTheme="minorHAnsi" w:cstheme="minorHAnsi"/>
          <w:color w:val="202124"/>
          <w:spacing w:val="3"/>
          <w:lang w:val="en-GB"/>
        </w:rPr>
        <w:t xml:space="preserve">The </w:t>
      </w:r>
      <w:r w:rsidRPr="009C046C">
        <w:rPr>
          <w:rStyle w:val="docssharedwiztogglelabeledlabeltext"/>
          <w:rFonts w:asciiTheme="minorHAnsi" w:eastAsia="Times New Roman" w:hAnsiTheme="minorHAnsi" w:cstheme="minorHAnsi"/>
          <w:color w:val="202124"/>
          <w:spacing w:val="3"/>
          <w:u w:val="single"/>
          <w:lang w:val="en-GB"/>
        </w:rPr>
        <w:t>aim</w:t>
      </w:r>
      <w:r w:rsidRPr="009C046C">
        <w:rPr>
          <w:rStyle w:val="docssharedwiztogglelabeledlabeltext"/>
          <w:rFonts w:asciiTheme="minorHAnsi" w:eastAsia="Times New Roman" w:hAnsiTheme="minorHAnsi" w:cstheme="minorHAnsi"/>
          <w:color w:val="202124"/>
          <w:spacing w:val="3"/>
          <w:lang w:val="en-GB"/>
        </w:rPr>
        <w:t xml:space="preserve"> of this study is to estimate the prevalence of frailty and polypharmacy at the point of diagnosis of selected cancers in people aged 18 and above and to describe their characteristics.</w:t>
      </w:r>
    </w:p>
    <w:p w14:paraId="36614E3E" w14:textId="77777777" w:rsidR="00A755EF" w:rsidRDefault="00A755EF" w:rsidP="00A755EF">
      <w:pPr>
        <w:pStyle w:val="TableParagraph"/>
        <w:spacing w:before="240" w:line="271" w:lineRule="auto"/>
        <w:ind w:left="0" w:right="282"/>
        <w:rPr>
          <w:rStyle w:val="docssharedwiztogglelabeledlabeltext"/>
          <w:rFonts w:asciiTheme="minorHAnsi" w:eastAsia="Times New Roman" w:hAnsiTheme="minorHAnsi" w:cstheme="minorHAnsi"/>
          <w:color w:val="202124"/>
          <w:spacing w:val="3"/>
          <w:lang w:val="en-GB"/>
        </w:rPr>
      </w:pPr>
      <w:r w:rsidRPr="009C046C">
        <w:rPr>
          <w:rStyle w:val="docssharedwiztogglelabeledlabeltext"/>
          <w:rFonts w:asciiTheme="minorHAnsi" w:eastAsia="Times New Roman" w:hAnsiTheme="minorHAnsi" w:cstheme="minorHAnsi"/>
          <w:color w:val="202124"/>
          <w:spacing w:val="3"/>
          <w:lang w:val="en-GB"/>
        </w:rPr>
        <w:t xml:space="preserve">The </w:t>
      </w:r>
      <w:r w:rsidRPr="009C046C">
        <w:rPr>
          <w:rStyle w:val="docssharedwiztogglelabeledlabeltext"/>
          <w:rFonts w:asciiTheme="minorHAnsi" w:eastAsia="Times New Roman" w:hAnsiTheme="minorHAnsi" w:cstheme="minorHAnsi"/>
          <w:color w:val="202124"/>
          <w:spacing w:val="3"/>
          <w:u w:val="single"/>
          <w:lang w:val="en-GB"/>
        </w:rPr>
        <w:t>specific objectives</w:t>
      </w:r>
      <w:r w:rsidRPr="009C046C">
        <w:rPr>
          <w:rStyle w:val="docssharedwiztogglelabeledlabeltext"/>
          <w:rFonts w:asciiTheme="minorHAnsi" w:eastAsia="Times New Roman" w:hAnsiTheme="minorHAnsi" w:cstheme="minorHAnsi"/>
          <w:color w:val="202124"/>
          <w:spacing w:val="3"/>
          <w:lang w:val="en-GB"/>
        </w:rPr>
        <w:t xml:space="preserve"> of the study are:</w:t>
      </w:r>
    </w:p>
    <w:p w14:paraId="3BF21733" w14:textId="451AF622" w:rsidR="00A755EF" w:rsidRPr="009C046C" w:rsidRDefault="00A755EF" w:rsidP="00A755EF">
      <w:pPr>
        <w:pStyle w:val="TableParagraph"/>
        <w:spacing w:before="240" w:line="271" w:lineRule="auto"/>
        <w:ind w:left="0" w:right="282"/>
        <w:rPr>
          <w:rStyle w:val="docssharedwiztogglelabeledlabeltext"/>
          <w:rFonts w:asciiTheme="minorHAnsi" w:eastAsia="Times New Roman" w:hAnsiTheme="minorHAnsi" w:cstheme="minorHAnsi"/>
          <w:color w:val="202124"/>
          <w:spacing w:val="3"/>
          <w:lang w:val="en-GB"/>
        </w:rPr>
      </w:pPr>
      <w:r w:rsidRPr="009C046C">
        <w:rPr>
          <w:rStyle w:val="docssharedwiztogglelabeledlabeltext"/>
          <w:rFonts w:asciiTheme="minorHAnsi" w:eastAsia="Times New Roman" w:hAnsiTheme="minorHAnsi" w:cstheme="minorHAnsi"/>
          <w:color w:val="202124"/>
          <w:spacing w:val="3"/>
          <w:lang w:val="en-GB"/>
        </w:rPr>
        <w:t xml:space="preserve">1. To estimate the prevalence of frailty and polypharmacy in people aged 18 and above diagnosed with selected cancers at the point of cancer diagnosis. </w:t>
      </w:r>
    </w:p>
    <w:p w14:paraId="5170CC52" w14:textId="77777777" w:rsidR="00A755EF" w:rsidRPr="009C046C" w:rsidRDefault="00A755EF" w:rsidP="00A755EF">
      <w:pPr>
        <w:pStyle w:val="TableParagraph"/>
        <w:spacing w:before="0" w:line="271" w:lineRule="auto"/>
        <w:ind w:left="0" w:right="282"/>
        <w:rPr>
          <w:rStyle w:val="docssharedwiztogglelabeledlabeltext"/>
          <w:rFonts w:asciiTheme="minorHAnsi" w:eastAsia="Times New Roman" w:hAnsiTheme="minorHAnsi" w:cstheme="minorHAnsi"/>
          <w:color w:val="202124"/>
          <w:spacing w:val="3"/>
          <w:lang w:val="en-GB"/>
        </w:rPr>
      </w:pPr>
      <w:r w:rsidRPr="009C046C">
        <w:rPr>
          <w:rStyle w:val="docssharedwiztogglelabeledlabeltext"/>
          <w:rFonts w:asciiTheme="minorHAnsi" w:eastAsia="Times New Roman" w:hAnsiTheme="minorHAnsi" w:cstheme="minorHAnsi"/>
          <w:color w:val="202124"/>
          <w:spacing w:val="3"/>
          <w:lang w:val="en-GB"/>
        </w:rPr>
        <w:t xml:space="preserve">2. To describe the characteristics of people aged 18 and above diagnosed with selected cancers among different frailty and polypharmacy categories at the point of cancer diagnosis. </w:t>
      </w:r>
    </w:p>
    <w:p w14:paraId="6F5B374F" w14:textId="77777777" w:rsidR="00A755EF" w:rsidRPr="009C046C" w:rsidRDefault="00A755EF" w:rsidP="00A755EF">
      <w:pPr>
        <w:pStyle w:val="TableParagraph"/>
        <w:spacing w:before="240" w:line="271" w:lineRule="auto"/>
        <w:ind w:left="0" w:right="282"/>
        <w:rPr>
          <w:rStyle w:val="docssharedwiztogglelabeledlabeltext"/>
          <w:rFonts w:asciiTheme="minorHAnsi" w:eastAsia="Times New Roman" w:hAnsiTheme="minorHAnsi" w:cstheme="minorHAnsi"/>
          <w:color w:val="202124"/>
          <w:spacing w:val="3"/>
          <w:lang w:val="en-GB"/>
        </w:rPr>
      </w:pPr>
      <w:r w:rsidRPr="009C046C">
        <w:rPr>
          <w:rStyle w:val="docssharedwiztogglelabeledlabeltext"/>
          <w:rFonts w:asciiTheme="minorHAnsi" w:eastAsia="Times New Roman" w:hAnsiTheme="minorHAnsi" w:cstheme="minorHAnsi"/>
          <w:color w:val="202124"/>
          <w:spacing w:val="3"/>
          <w:lang w:val="en-GB"/>
        </w:rPr>
        <w:t>All results will be reported by database and selected cancer type, overall and stratified by age and sex when possible. </w:t>
      </w:r>
    </w:p>
    <w:p w14:paraId="759F7373" w14:textId="77777777" w:rsidR="005970CF" w:rsidRPr="00B36F6E" w:rsidRDefault="005970CF" w:rsidP="00B36F6E">
      <w:pPr>
        <w:pStyle w:val="BodytextAgency"/>
        <w:rPr>
          <w:rFonts w:cstheme="minorHAnsi"/>
        </w:rPr>
      </w:pPr>
    </w:p>
    <w:p w14:paraId="5D4EEB68" w14:textId="1E145DEF" w:rsidR="00424644" w:rsidRPr="00E2119D" w:rsidRDefault="006F0A7C" w:rsidP="00C77E2F">
      <w:pPr>
        <w:pStyle w:val="BodyText"/>
        <w:kinsoku w:val="0"/>
        <w:overflowPunct w:val="0"/>
        <w:spacing w:after="140" w:line="280" w:lineRule="exact"/>
        <w:ind w:right="381"/>
        <w:jc w:val="both"/>
        <w:rPr>
          <w:rFonts w:cstheme="minorHAnsi"/>
          <w:b/>
          <w:bCs/>
          <w:color w:val="003399"/>
          <w:lang w:val="en-GB"/>
        </w:rPr>
      </w:pPr>
      <w:r w:rsidRPr="00E2119D">
        <w:rPr>
          <w:rFonts w:cstheme="minorHAnsi"/>
          <w:b/>
          <w:bCs/>
          <w:color w:val="003399"/>
          <w:lang w:val="en-GB"/>
        </w:rPr>
        <w:t>Table</w:t>
      </w:r>
      <w:r w:rsidR="00B36F6E" w:rsidRPr="00E2119D">
        <w:rPr>
          <w:rFonts w:cstheme="minorHAnsi"/>
          <w:b/>
          <w:bCs/>
          <w:color w:val="003399"/>
          <w:lang w:val="en-GB"/>
        </w:rPr>
        <w:t xml:space="preserve"> </w:t>
      </w:r>
      <w:r w:rsidR="00E54694" w:rsidRPr="00E2119D">
        <w:rPr>
          <w:rFonts w:cstheme="minorHAnsi"/>
          <w:b/>
          <w:bCs/>
          <w:color w:val="003399"/>
          <w:lang w:val="en-GB"/>
        </w:rPr>
        <w:t>1</w:t>
      </w:r>
      <w:r w:rsidRPr="00E2119D">
        <w:rPr>
          <w:rFonts w:cstheme="minorHAnsi"/>
          <w:b/>
          <w:bCs/>
          <w:color w:val="003399"/>
          <w:lang w:val="en-GB"/>
        </w:rPr>
        <w:t>:  Primary and secondary research questions and objective</w:t>
      </w:r>
      <w:bookmarkEnd w:id="37"/>
      <w:r w:rsidRPr="00E2119D">
        <w:rPr>
          <w:rFonts w:cstheme="minorHAnsi"/>
          <w:b/>
          <w:bCs/>
          <w:color w:val="003399"/>
          <w:lang w:val="en-GB"/>
        </w:rPr>
        <w:t xml:space="preserve"> </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6422"/>
      </w:tblGrid>
      <w:tr w:rsidR="00321C8B" w:rsidRPr="00DC538D" w14:paraId="2D5A2BE3" w14:textId="77777777" w:rsidTr="002032A8">
        <w:tc>
          <w:tcPr>
            <w:tcW w:w="3319" w:type="dxa"/>
          </w:tcPr>
          <w:p w14:paraId="37A9CC73" w14:textId="77777777" w:rsidR="00424644" w:rsidRPr="00C77E2F" w:rsidRDefault="00424644">
            <w:pPr>
              <w:pStyle w:val="BodytextAgency"/>
              <w:rPr>
                <w:rFonts w:ascii="Calibri" w:hAnsi="Calibri" w:cs="Calibri"/>
                <w:b/>
                <w:bCs/>
                <w:sz w:val="20"/>
                <w:szCs w:val="20"/>
              </w:rPr>
            </w:pPr>
            <w:r w:rsidRPr="00C77E2F">
              <w:rPr>
                <w:rFonts w:ascii="Calibri" w:hAnsi="Calibri" w:cs="Calibri"/>
                <w:b/>
                <w:bCs/>
                <w:sz w:val="20"/>
                <w:szCs w:val="20"/>
              </w:rPr>
              <w:t>Objective:</w:t>
            </w:r>
          </w:p>
        </w:tc>
        <w:tc>
          <w:tcPr>
            <w:tcW w:w="6422" w:type="dxa"/>
          </w:tcPr>
          <w:p w14:paraId="08151F30" w14:textId="7F5DDA85" w:rsidR="00424644" w:rsidRPr="002C57FA" w:rsidRDefault="00C77E2F" w:rsidP="002C57FA">
            <w:pPr>
              <w:pStyle w:val="BodytextAgency"/>
              <w:rPr>
                <w:rFonts w:asciiTheme="minorHAnsi" w:hAnsiTheme="minorHAnsi" w:cstheme="minorHAnsi"/>
                <w:sz w:val="20"/>
                <w:szCs w:val="20"/>
              </w:rPr>
            </w:pPr>
            <w:r w:rsidRPr="002C57FA">
              <w:rPr>
                <w:rFonts w:asciiTheme="minorHAnsi" w:hAnsiTheme="minorHAnsi" w:cstheme="minorHAnsi"/>
                <w:sz w:val="20"/>
                <w:szCs w:val="20"/>
              </w:rPr>
              <w:t>To estimate the prevalence of frailty and polypharmacy at the point of diagnosis of selected cancers in people aged 18 and above and to describe their characteristics.</w:t>
            </w:r>
          </w:p>
        </w:tc>
      </w:tr>
      <w:tr w:rsidR="00321C8B" w:rsidRPr="00F64DC8" w14:paraId="34C96E11" w14:textId="77777777" w:rsidTr="002032A8">
        <w:tc>
          <w:tcPr>
            <w:tcW w:w="3319" w:type="dxa"/>
          </w:tcPr>
          <w:p w14:paraId="775266D3" w14:textId="77777777" w:rsidR="00424644" w:rsidRPr="00B36F6E" w:rsidRDefault="00424644">
            <w:pPr>
              <w:pStyle w:val="BodytextAgency"/>
              <w:rPr>
                <w:rFonts w:ascii="Calibri" w:hAnsi="Calibri" w:cs="Calibri"/>
                <w:b/>
                <w:bCs/>
                <w:sz w:val="20"/>
                <w:szCs w:val="20"/>
              </w:rPr>
            </w:pPr>
            <w:r w:rsidRPr="00B36F6E">
              <w:rPr>
                <w:rFonts w:ascii="Calibri" w:hAnsi="Calibri" w:cs="Calibri"/>
                <w:b/>
                <w:bCs/>
                <w:sz w:val="20"/>
                <w:szCs w:val="20"/>
              </w:rPr>
              <w:t>Hypothesis:</w:t>
            </w:r>
          </w:p>
        </w:tc>
        <w:tc>
          <w:tcPr>
            <w:tcW w:w="6422" w:type="dxa"/>
          </w:tcPr>
          <w:p w14:paraId="2F3F91CF" w14:textId="754CA24A" w:rsidR="00424644" w:rsidRPr="002C57FA" w:rsidRDefault="005D3D75">
            <w:pPr>
              <w:pStyle w:val="BodytextAgency"/>
              <w:rPr>
                <w:rFonts w:asciiTheme="minorHAnsi" w:hAnsiTheme="minorHAnsi" w:cstheme="minorHAnsi"/>
                <w:sz w:val="20"/>
                <w:szCs w:val="20"/>
              </w:rPr>
            </w:pPr>
            <w:r w:rsidRPr="002C57FA">
              <w:rPr>
                <w:rFonts w:asciiTheme="minorHAnsi" w:hAnsiTheme="minorHAnsi" w:cstheme="minorHAnsi"/>
                <w:sz w:val="20"/>
                <w:szCs w:val="20"/>
              </w:rPr>
              <w:t>N/A</w:t>
            </w:r>
          </w:p>
        </w:tc>
      </w:tr>
      <w:tr w:rsidR="00321C8B" w:rsidRPr="002032A8" w14:paraId="108576B1" w14:textId="77777777" w:rsidTr="002032A8">
        <w:tc>
          <w:tcPr>
            <w:tcW w:w="3319" w:type="dxa"/>
          </w:tcPr>
          <w:p w14:paraId="2E906109" w14:textId="77777777" w:rsidR="00424644" w:rsidRPr="00B36F6E" w:rsidRDefault="00424644">
            <w:pPr>
              <w:pStyle w:val="BodytextAgency"/>
              <w:rPr>
                <w:rFonts w:ascii="Calibri" w:hAnsi="Calibri" w:cs="Calibri"/>
                <w:b/>
                <w:bCs/>
                <w:sz w:val="20"/>
                <w:szCs w:val="20"/>
              </w:rPr>
            </w:pPr>
            <w:r w:rsidRPr="00B36F6E">
              <w:rPr>
                <w:rFonts w:ascii="Calibri" w:hAnsi="Calibri" w:cs="Calibri"/>
                <w:b/>
                <w:bCs/>
                <w:sz w:val="20"/>
                <w:szCs w:val="20"/>
              </w:rPr>
              <w:t xml:space="preserve">Population </w:t>
            </w:r>
            <w:r w:rsidRPr="00B36F6E">
              <w:rPr>
                <w:rFonts w:ascii="Calibri" w:hAnsi="Calibri" w:cs="Calibri"/>
                <w:b/>
                <w:bCs/>
                <w:i/>
                <w:iCs/>
                <w:sz w:val="20"/>
                <w:szCs w:val="20"/>
              </w:rPr>
              <w:t>(mention key inclusion-exclusion criteria):</w:t>
            </w:r>
          </w:p>
        </w:tc>
        <w:tc>
          <w:tcPr>
            <w:tcW w:w="6422" w:type="dxa"/>
          </w:tcPr>
          <w:p w14:paraId="4261E69B" w14:textId="77777777" w:rsidR="00356E2F" w:rsidRPr="00705BAD" w:rsidRDefault="00356E2F" w:rsidP="00356E2F">
            <w:pPr>
              <w:pStyle w:val="BodytextAgency"/>
              <w:rPr>
                <w:rFonts w:asciiTheme="minorHAnsi" w:hAnsiTheme="minorHAnsi" w:cstheme="minorHAnsi"/>
                <w:sz w:val="20"/>
                <w:szCs w:val="20"/>
              </w:rPr>
            </w:pPr>
            <w:r w:rsidRPr="00705BAD">
              <w:rPr>
                <w:rFonts w:asciiTheme="minorHAnsi" w:hAnsiTheme="minorHAnsi" w:cstheme="minorHAnsi"/>
                <w:sz w:val="20"/>
                <w:szCs w:val="20"/>
              </w:rPr>
              <w:t>The study population will include all individuals aged 18 years and above with a primary diagnosis of cancer (lung, breast, ovary, endometrium, prostate, pancreas, colorectal cancer, lymphoma, leukemia and myeloma) between 01/01/2017 and 31/12/2022, with at least one year of prior history available before cancer diagnosis. Individuals with a diagnosis of cancer (any, excluding non-melanoma skin cancer) any time prior to the diagnosis of one of the selected cancers will be excluded.   </w:t>
            </w:r>
          </w:p>
          <w:p w14:paraId="73E76E75" w14:textId="784A841C" w:rsidR="00424644" w:rsidRPr="00705BAD" w:rsidRDefault="00356E2F" w:rsidP="00356E2F">
            <w:pPr>
              <w:pStyle w:val="BodytextAgency"/>
              <w:rPr>
                <w:rFonts w:asciiTheme="minorHAnsi" w:eastAsia="Times New Roman" w:hAnsiTheme="minorHAnsi" w:cstheme="minorHAnsi"/>
                <w:color w:val="000000"/>
                <w:sz w:val="22"/>
                <w:szCs w:val="22"/>
                <w:lang w:eastAsia="es-ES"/>
              </w:rPr>
            </w:pPr>
            <w:r w:rsidRPr="00705BAD">
              <w:rPr>
                <w:rFonts w:asciiTheme="minorHAnsi" w:hAnsiTheme="minorHAnsi" w:cstheme="minorHAnsi"/>
                <w:sz w:val="20"/>
                <w:szCs w:val="20"/>
              </w:rPr>
              <w:t>Additional eligibility of a minimum of 1 year of potential follow-up time will be imposed for the estimation of one-year hospitalisation and mortality rates.</w:t>
            </w:r>
          </w:p>
        </w:tc>
      </w:tr>
      <w:tr w:rsidR="00321C8B" w:rsidRPr="002032A8" w14:paraId="7E0F9796" w14:textId="77777777" w:rsidTr="002032A8">
        <w:tc>
          <w:tcPr>
            <w:tcW w:w="3319" w:type="dxa"/>
          </w:tcPr>
          <w:p w14:paraId="6B272543" w14:textId="77777777" w:rsidR="00424644" w:rsidRPr="00B36F6E" w:rsidRDefault="00424644">
            <w:pPr>
              <w:pStyle w:val="BodytextAgency"/>
              <w:rPr>
                <w:rFonts w:ascii="Calibri" w:hAnsi="Calibri" w:cs="Calibri"/>
                <w:b/>
                <w:bCs/>
                <w:sz w:val="20"/>
                <w:szCs w:val="20"/>
              </w:rPr>
            </w:pPr>
            <w:r w:rsidRPr="00B36F6E">
              <w:rPr>
                <w:rFonts w:ascii="Calibri" w:hAnsi="Calibri" w:cs="Calibri"/>
                <w:b/>
                <w:bCs/>
                <w:sz w:val="20"/>
                <w:szCs w:val="20"/>
              </w:rPr>
              <w:t>Exposure:</w:t>
            </w:r>
          </w:p>
        </w:tc>
        <w:tc>
          <w:tcPr>
            <w:tcW w:w="6422" w:type="dxa"/>
          </w:tcPr>
          <w:p w14:paraId="696430A5" w14:textId="77777777" w:rsidR="00AF6F2D" w:rsidRDefault="00AF6F2D" w:rsidP="00AF6F2D">
            <w:pPr>
              <w:pStyle w:val="BodytextAgency"/>
              <w:rPr>
                <w:rFonts w:asciiTheme="minorHAnsi" w:hAnsiTheme="minorHAnsi" w:cstheme="minorHAnsi"/>
                <w:sz w:val="20"/>
                <w:szCs w:val="20"/>
              </w:rPr>
            </w:pPr>
            <w:r w:rsidRPr="00AF6F2D">
              <w:rPr>
                <w:rFonts w:asciiTheme="minorHAnsi" w:hAnsiTheme="minorHAnsi" w:cstheme="minorHAnsi"/>
                <w:sz w:val="20"/>
                <w:szCs w:val="20"/>
              </w:rPr>
              <w:t>Polypharmacy will be defined as the concomitant prescription of &gt;= 5 or &gt;= 10 medications (therapeutic groups) anytime during the year prior to cancer diagnosis.</w:t>
            </w:r>
          </w:p>
          <w:p w14:paraId="57CD67AF" w14:textId="61FD0121" w:rsidR="00424644" w:rsidRPr="00804F7F" w:rsidRDefault="006176E9" w:rsidP="00804F7F">
            <w:pPr>
              <w:rPr>
                <w:rFonts w:eastAsia="Verdana" w:cstheme="minorHAnsi"/>
                <w:sz w:val="20"/>
                <w:szCs w:val="20"/>
                <w:lang w:val="en-GB" w:eastAsia="en-GB"/>
              </w:rPr>
            </w:pPr>
            <w:r w:rsidRPr="00804F7F">
              <w:rPr>
                <w:rFonts w:eastAsia="Verdana" w:cstheme="minorHAnsi"/>
                <w:sz w:val="20"/>
                <w:szCs w:val="20"/>
                <w:lang w:val="en-GB" w:eastAsia="en-GB"/>
              </w:rPr>
              <w:t xml:space="preserve">A score will be created based on the presence of polypharmacy (defined as &gt;=5 prescriptions of medications as mentioned above) and the following conditions included in frailty indexes: Mobility and transfer problems; Housebound; Activity limitation; Visual impairment; Hearing impairment; Requirement for care; Social vulnerability; Falls; Urinary incontinence; </w:t>
            </w:r>
            <w:r w:rsidRPr="00804F7F">
              <w:rPr>
                <w:rFonts w:eastAsia="Verdana" w:cstheme="minorHAnsi"/>
                <w:sz w:val="20"/>
                <w:szCs w:val="20"/>
                <w:lang w:val="en-GB" w:eastAsia="en-GB"/>
              </w:rPr>
              <w:lastRenderedPageBreak/>
              <w:t>Weight loss and anorexia; Memory and cognitive problems; Dizziness; Dyspnoea; Sleep disturbance; Anaemia and haematinic deficiency; Hypertension; Ischaemic heart disease; Heart failure; Cerebrovascular disease; Peripheral vascular disease; Atrial fibrillation; Heart valve disease; Hypotension/syncope; Diabetes; Foot problems; Arthritis; Respiratory disease; Peptic ulcer; Thyroid disease; Chronic kidney disease; Osteoporosis; Fragility fracture; Parkinsonism and tremor; Urinary system disease; Skin ulcer. Their definition will be based on diagnosis codes recorded anytime prior or at cancer diagnosis. The score will be calculated based on the number of present conditions and polypharmacy divided by the total number of conditions/polypharmacy mentioned above (35 conditions and 1 for polypharmacy prevalence), and will be further categorised accordingly into the following levels of severity: fit: 0–0.12; mild frailty: &gt;0.12–0.24; moderate frailty= &gt;0.24–0.36; severely frail: &gt;=0.36.</w:t>
            </w:r>
          </w:p>
        </w:tc>
      </w:tr>
      <w:tr w:rsidR="00321C8B" w:rsidRPr="00F64DC8" w14:paraId="64CA878A" w14:textId="77777777" w:rsidTr="002032A8">
        <w:tc>
          <w:tcPr>
            <w:tcW w:w="3319" w:type="dxa"/>
          </w:tcPr>
          <w:p w14:paraId="37374EBA" w14:textId="77777777" w:rsidR="00424644" w:rsidRPr="00B36F6E" w:rsidRDefault="00424644">
            <w:pPr>
              <w:pStyle w:val="BodytextAgency"/>
              <w:rPr>
                <w:rFonts w:ascii="Calibri" w:hAnsi="Calibri" w:cs="Calibri"/>
                <w:b/>
                <w:bCs/>
                <w:sz w:val="20"/>
                <w:szCs w:val="20"/>
              </w:rPr>
            </w:pPr>
            <w:r w:rsidRPr="00B36F6E">
              <w:rPr>
                <w:rFonts w:ascii="Calibri" w:hAnsi="Calibri" w:cs="Calibri"/>
                <w:b/>
                <w:bCs/>
                <w:sz w:val="20"/>
                <w:szCs w:val="20"/>
              </w:rPr>
              <w:lastRenderedPageBreak/>
              <w:t>Comparator:</w:t>
            </w:r>
          </w:p>
        </w:tc>
        <w:tc>
          <w:tcPr>
            <w:tcW w:w="6422" w:type="dxa"/>
          </w:tcPr>
          <w:p w14:paraId="5FD40B83" w14:textId="755639DC" w:rsidR="00424644" w:rsidRPr="00B36F6E" w:rsidRDefault="005D3D75">
            <w:pPr>
              <w:pStyle w:val="BodytextAgency"/>
              <w:rPr>
                <w:rFonts w:ascii="Calibri" w:hAnsi="Calibri" w:cs="Calibri"/>
                <w:b/>
                <w:bCs/>
                <w:sz w:val="20"/>
                <w:szCs w:val="20"/>
              </w:rPr>
            </w:pPr>
            <w:r w:rsidRPr="002C51B4">
              <w:rPr>
                <w:rFonts w:ascii="Calibri" w:hAnsi="Calibri" w:cs="Calibri"/>
                <w:sz w:val="20"/>
                <w:szCs w:val="20"/>
              </w:rPr>
              <w:t>N/A</w:t>
            </w:r>
          </w:p>
        </w:tc>
      </w:tr>
      <w:tr w:rsidR="00321C8B" w:rsidRPr="00F64DC8" w14:paraId="4F9C633B" w14:textId="77777777" w:rsidTr="002032A8">
        <w:tc>
          <w:tcPr>
            <w:tcW w:w="3319" w:type="dxa"/>
          </w:tcPr>
          <w:p w14:paraId="48BEA900" w14:textId="77777777" w:rsidR="00424644" w:rsidRPr="00B36F6E" w:rsidRDefault="00424644">
            <w:pPr>
              <w:pStyle w:val="BodytextAgency"/>
              <w:rPr>
                <w:rFonts w:ascii="Calibri" w:hAnsi="Calibri" w:cs="Calibri"/>
                <w:b/>
                <w:bCs/>
                <w:sz w:val="20"/>
                <w:szCs w:val="20"/>
              </w:rPr>
            </w:pPr>
            <w:r w:rsidRPr="00B36F6E">
              <w:rPr>
                <w:rFonts w:ascii="Calibri" w:hAnsi="Calibri" w:cs="Calibri"/>
                <w:b/>
                <w:bCs/>
                <w:sz w:val="20"/>
                <w:szCs w:val="20"/>
              </w:rPr>
              <w:t>Outcome:</w:t>
            </w:r>
          </w:p>
        </w:tc>
        <w:tc>
          <w:tcPr>
            <w:tcW w:w="6422" w:type="dxa"/>
          </w:tcPr>
          <w:p w14:paraId="5566461B" w14:textId="58824843" w:rsidR="00424644" w:rsidRPr="00B36F6E" w:rsidRDefault="005D3D75">
            <w:pPr>
              <w:pStyle w:val="BodytextAgency"/>
              <w:rPr>
                <w:rFonts w:ascii="Calibri" w:hAnsi="Calibri" w:cs="Calibri"/>
                <w:b/>
                <w:bCs/>
                <w:sz w:val="20"/>
                <w:szCs w:val="20"/>
              </w:rPr>
            </w:pPr>
            <w:r w:rsidRPr="002C51B4">
              <w:rPr>
                <w:rFonts w:ascii="Calibri" w:hAnsi="Calibri" w:cs="Calibri"/>
                <w:sz w:val="20"/>
                <w:szCs w:val="20"/>
              </w:rPr>
              <w:t>N/A</w:t>
            </w:r>
          </w:p>
        </w:tc>
      </w:tr>
      <w:tr w:rsidR="00321C8B" w:rsidRPr="002032A8" w14:paraId="6D67B804" w14:textId="77777777" w:rsidTr="002032A8">
        <w:tc>
          <w:tcPr>
            <w:tcW w:w="3319" w:type="dxa"/>
          </w:tcPr>
          <w:p w14:paraId="3D97BE14" w14:textId="77777777" w:rsidR="00424644" w:rsidRPr="00B36F6E" w:rsidRDefault="00424644">
            <w:pPr>
              <w:pStyle w:val="BodytextAgency"/>
              <w:rPr>
                <w:rFonts w:ascii="Calibri" w:hAnsi="Calibri" w:cs="Calibri"/>
                <w:b/>
                <w:bCs/>
                <w:sz w:val="20"/>
                <w:szCs w:val="20"/>
              </w:rPr>
            </w:pPr>
            <w:r w:rsidRPr="00B36F6E">
              <w:rPr>
                <w:rFonts w:ascii="Calibri" w:hAnsi="Calibri" w:cs="Calibri"/>
                <w:b/>
                <w:bCs/>
                <w:sz w:val="20"/>
                <w:szCs w:val="20"/>
              </w:rPr>
              <w:t xml:space="preserve">Time </w:t>
            </w:r>
            <w:r w:rsidRPr="00B36F6E">
              <w:rPr>
                <w:rFonts w:ascii="Calibri" w:hAnsi="Calibri" w:cs="Calibri"/>
                <w:b/>
                <w:bCs/>
                <w:i/>
                <w:iCs/>
                <w:sz w:val="20"/>
                <w:szCs w:val="20"/>
              </w:rPr>
              <w:t>(when follow up begins and ends):</w:t>
            </w:r>
          </w:p>
        </w:tc>
        <w:tc>
          <w:tcPr>
            <w:tcW w:w="6422" w:type="dxa"/>
          </w:tcPr>
          <w:p w14:paraId="0163D179" w14:textId="7CD9B5E6" w:rsidR="00424644" w:rsidRPr="00B36F6E" w:rsidRDefault="007C742F">
            <w:pPr>
              <w:pStyle w:val="BodytextAgency"/>
              <w:rPr>
                <w:rFonts w:ascii="Calibri" w:hAnsi="Calibri" w:cs="Calibri"/>
                <w:b/>
                <w:bCs/>
                <w:sz w:val="20"/>
                <w:szCs w:val="20"/>
              </w:rPr>
            </w:pPr>
            <w:r>
              <w:rPr>
                <w:rStyle w:val="normaltextrun"/>
                <w:rFonts w:ascii="Calibri" w:hAnsi="Calibri" w:cs="Calibri"/>
                <w:color w:val="000000"/>
                <w:sz w:val="20"/>
                <w:szCs w:val="20"/>
                <w:shd w:val="clear" w:color="auto" w:fill="FFFFFF"/>
                <w:lang w:val="en-US"/>
              </w:rPr>
              <w:t>For the estimation of one-year hospitalization and mortality rates, f</w:t>
            </w:r>
            <w:r w:rsidR="00E7755E" w:rsidRPr="002C51B4">
              <w:rPr>
                <w:rStyle w:val="normaltextrun"/>
                <w:rFonts w:ascii="Calibri" w:hAnsi="Calibri" w:cs="Calibri"/>
                <w:color w:val="000000"/>
                <w:sz w:val="20"/>
                <w:szCs w:val="20"/>
                <w:shd w:val="clear" w:color="auto" w:fill="FFFFFF"/>
                <w:lang w:val="en-US"/>
              </w:rPr>
              <w:t xml:space="preserve">ollow-up will start from date of </w:t>
            </w:r>
            <w:r w:rsidR="00E7755E">
              <w:rPr>
                <w:rStyle w:val="normaltextrun"/>
                <w:rFonts w:ascii="Calibri" w:hAnsi="Calibri" w:cs="Calibri"/>
                <w:color w:val="000000"/>
                <w:sz w:val="20"/>
                <w:szCs w:val="20"/>
                <w:shd w:val="clear" w:color="auto" w:fill="FFFFFF"/>
                <w:lang w:val="en-US"/>
              </w:rPr>
              <w:t>cancer</w:t>
            </w:r>
            <w:r w:rsidR="00E7755E" w:rsidRPr="002C51B4">
              <w:rPr>
                <w:rStyle w:val="normaltextrun"/>
                <w:rFonts w:ascii="Calibri" w:hAnsi="Calibri" w:cs="Calibri"/>
                <w:color w:val="000000"/>
                <w:sz w:val="20"/>
                <w:szCs w:val="20"/>
                <w:shd w:val="clear" w:color="auto" w:fill="FFFFFF"/>
                <w:lang w:val="en-US"/>
              </w:rPr>
              <w:t xml:space="preserve"> diagnosis (index date) until the earliest of the following: 1) loss to follow-up, 2) end of data availability, or 3) date of death.</w:t>
            </w:r>
            <w:r w:rsidR="00E7755E" w:rsidRPr="002C51B4">
              <w:rPr>
                <w:rStyle w:val="normaltextrun"/>
                <w:lang w:val="en-US"/>
              </w:rPr>
              <w:t> </w:t>
            </w:r>
          </w:p>
        </w:tc>
      </w:tr>
      <w:tr w:rsidR="00321C8B" w:rsidRPr="002032A8" w14:paraId="35E5BF8A" w14:textId="77777777" w:rsidTr="002032A8">
        <w:tc>
          <w:tcPr>
            <w:tcW w:w="3319" w:type="dxa"/>
          </w:tcPr>
          <w:p w14:paraId="3F0B5FF9" w14:textId="77777777" w:rsidR="00424644" w:rsidRPr="00B36F6E" w:rsidRDefault="00424644">
            <w:pPr>
              <w:pStyle w:val="BodytextAgency"/>
              <w:rPr>
                <w:rFonts w:ascii="Calibri" w:hAnsi="Calibri" w:cs="Calibri"/>
                <w:b/>
                <w:bCs/>
                <w:sz w:val="20"/>
                <w:szCs w:val="20"/>
              </w:rPr>
            </w:pPr>
            <w:r w:rsidRPr="00B36F6E">
              <w:rPr>
                <w:rFonts w:ascii="Calibri" w:hAnsi="Calibri" w:cs="Calibri"/>
                <w:b/>
                <w:bCs/>
                <w:sz w:val="20"/>
                <w:szCs w:val="20"/>
              </w:rPr>
              <w:t>Setting:</w:t>
            </w:r>
          </w:p>
        </w:tc>
        <w:tc>
          <w:tcPr>
            <w:tcW w:w="6422" w:type="dxa"/>
          </w:tcPr>
          <w:p w14:paraId="326DB5D7" w14:textId="457FC3BE" w:rsidR="00424644" w:rsidRPr="00C77E2F" w:rsidRDefault="001C1267">
            <w:pPr>
              <w:pStyle w:val="BodytextAgency"/>
              <w:rPr>
                <w:rStyle w:val="normaltextrun"/>
                <w:color w:val="000000"/>
                <w:shd w:val="clear" w:color="auto" w:fill="FFFFFF"/>
                <w:lang w:val="en-US"/>
              </w:rPr>
            </w:pPr>
            <w:r>
              <w:rPr>
                <w:rStyle w:val="normaltextrun"/>
                <w:rFonts w:ascii="Calibri" w:hAnsi="Calibri" w:cs="Calibri"/>
                <w:color w:val="000000"/>
                <w:sz w:val="20"/>
                <w:szCs w:val="20"/>
                <w:shd w:val="clear" w:color="auto" w:fill="FFFFFF"/>
                <w:lang w:val="en-US"/>
              </w:rPr>
              <w:t>O</w:t>
            </w:r>
            <w:r w:rsidR="004D26CC">
              <w:rPr>
                <w:rStyle w:val="normaltextrun"/>
                <w:rFonts w:ascii="Calibri" w:hAnsi="Calibri" w:cs="Calibri"/>
                <w:color w:val="000000"/>
                <w:sz w:val="20"/>
                <w:szCs w:val="20"/>
                <w:shd w:val="clear" w:color="auto" w:fill="FFFFFF"/>
                <w:lang w:val="en-US"/>
              </w:rPr>
              <w:t xml:space="preserve">utpatient setting </w:t>
            </w:r>
            <w:r w:rsidR="004D26CC" w:rsidRPr="002C51B4">
              <w:rPr>
                <w:rStyle w:val="normaltextrun"/>
                <w:rFonts w:ascii="Calibri" w:hAnsi="Calibri" w:cs="Calibri"/>
                <w:color w:val="000000"/>
                <w:sz w:val="20"/>
                <w:szCs w:val="20"/>
                <w:shd w:val="clear" w:color="auto" w:fill="FFFFFF"/>
                <w:lang w:val="en-US"/>
              </w:rPr>
              <w:t xml:space="preserve">from 6 databases in </w:t>
            </w:r>
            <w:r w:rsidR="004D26CC">
              <w:rPr>
                <w:rStyle w:val="normaltextrun"/>
                <w:rFonts w:ascii="Calibri" w:hAnsi="Calibri" w:cs="Calibri"/>
                <w:color w:val="000000"/>
                <w:sz w:val="20"/>
                <w:szCs w:val="20"/>
                <w:shd w:val="clear" w:color="auto" w:fill="FFFFFF"/>
                <w:lang w:val="en-US"/>
              </w:rPr>
              <w:t>6</w:t>
            </w:r>
            <w:r w:rsidR="004D26CC" w:rsidRPr="002C51B4">
              <w:rPr>
                <w:rStyle w:val="normaltextrun"/>
                <w:rFonts w:ascii="Calibri" w:hAnsi="Calibri" w:cs="Calibri"/>
                <w:color w:val="000000"/>
                <w:sz w:val="20"/>
                <w:szCs w:val="20"/>
                <w:shd w:val="clear" w:color="auto" w:fill="FFFFFF"/>
                <w:lang w:val="en-US"/>
              </w:rPr>
              <w:t xml:space="preserve"> European countries.</w:t>
            </w:r>
          </w:p>
        </w:tc>
      </w:tr>
      <w:tr w:rsidR="00321C8B" w:rsidRPr="00F64DC8" w14:paraId="4FB845CF" w14:textId="77777777" w:rsidTr="002032A8">
        <w:tc>
          <w:tcPr>
            <w:tcW w:w="3319" w:type="dxa"/>
          </w:tcPr>
          <w:p w14:paraId="49F1E115" w14:textId="77777777" w:rsidR="00424644" w:rsidRPr="00B36F6E" w:rsidRDefault="00424644">
            <w:pPr>
              <w:pStyle w:val="BodytextAgency"/>
              <w:spacing w:after="0"/>
              <w:rPr>
                <w:rFonts w:ascii="Calibri" w:hAnsi="Calibri" w:cs="Calibri"/>
                <w:b/>
                <w:bCs/>
                <w:sz w:val="20"/>
                <w:szCs w:val="20"/>
              </w:rPr>
            </w:pPr>
            <w:r w:rsidRPr="00B36F6E">
              <w:rPr>
                <w:rFonts w:ascii="Calibri" w:hAnsi="Calibri" w:cs="Calibri"/>
                <w:b/>
                <w:bCs/>
                <w:sz w:val="20"/>
                <w:szCs w:val="20"/>
              </w:rPr>
              <w:t>Main measure of effect:</w:t>
            </w:r>
          </w:p>
        </w:tc>
        <w:tc>
          <w:tcPr>
            <w:tcW w:w="6422" w:type="dxa"/>
          </w:tcPr>
          <w:p w14:paraId="5F54B533" w14:textId="368D96D1" w:rsidR="00424644" w:rsidRPr="00C77E2F" w:rsidRDefault="00C77E2F">
            <w:pPr>
              <w:pStyle w:val="BodytextAgency"/>
              <w:rPr>
                <w:rStyle w:val="normaltextrun"/>
                <w:color w:val="000000"/>
                <w:shd w:val="clear" w:color="auto" w:fill="FFFFFF"/>
                <w:lang w:val="en-US"/>
              </w:rPr>
            </w:pPr>
            <w:r w:rsidRPr="00C77E2F">
              <w:rPr>
                <w:rStyle w:val="normaltextrun"/>
                <w:color w:val="000000"/>
                <w:shd w:val="clear" w:color="auto" w:fill="FFFFFF"/>
                <w:lang w:val="en-US"/>
              </w:rPr>
              <w:t>P</w:t>
            </w:r>
            <w:r w:rsidRPr="00C77E2F">
              <w:rPr>
                <w:rStyle w:val="normaltextrun"/>
                <w:rFonts w:ascii="Calibri" w:hAnsi="Calibri" w:cs="Calibri"/>
                <w:color w:val="000000"/>
                <w:sz w:val="20"/>
                <w:szCs w:val="20"/>
                <w:shd w:val="clear" w:color="auto" w:fill="FFFFFF"/>
                <w:lang w:val="en-US"/>
              </w:rPr>
              <w:t>roportions</w:t>
            </w:r>
          </w:p>
        </w:tc>
      </w:tr>
    </w:tbl>
    <w:p w14:paraId="6263CD85" w14:textId="77777777" w:rsidR="00C35E09" w:rsidRPr="00C35E09" w:rsidRDefault="00C35E09" w:rsidP="00C35E09">
      <w:pPr>
        <w:rPr>
          <w:lang w:val="nl-BE"/>
        </w:rPr>
      </w:pPr>
    </w:p>
    <w:p w14:paraId="3FC2E0FB" w14:textId="02ABF247" w:rsidR="0022120E" w:rsidRDefault="0022120E" w:rsidP="0022120E">
      <w:pPr>
        <w:pStyle w:val="Heading1"/>
        <w:numPr>
          <w:ilvl w:val="0"/>
          <w:numId w:val="2"/>
        </w:numPr>
        <w:ind w:left="0" w:firstLine="0"/>
      </w:pPr>
      <w:bookmarkStart w:id="38" w:name="_Toc157171765"/>
      <w:r w:rsidRPr="002F013E">
        <w:t>RESEARCH METHODS</w:t>
      </w:r>
      <w:bookmarkEnd w:id="38"/>
    </w:p>
    <w:p w14:paraId="5C01EE85" w14:textId="77777777" w:rsidR="0022120E" w:rsidRPr="0022120E" w:rsidRDefault="0022120E" w:rsidP="00341FA3">
      <w:pPr>
        <w:pStyle w:val="ListParagraph"/>
        <w:numPr>
          <w:ilvl w:val="0"/>
          <w:numId w:val="5"/>
        </w:numPr>
        <w:spacing w:after="160" w:line="259" w:lineRule="auto"/>
        <w:outlineLvl w:val="1"/>
        <w:rPr>
          <w:rFonts w:asciiTheme="minorHAnsi" w:eastAsiaTheme="minorHAnsi" w:hAnsiTheme="minorHAnsi" w:cstheme="minorHAnsi"/>
          <w:vanish/>
          <w:color w:val="003399"/>
          <w:sz w:val="28"/>
          <w:szCs w:val="22"/>
          <w:lang w:val="en-US" w:eastAsia="en-US"/>
        </w:rPr>
      </w:pPr>
      <w:bookmarkStart w:id="39" w:name="_Toc157003990"/>
      <w:bookmarkStart w:id="40" w:name="_Toc157008155"/>
      <w:bookmarkStart w:id="41" w:name="_Toc157065306"/>
      <w:bookmarkStart w:id="42" w:name="_Toc157095331"/>
      <w:bookmarkStart w:id="43" w:name="_Toc157095783"/>
      <w:bookmarkStart w:id="44" w:name="_Toc157171766"/>
      <w:bookmarkEnd w:id="39"/>
      <w:bookmarkEnd w:id="40"/>
      <w:bookmarkEnd w:id="41"/>
      <w:bookmarkEnd w:id="42"/>
      <w:bookmarkEnd w:id="43"/>
      <w:bookmarkEnd w:id="44"/>
    </w:p>
    <w:p w14:paraId="0F3D2DCF" w14:textId="77777777" w:rsidR="0022120E" w:rsidRPr="0022120E" w:rsidRDefault="0022120E" w:rsidP="00341FA3">
      <w:pPr>
        <w:pStyle w:val="ListParagraph"/>
        <w:numPr>
          <w:ilvl w:val="0"/>
          <w:numId w:val="5"/>
        </w:numPr>
        <w:spacing w:after="160" w:line="259" w:lineRule="auto"/>
        <w:outlineLvl w:val="1"/>
        <w:rPr>
          <w:rFonts w:asciiTheme="minorHAnsi" w:eastAsiaTheme="minorHAnsi" w:hAnsiTheme="minorHAnsi" w:cstheme="minorHAnsi"/>
          <w:vanish/>
          <w:color w:val="003399"/>
          <w:sz w:val="28"/>
          <w:szCs w:val="22"/>
          <w:lang w:val="en-US" w:eastAsia="en-US"/>
        </w:rPr>
      </w:pPr>
      <w:bookmarkStart w:id="45" w:name="_Toc157003991"/>
      <w:bookmarkStart w:id="46" w:name="_Toc157008156"/>
      <w:bookmarkStart w:id="47" w:name="_Toc157065307"/>
      <w:bookmarkStart w:id="48" w:name="_Toc157095332"/>
      <w:bookmarkStart w:id="49" w:name="_Toc157095784"/>
      <w:bookmarkStart w:id="50" w:name="_Toc157171767"/>
      <w:bookmarkEnd w:id="45"/>
      <w:bookmarkEnd w:id="46"/>
      <w:bookmarkEnd w:id="47"/>
      <w:bookmarkEnd w:id="48"/>
      <w:bookmarkEnd w:id="49"/>
      <w:bookmarkEnd w:id="50"/>
    </w:p>
    <w:p w14:paraId="2DB09377" w14:textId="77777777" w:rsidR="0022120E" w:rsidRPr="0022120E" w:rsidRDefault="0022120E" w:rsidP="00341FA3">
      <w:pPr>
        <w:pStyle w:val="ListParagraph"/>
        <w:numPr>
          <w:ilvl w:val="0"/>
          <w:numId w:val="5"/>
        </w:numPr>
        <w:spacing w:after="160" w:line="259" w:lineRule="auto"/>
        <w:outlineLvl w:val="1"/>
        <w:rPr>
          <w:rFonts w:asciiTheme="minorHAnsi" w:eastAsiaTheme="minorHAnsi" w:hAnsiTheme="minorHAnsi" w:cstheme="minorHAnsi"/>
          <w:vanish/>
          <w:color w:val="003399"/>
          <w:sz w:val="28"/>
          <w:szCs w:val="22"/>
          <w:lang w:val="en-US" w:eastAsia="en-US"/>
        </w:rPr>
      </w:pPr>
      <w:bookmarkStart w:id="51" w:name="_Toc157003992"/>
      <w:bookmarkStart w:id="52" w:name="_Toc157008157"/>
      <w:bookmarkStart w:id="53" w:name="_Toc157065308"/>
      <w:bookmarkStart w:id="54" w:name="_Toc157095333"/>
      <w:bookmarkStart w:id="55" w:name="_Toc157095785"/>
      <w:bookmarkStart w:id="56" w:name="_Toc157171768"/>
      <w:bookmarkEnd w:id="51"/>
      <w:bookmarkEnd w:id="52"/>
      <w:bookmarkEnd w:id="53"/>
      <w:bookmarkEnd w:id="54"/>
      <w:bookmarkEnd w:id="55"/>
      <w:bookmarkEnd w:id="56"/>
    </w:p>
    <w:p w14:paraId="6C6501B1" w14:textId="77777777" w:rsidR="0022120E" w:rsidRPr="0022120E" w:rsidRDefault="0022120E" w:rsidP="00341FA3">
      <w:pPr>
        <w:pStyle w:val="ListParagraph"/>
        <w:numPr>
          <w:ilvl w:val="0"/>
          <w:numId w:val="5"/>
        </w:numPr>
        <w:spacing w:after="160" w:line="259" w:lineRule="auto"/>
        <w:outlineLvl w:val="1"/>
        <w:rPr>
          <w:rFonts w:asciiTheme="minorHAnsi" w:eastAsiaTheme="minorHAnsi" w:hAnsiTheme="minorHAnsi" w:cstheme="minorHAnsi"/>
          <w:vanish/>
          <w:color w:val="003399"/>
          <w:sz w:val="28"/>
          <w:szCs w:val="22"/>
          <w:lang w:val="en-US" w:eastAsia="en-US"/>
        </w:rPr>
      </w:pPr>
      <w:bookmarkStart w:id="57" w:name="_Toc157003993"/>
      <w:bookmarkStart w:id="58" w:name="_Toc157008158"/>
      <w:bookmarkStart w:id="59" w:name="_Toc157065309"/>
      <w:bookmarkStart w:id="60" w:name="_Toc157095334"/>
      <w:bookmarkStart w:id="61" w:name="_Toc157095786"/>
      <w:bookmarkStart w:id="62" w:name="_Toc157171769"/>
      <w:bookmarkEnd w:id="57"/>
      <w:bookmarkEnd w:id="58"/>
      <w:bookmarkEnd w:id="59"/>
      <w:bookmarkEnd w:id="60"/>
      <w:bookmarkEnd w:id="61"/>
      <w:bookmarkEnd w:id="62"/>
    </w:p>
    <w:p w14:paraId="3FE0FAD7" w14:textId="77777777" w:rsidR="0022120E" w:rsidRPr="0022120E" w:rsidRDefault="0022120E" w:rsidP="00341FA3">
      <w:pPr>
        <w:pStyle w:val="ListParagraph"/>
        <w:numPr>
          <w:ilvl w:val="0"/>
          <w:numId w:val="5"/>
        </w:numPr>
        <w:spacing w:after="160" w:line="259" w:lineRule="auto"/>
        <w:outlineLvl w:val="1"/>
        <w:rPr>
          <w:rFonts w:asciiTheme="minorHAnsi" w:eastAsiaTheme="minorHAnsi" w:hAnsiTheme="minorHAnsi" w:cstheme="minorHAnsi"/>
          <w:vanish/>
          <w:color w:val="003399"/>
          <w:sz w:val="28"/>
          <w:szCs w:val="22"/>
          <w:lang w:val="en-US" w:eastAsia="en-US"/>
        </w:rPr>
      </w:pPr>
      <w:bookmarkStart w:id="63" w:name="_Toc157003994"/>
      <w:bookmarkStart w:id="64" w:name="_Toc157008159"/>
      <w:bookmarkStart w:id="65" w:name="_Toc157065310"/>
      <w:bookmarkStart w:id="66" w:name="_Toc157095335"/>
      <w:bookmarkStart w:id="67" w:name="_Toc157095787"/>
      <w:bookmarkStart w:id="68" w:name="_Toc157171770"/>
      <w:bookmarkEnd w:id="63"/>
      <w:bookmarkEnd w:id="64"/>
      <w:bookmarkEnd w:id="65"/>
      <w:bookmarkEnd w:id="66"/>
      <w:bookmarkEnd w:id="67"/>
      <w:bookmarkEnd w:id="68"/>
    </w:p>
    <w:p w14:paraId="6E21F10E" w14:textId="77777777" w:rsidR="0022120E" w:rsidRPr="0022120E" w:rsidRDefault="0022120E" w:rsidP="00341FA3">
      <w:pPr>
        <w:pStyle w:val="ListParagraph"/>
        <w:numPr>
          <w:ilvl w:val="0"/>
          <w:numId w:val="5"/>
        </w:numPr>
        <w:spacing w:after="160" w:line="259" w:lineRule="auto"/>
        <w:outlineLvl w:val="1"/>
        <w:rPr>
          <w:rFonts w:asciiTheme="minorHAnsi" w:eastAsiaTheme="minorHAnsi" w:hAnsiTheme="minorHAnsi" w:cstheme="minorHAnsi"/>
          <w:vanish/>
          <w:color w:val="003399"/>
          <w:sz w:val="28"/>
          <w:szCs w:val="22"/>
          <w:lang w:val="en-US" w:eastAsia="en-US"/>
        </w:rPr>
      </w:pPr>
      <w:bookmarkStart w:id="69" w:name="_Toc157003995"/>
      <w:bookmarkStart w:id="70" w:name="_Toc157008160"/>
      <w:bookmarkStart w:id="71" w:name="_Toc157065311"/>
      <w:bookmarkStart w:id="72" w:name="_Toc157095336"/>
      <w:bookmarkStart w:id="73" w:name="_Toc157095788"/>
      <w:bookmarkStart w:id="74" w:name="_Toc157171771"/>
      <w:bookmarkEnd w:id="69"/>
      <w:bookmarkEnd w:id="70"/>
      <w:bookmarkEnd w:id="71"/>
      <w:bookmarkEnd w:id="72"/>
      <w:bookmarkEnd w:id="73"/>
      <w:bookmarkEnd w:id="74"/>
    </w:p>
    <w:p w14:paraId="7FBB6638" w14:textId="77777777" w:rsidR="0022120E" w:rsidRPr="0022120E" w:rsidRDefault="0022120E" w:rsidP="00341FA3">
      <w:pPr>
        <w:pStyle w:val="ListParagraph"/>
        <w:numPr>
          <w:ilvl w:val="0"/>
          <w:numId w:val="5"/>
        </w:numPr>
        <w:spacing w:after="160" w:line="259" w:lineRule="auto"/>
        <w:outlineLvl w:val="1"/>
        <w:rPr>
          <w:rFonts w:asciiTheme="minorHAnsi" w:eastAsiaTheme="minorHAnsi" w:hAnsiTheme="minorHAnsi" w:cstheme="minorHAnsi"/>
          <w:vanish/>
          <w:color w:val="003399"/>
          <w:sz w:val="28"/>
          <w:szCs w:val="22"/>
          <w:lang w:val="en-US" w:eastAsia="en-US"/>
        </w:rPr>
      </w:pPr>
      <w:bookmarkStart w:id="75" w:name="_Toc157003996"/>
      <w:bookmarkStart w:id="76" w:name="_Toc157008161"/>
      <w:bookmarkStart w:id="77" w:name="_Toc157065312"/>
      <w:bookmarkStart w:id="78" w:name="_Toc157095337"/>
      <w:bookmarkStart w:id="79" w:name="_Toc157095789"/>
      <w:bookmarkStart w:id="80" w:name="_Toc157171772"/>
      <w:bookmarkEnd w:id="75"/>
      <w:bookmarkEnd w:id="76"/>
      <w:bookmarkEnd w:id="77"/>
      <w:bookmarkEnd w:id="78"/>
      <w:bookmarkEnd w:id="79"/>
      <w:bookmarkEnd w:id="80"/>
    </w:p>
    <w:p w14:paraId="73656724" w14:textId="27298AB7" w:rsidR="00661873" w:rsidRPr="0022120E" w:rsidRDefault="008209C9" w:rsidP="00341FA3">
      <w:pPr>
        <w:pStyle w:val="Heading2"/>
        <w:numPr>
          <w:ilvl w:val="1"/>
          <w:numId w:val="5"/>
        </w:numPr>
        <w:ind w:left="375"/>
        <w:rPr>
          <w:lang w:val="en-US"/>
        </w:rPr>
      </w:pPr>
      <w:bookmarkStart w:id="81" w:name="_Toc157171773"/>
      <w:r w:rsidRPr="0022120E">
        <w:rPr>
          <w:lang w:val="en-US"/>
        </w:rPr>
        <w:t>S</w:t>
      </w:r>
      <w:r w:rsidR="00661873" w:rsidRPr="0022120E">
        <w:rPr>
          <w:lang w:val="en-US"/>
        </w:rPr>
        <w:t>tudy type and Study Design</w:t>
      </w:r>
      <w:bookmarkEnd w:id="81"/>
    </w:p>
    <w:p w14:paraId="2E1E1AB7" w14:textId="4A1A1AA1" w:rsidR="006F009F" w:rsidRDefault="006F009F" w:rsidP="006F009F">
      <w:pPr>
        <w:pStyle w:val="paragraph"/>
        <w:spacing w:before="0" w:beforeAutospacing="0" w:after="0" w:afterAutospacing="0"/>
        <w:jc w:val="both"/>
        <w:textAlignment w:val="baseline"/>
        <w:rPr>
          <w:rStyle w:val="eop"/>
          <w:rFonts w:ascii="Calibri" w:hAnsi="Calibri" w:cs="Calibri"/>
          <w:sz w:val="22"/>
          <w:szCs w:val="22"/>
        </w:rPr>
      </w:pPr>
      <w:r>
        <w:rPr>
          <w:rStyle w:val="normaltextrun"/>
          <w:rFonts w:ascii="Calibri" w:hAnsi="Calibri" w:cs="Calibri"/>
          <w:sz w:val="22"/>
          <w:szCs w:val="22"/>
          <w:lang w:val="en-GB"/>
        </w:rPr>
        <w:t xml:space="preserve">This will be a </w:t>
      </w:r>
      <w:r w:rsidR="00455747" w:rsidRPr="00455747">
        <w:rPr>
          <w:rStyle w:val="normaltextrun"/>
          <w:rFonts w:ascii="Calibri" w:hAnsi="Calibri" w:cs="Calibri"/>
          <w:b/>
          <w:bCs/>
          <w:sz w:val="22"/>
          <w:szCs w:val="22"/>
          <w:lang w:val="en-GB"/>
        </w:rPr>
        <w:t>population-level descriptive epidemiology</w:t>
      </w:r>
      <w:r w:rsidR="00455747">
        <w:rPr>
          <w:rStyle w:val="normaltextrun"/>
          <w:rFonts w:ascii="Calibri" w:hAnsi="Calibri" w:cs="Calibri"/>
          <w:sz w:val="22"/>
          <w:szCs w:val="22"/>
          <w:lang w:val="en-GB"/>
        </w:rPr>
        <w:t xml:space="preserve"> and </w:t>
      </w:r>
      <w:r>
        <w:rPr>
          <w:rStyle w:val="normaltextrun"/>
          <w:rFonts w:ascii="Calibri" w:hAnsi="Calibri" w:cs="Calibri"/>
          <w:b/>
          <w:bCs/>
          <w:sz w:val="22"/>
          <w:szCs w:val="22"/>
          <w:lang w:val="en-GB"/>
        </w:rPr>
        <w:t>patient-level characterisation</w:t>
      </w:r>
      <w:r>
        <w:rPr>
          <w:rStyle w:val="normaltextrun"/>
          <w:rFonts w:ascii="Calibri" w:hAnsi="Calibri" w:cs="Calibri"/>
          <w:sz w:val="22"/>
          <w:szCs w:val="22"/>
          <w:lang w:val="en-GB"/>
        </w:rPr>
        <w:t xml:space="preserve"> study classified as “off-the-shelf” (C1) and as described in the DARWIN EU</w:t>
      </w:r>
      <w:r>
        <w:rPr>
          <w:rStyle w:val="normaltextrun"/>
          <w:rFonts w:ascii="Calibri" w:hAnsi="Calibri" w:cs="Calibri"/>
          <w:sz w:val="22"/>
          <w:szCs w:val="22"/>
          <w:shd w:val="clear" w:color="auto" w:fill="FFFFFF"/>
          <w:lang w:val="en-GB"/>
        </w:rPr>
        <w:t>®</w:t>
      </w:r>
      <w:r>
        <w:rPr>
          <w:rStyle w:val="normaltextrun"/>
          <w:rFonts w:ascii="Calibri" w:hAnsi="Calibri" w:cs="Calibri"/>
          <w:sz w:val="22"/>
          <w:szCs w:val="22"/>
          <w:lang w:val="en-GB"/>
        </w:rPr>
        <w:t xml:space="preserve"> Complete Catalogue of Standard Data Analyses.</w:t>
      </w:r>
      <w:r>
        <w:rPr>
          <w:rStyle w:val="eop"/>
          <w:rFonts w:ascii="Calibri" w:hAnsi="Calibri" w:cs="Calibri"/>
          <w:sz w:val="22"/>
          <w:szCs w:val="22"/>
        </w:rPr>
        <w:t> </w:t>
      </w:r>
      <w:r>
        <w:rPr>
          <w:rStyle w:val="normaltextrun"/>
          <w:rFonts w:ascii="Calibri" w:hAnsi="Calibri" w:cs="Calibri"/>
          <w:sz w:val="22"/>
          <w:szCs w:val="22"/>
          <w:lang w:val="en-GB"/>
        </w:rPr>
        <w:t>A population-based cohort study of all incident cases</w:t>
      </w:r>
      <w:r w:rsidR="00455747">
        <w:rPr>
          <w:rStyle w:val="normaltextrun"/>
          <w:rFonts w:ascii="Calibri" w:hAnsi="Calibri" w:cs="Calibri"/>
          <w:sz w:val="22"/>
          <w:szCs w:val="22"/>
          <w:lang w:val="en-GB"/>
        </w:rPr>
        <w:t xml:space="preserve"> of selected cancers will be</w:t>
      </w:r>
      <w:r>
        <w:rPr>
          <w:rStyle w:val="normaltextrun"/>
          <w:rFonts w:ascii="Calibri" w:hAnsi="Calibri" w:cs="Calibri"/>
          <w:sz w:val="22"/>
          <w:szCs w:val="22"/>
          <w:lang w:val="en-GB"/>
        </w:rPr>
        <w:t xml:space="preserve"> conducted. </w:t>
      </w:r>
      <w:r>
        <w:rPr>
          <w:rStyle w:val="eop"/>
          <w:rFonts w:ascii="Calibri" w:hAnsi="Calibri" w:cs="Calibri"/>
          <w:sz w:val="22"/>
          <w:szCs w:val="22"/>
        </w:rPr>
        <w:t> </w:t>
      </w:r>
    </w:p>
    <w:p w14:paraId="0C0C15D2" w14:textId="77777777" w:rsidR="006F009F" w:rsidRDefault="006F009F" w:rsidP="006F009F">
      <w:pPr>
        <w:pStyle w:val="paragraph"/>
        <w:spacing w:before="0" w:beforeAutospacing="0" w:after="0" w:afterAutospacing="0"/>
        <w:jc w:val="both"/>
        <w:textAlignment w:val="baseline"/>
        <w:rPr>
          <w:rStyle w:val="eop"/>
          <w:rFonts w:ascii="Calibri" w:hAnsi="Calibri" w:cs="Calibri"/>
          <w:sz w:val="22"/>
          <w:szCs w:val="22"/>
        </w:rPr>
      </w:pPr>
    </w:p>
    <w:p w14:paraId="277A1167" w14:textId="17278F43" w:rsidR="001D7F1C" w:rsidRPr="004F78C8" w:rsidRDefault="002F013E" w:rsidP="007F63DA">
      <w:pPr>
        <w:pStyle w:val="BodyText"/>
        <w:kinsoku w:val="0"/>
        <w:overflowPunct w:val="0"/>
        <w:spacing w:after="140" w:line="280" w:lineRule="exact"/>
        <w:ind w:right="381"/>
        <w:jc w:val="both"/>
        <w:rPr>
          <w:rFonts w:cstheme="minorHAnsi"/>
          <w:color w:val="003399"/>
          <w:lang w:val="en-US"/>
        </w:rPr>
      </w:pPr>
      <w:r w:rsidRPr="004F78C8">
        <w:rPr>
          <w:rFonts w:cstheme="minorHAnsi"/>
          <w:b/>
          <w:bCs/>
          <w:color w:val="003399"/>
          <w:lang w:val="en-GB"/>
        </w:rPr>
        <w:t xml:space="preserve">Table </w:t>
      </w:r>
      <w:r w:rsidR="006F009F">
        <w:rPr>
          <w:rFonts w:cstheme="minorHAnsi"/>
          <w:b/>
          <w:bCs/>
          <w:color w:val="003399"/>
          <w:lang w:val="en-GB"/>
        </w:rPr>
        <w:t>2</w:t>
      </w:r>
      <w:r w:rsidRPr="004F78C8">
        <w:rPr>
          <w:rFonts w:cstheme="minorHAnsi"/>
          <w:b/>
          <w:bCs/>
          <w:color w:val="003399"/>
          <w:lang w:val="en-GB"/>
        </w:rPr>
        <w:t>.</w:t>
      </w:r>
      <w:r w:rsidR="00BC5CB8" w:rsidRPr="004F78C8">
        <w:rPr>
          <w:rFonts w:cstheme="minorHAnsi"/>
          <w:color w:val="003399"/>
          <w:lang w:val="en-GB"/>
        </w:rPr>
        <w:t xml:space="preserve"> </w:t>
      </w:r>
      <w:r w:rsidR="003555FB" w:rsidRPr="004F78C8">
        <w:rPr>
          <w:rFonts w:cstheme="minorHAnsi"/>
          <w:color w:val="003399"/>
          <w:lang w:val="en-GB"/>
        </w:rPr>
        <w:t>D</w:t>
      </w:r>
      <w:r w:rsidR="006E0429" w:rsidRPr="004F78C8">
        <w:rPr>
          <w:rFonts w:cstheme="minorHAnsi"/>
          <w:color w:val="003399"/>
          <w:lang w:val="en-US"/>
        </w:rPr>
        <w:t>escription of Potential Study Types and Related Study Designs</w:t>
      </w:r>
    </w:p>
    <w:tbl>
      <w:tblPr>
        <w:tblW w:w="0" w:type="auto"/>
        <w:tblBorders>
          <w:top w:val="single" w:sz="4" w:space="0" w:color="003399"/>
          <w:left w:val="single" w:sz="4" w:space="0" w:color="003399"/>
          <w:bottom w:val="single" w:sz="4" w:space="0" w:color="003399"/>
          <w:right w:val="single" w:sz="4" w:space="0" w:color="003399"/>
          <w:insideH w:val="single" w:sz="4" w:space="0" w:color="003399"/>
          <w:insideV w:val="single" w:sz="4" w:space="0" w:color="003399"/>
        </w:tblBorders>
        <w:tblLook w:val="04A0" w:firstRow="1" w:lastRow="0" w:firstColumn="1" w:lastColumn="0" w:noHBand="0" w:noVBand="1"/>
      </w:tblPr>
      <w:tblGrid>
        <w:gridCol w:w="3209"/>
        <w:gridCol w:w="3209"/>
        <w:gridCol w:w="3210"/>
      </w:tblGrid>
      <w:tr w:rsidR="009B5033" w:rsidRPr="00BC5CB8" w14:paraId="51898F6F" w14:textId="77777777" w:rsidTr="00077157">
        <w:trPr>
          <w:tblHeader/>
        </w:trPr>
        <w:tc>
          <w:tcPr>
            <w:tcW w:w="3209" w:type="dxa"/>
            <w:shd w:val="clear" w:color="auto" w:fill="003399"/>
          </w:tcPr>
          <w:p w14:paraId="4C665D65" w14:textId="62842B9E" w:rsidR="001D7F1C" w:rsidRPr="0020251D" w:rsidRDefault="00BC5CB8" w:rsidP="0020251D">
            <w:pPr>
              <w:pStyle w:val="BodyText"/>
              <w:kinsoku w:val="0"/>
              <w:overflowPunct w:val="0"/>
              <w:spacing w:before="120" w:line="280" w:lineRule="exact"/>
              <w:ind w:right="381"/>
              <w:jc w:val="both"/>
              <w:rPr>
                <w:rFonts w:cstheme="minorHAnsi"/>
                <w:b/>
                <w:bCs/>
                <w:color w:val="FFFFFF" w:themeColor="background1"/>
              </w:rPr>
            </w:pPr>
            <w:r w:rsidRPr="0020251D">
              <w:rPr>
                <w:rFonts w:cstheme="minorHAnsi"/>
                <w:b/>
                <w:bCs/>
                <w:color w:val="FFFFFF" w:themeColor="background1"/>
              </w:rPr>
              <w:t>STUDY TYPE</w:t>
            </w:r>
          </w:p>
        </w:tc>
        <w:tc>
          <w:tcPr>
            <w:tcW w:w="3209" w:type="dxa"/>
            <w:shd w:val="clear" w:color="auto" w:fill="003399"/>
          </w:tcPr>
          <w:p w14:paraId="0E19C277" w14:textId="0B31699D" w:rsidR="001D7F1C" w:rsidRPr="0020251D" w:rsidRDefault="00BC5CB8" w:rsidP="0020251D">
            <w:pPr>
              <w:pStyle w:val="BodyText"/>
              <w:kinsoku w:val="0"/>
              <w:overflowPunct w:val="0"/>
              <w:spacing w:before="120" w:line="280" w:lineRule="exact"/>
              <w:ind w:right="381"/>
              <w:jc w:val="both"/>
              <w:rPr>
                <w:rFonts w:cstheme="minorHAnsi"/>
                <w:b/>
                <w:bCs/>
                <w:color w:val="FFFFFF" w:themeColor="background1"/>
              </w:rPr>
            </w:pPr>
            <w:r w:rsidRPr="0020251D">
              <w:rPr>
                <w:rFonts w:cstheme="minorHAnsi"/>
                <w:b/>
                <w:bCs/>
                <w:color w:val="FFFFFF" w:themeColor="background1"/>
              </w:rPr>
              <w:t>STUDY DESIGN</w:t>
            </w:r>
          </w:p>
        </w:tc>
        <w:tc>
          <w:tcPr>
            <w:tcW w:w="3210" w:type="dxa"/>
            <w:shd w:val="clear" w:color="auto" w:fill="003399"/>
          </w:tcPr>
          <w:p w14:paraId="0D460063" w14:textId="4B808FBC" w:rsidR="001D7F1C" w:rsidRPr="0020251D" w:rsidRDefault="00BC5CB8" w:rsidP="0020251D">
            <w:pPr>
              <w:pStyle w:val="BodyText"/>
              <w:kinsoku w:val="0"/>
              <w:overflowPunct w:val="0"/>
              <w:spacing w:before="120" w:line="280" w:lineRule="exact"/>
              <w:ind w:right="381"/>
              <w:jc w:val="both"/>
              <w:rPr>
                <w:rFonts w:cstheme="minorHAnsi"/>
                <w:b/>
                <w:bCs/>
                <w:color w:val="FFFFFF" w:themeColor="background1"/>
              </w:rPr>
            </w:pPr>
            <w:r w:rsidRPr="0020251D">
              <w:rPr>
                <w:rFonts w:cstheme="minorHAnsi"/>
                <w:b/>
                <w:bCs/>
                <w:color w:val="FFFFFF" w:themeColor="background1"/>
              </w:rPr>
              <w:t>STUDY CLASSIFICATION</w:t>
            </w:r>
          </w:p>
        </w:tc>
      </w:tr>
      <w:tr w:rsidR="00DF3B9E" w:rsidRPr="00BC5CB8" w14:paraId="59BD5EED" w14:textId="77777777" w:rsidTr="002F013E">
        <w:tc>
          <w:tcPr>
            <w:tcW w:w="3209" w:type="dxa"/>
          </w:tcPr>
          <w:p w14:paraId="4CE9982C" w14:textId="082D265A" w:rsidR="00DF3B9E" w:rsidRPr="00BC5CB8" w:rsidRDefault="00DF3B9E" w:rsidP="00DF3B9E">
            <w:pPr>
              <w:pStyle w:val="BodyText"/>
              <w:kinsoku w:val="0"/>
              <w:overflowPunct w:val="0"/>
              <w:spacing w:before="120" w:line="280" w:lineRule="exact"/>
              <w:ind w:right="381"/>
              <w:jc w:val="both"/>
              <w:rPr>
                <w:rFonts w:cstheme="minorHAnsi"/>
              </w:rPr>
            </w:pPr>
            <w:r w:rsidRPr="00BC5CB8">
              <w:rPr>
                <w:rFonts w:cstheme="minorHAnsi"/>
                <w:lang w:val="en-US"/>
              </w:rPr>
              <w:t>Population-level descriptive epidemiology</w:t>
            </w:r>
          </w:p>
        </w:tc>
        <w:tc>
          <w:tcPr>
            <w:tcW w:w="3209" w:type="dxa"/>
          </w:tcPr>
          <w:p w14:paraId="47250571" w14:textId="77777777" w:rsidR="00DF3B9E" w:rsidRPr="00BC5CB8" w:rsidRDefault="00DF3B9E" w:rsidP="00DF3B9E">
            <w:pPr>
              <w:spacing w:before="120" w:after="120"/>
              <w:rPr>
                <w:rFonts w:cstheme="minorHAnsi"/>
                <w:lang w:val="en-US"/>
              </w:rPr>
            </w:pPr>
            <w:r w:rsidRPr="00BC5CB8">
              <w:rPr>
                <w:rFonts w:cstheme="minorHAnsi"/>
              </w:rPr>
              <w:t>Population-level cohort</w:t>
            </w:r>
          </w:p>
          <w:p w14:paraId="387FA2B5" w14:textId="77777777" w:rsidR="00DF3B9E" w:rsidRPr="001B40DE" w:rsidRDefault="00DF3B9E" w:rsidP="00DF3B9E">
            <w:pPr>
              <w:spacing w:before="120" w:after="120"/>
              <w:rPr>
                <w:rFonts w:cstheme="minorHAnsi"/>
                <w:lang w:val="en-US"/>
              </w:rPr>
            </w:pPr>
          </w:p>
        </w:tc>
        <w:tc>
          <w:tcPr>
            <w:tcW w:w="3210" w:type="dxa"/>
          </w:tcPr>
          <w:p w14:paraId="1391C19D" w14:textId="724E9A1A" w:rsidR="00DF3B9E" w:rsidRDefault="00DF3B9E" w:rsidP="00DF3B9E">
            <w:pPr>
              <w:pStyle w:val="BodyText"/>
              <w:kinsoku w:val="0"/>
              <w:overflowPunct w:val="0"/>
              <w:spacing w:before="120" w:line="280" w:lineRule="exact"/>
              <w:ind w:right="381"/>
              <w:jc w:val="both"/>
              <w:rPr>
                <w:rFonts w:cstheme="minorHAnsi"/>
              </w:rPr>
            </w:pPr>
            <w:r>
              <w:rPr>
                <w:rFonts w:cstheme="minorHAnsi"/>
              </w:rPr>
              <w:t>O</w:t>
            </w:r>
            <w:r w:rsidRPr="00BC5CB8">
              <w:rPr>
                <w:rFonts w:cstheme="minorHAnsi"/>
              </w:rPr>
              <w:t>ff the shelf (C1)</w:t>
            </w:r>
          </w:p>
        </w:tc>
      </w:tr>
      <w:tr w:rsidR="003218A2" w:rsidRPr="00BC5CB8" w14:paraId="39CA5FEF" w14:textId="77777777" w:rsidTr="002F013E">
        <w:tc>
          <w:tcPr>
            <w:tcW w:w="3209" w:type="dxa"/>
          </w:tcPr>
          <w:p w14:paraId="0887130E" w14:textId="2FAFC019" w:rsidR="003218A2" w:rsidRPr="00BC5CB8" w:rsidRDefault="003218A2" w:rsidP="003218A2">
            <w:pPr>
              <w:pStyle w:val="BodyText"/>
              <w:kinsoku w:val="0"/>
              <w:overflowPunct w:val="0"/>
              <w:spacing w:before="120" w:line="280" w:lineRule="exact"/>
              <w:ind w:right="381"/>
              <w:jc w:val="both"/>
              <w:rPr>
                <w:rFonts w:cstheme="minorHAnsi"/>
                <w:lang w:val="en-US"/>
              </w:rPr>
            </w:pPr>
            <w:r w:rsidRPr="00BC5CB8">
              <w:rPr>
                <w:rFonts w:cstheme="minorHAnsi"/>
                <w:lang w:val="en-US"/>
              </w:rPr>
              <w:t>Patient-level characterisation</w:t>
            </w:r>
          </w:p>
        </w:tc>
        <w:tc>
          <w:tcPr>
            <w:tcW w:w="3209" w:type="dxa"/>
          </w:tcPr>
          <w:p w14:paraId="40F2AEC4" w14:textId="66316663" w:rsidR="003218A2" w:rsidRPr="00BC5CB8" w:rsidRDefault="003218A2" w:rsidP="003218A2">
            <w:pPr>
              <w:spacing w:before="120" w:after="120"/>
              <w:rPr>
                <w:rFonts w:cstheme="minorHAnsi"/>
              </w:rPr>
            </w:pPr>
            <w:r w:rsidRPr="00BC5CB8">
              <w:rPr>
                <w:rFonts w:cstheme="minorHAnsi"/>
              </w:rPr>
              <w:t>Cohort analysis</w:t>
            </w:r>
          </w:p>
        </w:tc>
        <w:tc>
          <w:tcPr>
            <w:tcW w:w="3210" w:type="dxa"/>
          </w:tcPr>
          <w:p w14:paraId="39277543" w14:textId="5696BDA6" w:rsidR="003218A2" w:rsidRDefault="003218A2" w:rsidP="003218A2">
            <w:pPr>
              <w:pStyle w:val="BodyText"/>
              <w:kinsoku w:val="0"/>
              <w:overflowPunct w:val="0"/>
              <w:spacing w:before="120" w:line="280" w:lineRule="exact"/>
              <w:ind w:right="381"/>
              <w:jc w:val="both"/>
              <w:rPr>
                <w:rFonts w:cstheme="minorHAnsi"/>
              </w:rPr>
            </w:pPr>
            <w:r>
              <w:rPr>
                <w:rFonts w:cstheme="minorHAnsi"/>
              </w:rPr>
              <w:t>O</w:t>
            </w:r>
            <w:r w:rsidRPr="00BC5CB8">
              <w:rPr>
                <w:rFonts w:cstheme="minorHAnsi"/>
              </w:rPr>
              <w:t>ff the shelf (C1)</w:t>
            </w:r>
          </w:p>
        </w:tc>
      </w:tr>
    </w:tbl>
    <w:p w14:paraId="3B6D9871" w14:textId="77777777" w:rsidR="00B36F6E" w:rsidRPr="00E41F05" w:rsidRDefault="00B36F6E" w:rsidP="00E41F05">
      <w:pPr>
        <w:spacing w:before="120" w:after="120" w:line="240" w:lineRule="auto"/>
        <w:jc w:val="both"/>
        <w:rPr>
          <w:rFonts w:eastAsia="Calibri"/>
          <w:lang w:val="en-GB"/>
        </w:rPr>
      </w:pPr>
    </w:p>
    <w:p w14:paraId="5BE4DA75" w14:textId="10920D72" w:rsidR="00661873" w:rsidRPr="00B36F6E" w:rsidRDefault="003F627A" w:rsidP="00341FA3">
      <w:pPr>
        <w:pStyle w:val="Heading2"/>
        <w:numPr>
          <w:ilvl w:val="1"/>
          <w:numId w:val="5"/>
        </w:numPr>
        <w:ind w:left="426" w:hanging="426"/>
        <w:rPr>
          <w:lang w:val="en-US"/>
        </w:rPr>
      </w:pPr>
      <w:r w:rsidRPr="00B36F6E">
        <w:rPr>
          <w:lang w:val="en-US"/>
        </w:rPr>
        <w:lastRenderedPageBreak/>
        <w:t xml:space="preserve"> </w:t>
      </w:r>
      <w:bookmarkStart w:id="82" w:name="_Toc157171774"/>
      <w:r w:rsidR="00661873" w:rsidRPr="00B36F6E">
        <w:rPr>
          <w:lang w:val="en-US"/>
        </w:rPr>
        <w:t>Study Setting</w:t>
      </w:r>
      <w:r w:rsidR="00384D18" w:rsidRPr="00B36F6E">
        <w:rPr>
          <w:lang w:val="en-US"/>
        </w:rPr>
        <w:t xml:space="preserve"> and Data Sources</w:t>
      </w:r>
      <w:bookmarkEnd w:id="82"/>
    </w:p>
    <w:p w14:paraId="1FBD141E" w14:textId="48676DAA" w:rsidR="000528E3" w:rsidRPr="007D2A46" w:rsidRDefault="001B3766" w:rsidP="007D2A46">
      <w:pPr>
        <w:pStyle w:val="paragraph"/>
        <w:spacing w:before="0" w:beforeAutospacing="0" w:after="0" w:afterAutospacing="0"/>
        <w:textAlignment w:val="baseline"/>
        <w:rPr>
          <w:rStyle w:val="normaltextrun"/>
          <w:rFonts w:asciiTheme="minorHAnsi" w:hAnsiTheme="minorHAnsi" w:cstheme="minorHAnsi"/>
          <w:sz w:val="22"/>
          <w:szCs w:val="22"/>
          <w:lang w:val="en-GB"/>
        </w:rPr>
      </w:pPr>
      <w:r w:rsidRPr="001B3766">
        <w:rPr>
          <w:rStyle w:val="normaltextrun"/>
          <w:rFonts w:asciiTheme="minorHAnsi" w:hAnsiTheme="minorHAnsi" w:cstheme="minorHAnsi"/>
          <w:sz w:val="22"/>
          <w:szCs w:val="22"/>
          <w:lang w:val="en-GB"/>
        </w:rPr>
        <w:t>This study will be conducted using routinely collected health data from 6 databases in 6 European countries. All databases were previously mapped to the OMOP CDM.</w:t>
      </w:r>
    </w:p>
    <w:p w14:paraId="348B7A37" w14:textId="77777777" w:rsidR="00971420" w:rsidRDefault="00971420" w:rsidP="00971420">
      <w:pPr>
        <w:spacing w:before="120" w:after="120" w:line="240" w:lineRule="auto"/>
        <w:jc w:val="both"/>
        <w:rPr>
          <w:rFonts w:eastAsia="Calibri"/>
          <w:u w:val="single"/>
          <w:lang w:val="en-US"/>
        </w:rPr>
      </w:pPr>
      <w:r w:rsidRPr="5C629B06">
        <w:rPr>
          <w:rFonts w:eastAsia="Calibri"/>
          <w:u w:val="single"/>
          <w:lang w:val="en-US"/>
        </w:rPr>
        <w:t>Data sources </w:t>
      </w:r>
    </w:p>
    <w:p w14:paraId="65DC507E" w14:textId="77777777" w:rsidR="00971420" w:rsidRPr="00B76B9B" w:rsidRDefault="00971420" w:rsidP="00341FA3">
      <w:pPr>
        <w:pStyle w:val="ListParagraph"/>
        <w:numPr>
          <w:ilvl w:val="0"/>
          <w:numId w:val="7"/>
        </w:numPr>
        <w:spacing w:before="120" w:after="120"/>
        <w:jc w:val="both"/>
        <w:rPr>
          <w:rStyle w:val="normaltextrun"/>
        </w:rPr>
      </w:pPr>
      <w:r w:rsidRPr="00B76B9B">
        <w:rPr>
          <w:rStyle w:val="normaltextrun"/>
          <w:rFonts w:ascii="Calibri" w:hAnsi="Calibri" w:cs="Calibri"/>
          <w:sz w:val="22"/>
          <w:szCs w:val="22"/>
        </w:rPr>
        <w:t>Clinical Practice Research Datalink (CPRD) GOLD, United Kingdom</w:t>
      </w:r>
    </w:p>
    <w:p w14:paraId="5008DAAC" w14:textId="77777777" w:rsidR="00971420" w:rsidRPr="003A5AE8" w:rsidRDefault="00971420" w:rsidP="00341FA3">
      <w:pPr>
        <w:pStyle w:val="ListParagraph"/>
        <w:numPr>
          <w:ilvl w:val="0"/>
          <w:numId w:val="7"/>
        </w:numPr>
        <w:spacing w:before="120" w:after="120"/>
        <w:jc w:val="both"/>
        <w:rPr>
          <w:rStyle w:val="eop"/>
          <w:rFonts w:asciiTheme="minorHAnsi" w:eastAsia="Times New Roman" w:hAnsiTheme="minorHAnsi" w:cstheme="minorBidi"/>
          <w:color w:val="202124"/>
          <w:sz w:val="22"/>
          <w:szCs w:val="22"/>
          <w:lang w:val="en-US"/>
        </w:rPr>
      </w:pPr>
      <w:r w:rsidRPr="003A5AE8">
        <w:rPr>
          <w:rStyle w:val="normaltextrun"/>
          <w:rFonts w:ascii="Calibri" w:hAnsi="Calibri" w:cs="Calibri"/>
          <w:sz w:val="22"/>
          <w:szCs w:val="22"/>
        </w:rPr>
        <w:t>IQVIA Disease Analyzer Germany (IQVIA DA Germany), Germany</w:t>
      </w:r>
      <w:r w:rsidRPr="003A5AE8">
        <w:rPr>
          <w:rStyle w:val="eop"/>
          <w:rFonts w:ascii="Calibri" w:hAnsi="Calibri" w:cs="Calibri"/>
          <w:sz w:val="22"/>
          <w:szCs w:val="22"/>
        </w:rPr>
        <w:t> </w:t>
      </w:r>
    </w:p>
    <w:p w14:paraId="7EB9DDB6" w14:textId="77777777" w:rsidR="00971420" w:rsidRPr="00006A46" w:rsidRDefault="00971420" w:rsidP="00341FA3">
      <w:pPr>
        <w:pStyle w:val="ListParagraph"/>
        <w:numPr>
          <w:ilvl w:val="0"/>
          <w:numId w:val="7"/>
        </w:numPr>
        <w:spacing w:before="120" w:after="120"/>
        <w:jc w:val="both"/>
        <w:rPr>
          <w:rStyle w:val="eop"/>
          <w:rFonts w:ascii="Calibri" w:hAnsi="Calibri" w:cs="Calibri"/>
          <w:sz w:val="22"/>
          <w:szCs w:val="22"/>
        </w:rPr>
      </w:pPr>
      <w:r w:rsidRPr="003A5AE8">
        <w:rPr>
          <w:rStyle w:val="eop"/>
          <w:rFonts w:ascii="Calibri" w:hAnsi="Calibri" w:cs="Calibri"/>
          <w:sz w:val="22"/>
          <w:szCs w:val="22"/>
        </w:rPr>
        <w:t xml:space="preserve">IQVIA </w:t>
      </w:r>
      <w:r w:rsidRPr="00B76B9B">
        <w:rPr>
          <w:rStyle w:val="eop"/>
          <w:rFonts w:ascii="Calibri" w:hAnsi="Calibri" w:cs="Calibri"/>
          <w:sz w:val="22"/>
          <w:szCs w:val="22"/>
        </w:rPr>
        <w:t xml:space="preserve">Longitudinal Patient Database </w:t>
      </w:r>
      <w:r w:rsidRPr="003A5AE8">
        <w:rPr>
          <w:rStyle w:val="eop"/>
          <w:rFonts w:ascii="Calibri" w:hAnsi="Calibri" w:cs="Calibri"/>
          <w:sz w:val="22"/>
          <w:szCs w:val="22"/>
        </w:rPr>
        <w:t>Belgium</w:t>
      </w:r>
      <w:r>
        <w:rPr>
          <w:rStyle w:val="eop"/>
          <w:rFonts w:ascii="Calibri" w:hAnsi="Calibri" w:cs="Calibri"/>
          <w:sz w:val="22"/>
          <w:szCs w:val="22"/>
        </w:rPr>
        <w:t xml:space="preserve"> (IQVIA LPD Belgium)</w:t>
      </w:r>
      <w:r w:rsidRPr="003A5AE8">
        <w:rPr>
          <w:rStyle w:val="eop"/>
          <w:rFonts w:ascii="Calibri" w:hAnsi="Calibri" w:cs="Calibri"/>
          <w:sz w:val="22"/>
          <w:szCs w:val="22"/>
        </w:rPr>
        <w:t>, Belgium</w:t>
      </w:r>
    </w:p>
    <w:p w14:paraId="3B7B782B" w14:textId="77777777" w:rsidR="00971420" w:rsidRPr="00006A46" w:rsidRDefault="00971420" w:rsidP="00341FA3">
      <w:pPr>
        <w:pStyle w:val="ListParagraph"/>
        <w:numPr>
          <w:ilvl w:val="0"/>
          <w:numId w:val="7"/>
        </w:numPr>
        <w:spacing w:before="120" w:after="120"/>
        <w:jc w:val="both"/>
        <w:rPr>
          <w:rStyle w:val="eop"/>
        </w:rPr>
      </w:pPr>
      <w:r w:rsidRPr="00006A46">
        <w:rPr>
          <w:rStyle w:val="eop"/>
          <w:rFonts w:ascii="Calibri" w:hAnsi="Calibri" w:cs="Calibri"/>
          <w:sz w:val="22"/>
          <w:szCs w:val="22"/>
        </w:rPr>
        <w:t>Integrated Primary Care Information Project (IPCI), The Netherlands</w:t>
      </w:r>
    </w:p>
    <w:p w14:paraId="0ABDD693" w14:textId="77777777" w:rsidR="00971420" w:rsidRPr="00006A46" w:rsidRDefault="00971420" w:rsidP="00341FA3">
      <w:pPr>
        <w:pStyle w:val="ListParagraph"/>
        <w:numPr>
          <w:ilvl w:val="0"/>
          <w:numId w:val="7"/>
        </w:numPr>
        <w:spacing w:before="120" w:after="120"/>
        <w:jc w:val="both"/>
        <w:rPr>
          <w:rStyle w:val="eop"/>
          <w:rFonts w:ascii="Calibri" w:hAnsi="Calibri" w:cs="Calibri"/>
          <w:sz w:val="22"/>
          <w:szCs w:val="22"/>
        </w:rPr>
      </w:pPr>
      <w:r w:rsidRPr="00006A46">
        <w:rPr>
          <w:rStyle w:val="eop"/>
        </w:rPr>
        <w:t>Estonian Biobank</w:t>
      </w:r>
      <w:r>
        <w:rPr>
          <w:rStyle w:val="eop"/>
        </w:rPr>
        <w:t xml:space="preserve"> (EBB)</w:t>
      </w:r>
      <w:r w:rsidRPr="00006A46">
        <w:rPr>
          <w:rStyle w:val="eop"/>
        </w:rPr>
        <w:t>, Estonia</w:t>
      </w:r>
      <w:r w:rsidRPr="001B7A6B">
        <w:rPr>
          <w:rStyle w:val="eop"/>
          <w:rFonts w:ascii="Calibri" w:hAnsi="Calibri" w:cs="Calibri"/>
          <w:sz w:val="22"/>
          <w:szCs w:val="22"/>
        </w:rPr>
        <w:t> </w:t>
      </w:r>
    </w:p>
    <w:p w14:paraId="2FDD8DC9" w14:textId="77777777" w:rsidR="00971420" w:rsidRPr="00BE3477" w:rsidRDefault="00971420" w:rsidP="00341FA3">
      <w:pPr>
        <w:pStyle w:val="ListParagraph"/>
        <w:numPr>
          <w:ilvl w:val="0"/>
          <w:numId w:val="7"/>
        </w:numPr>
        <w:spacing w:before="120" w:after="120"/>
        <w:jc w:val="both"/>
        <w:rPr>
          <w:rFonts w:asciiTheme="minorHAnsi" w:eastAsia="Times New Roman" w:hAnsiTheme="minorHAnsi" w:cstheme="minorBidi"/>
          <w:color w:val="202124"/>
          <w:sz w:val="22"/>
          <w:szCs w:val="22"/>
          <w:lang w:val="es-ES"/>
        </w:rPr>
      </w:pPr>
      <w:r w:rsidRPr="001B7A6B">
        <w:rPr>
          <w:rStyle w:val="normaltextrun"/>
          <w:rFonts w:ascii="Calibri" w:hAnsi="Calibri" w:cs="Calibri"/>
          <w:sz w:val="22"/>
          <w:szCs w:val="22"/>
          <w:lang w:val="es-ES_tradnl"/>
        </w:rPr>
        <w:t>Sistema d’Informació per al Desenvolupament de la Investigació en Atenció Primària (SIDIAP), Spain</w:t>
      </w:r>
      <w:r w:rsidRPr="001B7A6B">
        <w:rPr>
          <w:rStyle w:val="eop"/>
          <w:rFonts w:ascii="Calibri" w:hAnsi="Calibri" w:cs="Calibri"/>
          <w:sz w:val="22"/>
          <w:szCs w:val="22"/>
          <w:lang w:val="es-ES"/>
        </w:rPr>
        <w:t> </w:t>
      </w:r>
    </w:p>
    <w:p w14:paraId="0D74D0DC" w14:textId="08B52691" w:rsidR="00971420" w:rsidRPr="00291795" w:rsidRDefault="00B45628" w:rsidP="00291795">
      <w:pPr>
        <w:rPr>
          <w:rFonts w:eastAsiaTheme="minorEastAsia"/>
          <w:color w:val="000000" w:themeColor="text1"/>
          <w:lang w:val="en-GB"/>
        </w:rPr>
      </w:pPr>
      <w:r w:rsidRPr="00B45628">
        <w:rPr>
          <w:rStyle w:val="normaltextrun"/>
          <w:rFonts w:eastAsia="Times New Roman" w:cstheme="minorHAnsi"/>
          <w:lang w:val="en-GB"/>
        </w:rPr>
        <w:t xml:space="preserve">These databases fulfil the criteria required for a population- and patient-level characterisation study allowing for large-scale characterisation, while covering different regions of Europe. </w:t>
      </w:r>
      <w:r w:rsidR="00A50690" w:rsidRPr="00A50690">
        <w:rPr>
          <w:rFonts w:eastAsia="Calibri"/>
          <w:lang w:val="en-US"/>
        </w:rPr>
        <w:t xml:space="preserve">Detailed information on the selected data sources are described in </w:t>
      </w:r>
      <w:r w:rsidR="00A50690" w:rsidRPr="00A50690">
        <w:rPr>
          <w:rFonts w:eastAsia="Calibri"/>
          <w:b/>
          <w:bCs/>
          <w:color w:val="003399"/>
          <w:lang w:val="en-US"/>
        </w:rPr>
        <w:t>Table 3</w:t>
      </w:r>
      <w:r w:rsidR="00A50690" w:rsidRPr="00A50690">
        <w:rPr>
          <w:rFonts w:eastAsia="Calibri"/>
          <w:lang w:val="en-US"/>
        </w:rPr>
        <w:t>.</w:t>
      </w:r>
    </w:p>
    <w:p w14:paraId="318322BD" w14:textId="77777777" w:rsidR="00EA32A9" w:rsidRPr="000055EC" w:rsidRDefault="00EA32A9" w:rsidP="00EA32A9">
      <w:pPr>
        <w:spacing w:before="120" w:after="120" w:line="240" w:lineRule="auto"/>
        <w:rPr>
          <w:rFonts w:eastAsia="Calibri"/>
          <w:lang w:val="en-GB"/>
        </w:rPr>
      </w:pPr>
      <w:r w:rsidRPr="000055EC">
        <w:rPr>
          <w:rStyle w:val="normaltextrun"/>
          <w:rFonts w:ascii="Calibri" w:hAnsi="Calibri" w:cs="Calibri"/>
          <w:color w:val="000000"/>
          <w:shd w:val="clear" w:color="auto" w:fill="FFFFFF"/>
          <w:lang w:val="en-GB"/>
        </w:rPr>
        <w:t>When it comes to assessing the reliability of data sources, the data partners are asked to describe their internal data quality process on the source data as part of the DARWIN EU onboarding procedure. To further ensure data quality, we utilize the Achilles tool, which systematically characterizes the data and presents it in a dashboard format that is inspected. The generated data characteristics such as age distribution, condition prevalence per year, data density, measurement value distribution can be compared against expectations for the data. Additionally, the data quality dashboard (DQD) provides more objective checks on plausibility consistently across the data sources. In terms of relevance, a more general purpose diagnostic tool, CohortDiagnostics, was developed. This package evaluates phenotype algorithms for OMOP CDM datasets, offering a standard set of analytics for understanding patient capture including data generation. It provides additional insights into cohort characteristics, record counts and index event misclassification. Furthermore, timeliness is guarded by extracting the release dates for each dataset in the network and monitoring when data are out-of-date with the expected refresh cycle (typically quarterly or half-yearly). In addition, it is important to have clear understanding of the time period covered by each released database, as this can vary across different domains. To facilitate this, the CdmOnboarding (and Achilles) packages contain a ‘data density’ plot. This plot displays the number of records per OMOP domain on a monthly basis. This allows to get insights when data collection started, when new sources of data were added and when until when data was included. </w:t>
      </w:r>
      <w:r w:rsidRPr="000055EC">
        <w:rPr>
          <w:rStyle w:val="eop"/>
          <w:rFonts w:ascii="Calibri" w:hAnsi="Calibri" w:cs="Calibri"/>
          <w:color w:val="000000"/>
          <w:shd w:val="clear" w:color="auto" w:fill="FFFFFF"/>
          <w:lang w:val="en-GB"/>
        </w:rPr>
        <w:t> </w:t>
      </w:r>
    </w:p>
    <w:p w14:paraId="0D54AF1B" w14:textId="77777777" w:rsidR="00C35E09" w:rsidRDefault="00C35E09" w:rsidP="00495D09">
      <w:pPr>
        <w:spacing w:before="120" w:after="120" w:line="240" w:lineRule="auto"/>
        <w:jc w:val="both"/>
        <w:rPr>
          <w:rFonts w:eastAsia="Calibri" w:cstheme="minorHAnsi"/>
          <w:b/>
          <w:bCs/>
          <w:color w:val="003399"/>
          <w:lang w:val="en-GB"/>
        </w:rPr>
      </w:pPr>
    </w:p>
    <w:p w14:paraId="3FC625E1" w14:textId="77777777" w:rsidR="007705D9" w:rsidRDefault="007705D9">
      <w:pPr>
        <w:rPr>
          <w:rFonts w:eastAsia="Calibri" w:cstheme="minorHAnsi"/>
          <w:b/>
          <w:bCs/>
          <w:color w:val="003399"/>
          <w:lang w:val="en-GB"/>
        </w:rPr>
      </w:pPr>
      <w:r>
        <w:rPr>
          <w:rFonts w:eastAsia="Calibri" w:cstheme="minorHAnsi"/>
          <w:b/>
          <w:bCs/>
          <w:color w:val="003399"/>
          <w:lang w:val="en-GB"/>
        </w:rPr>
        <w:br w:type="page"/>
      </w:r>
    </w:p>
    <w:p w14:paraId="09999D82" w14:textId="58CCB199" w:rsidR="00495D09" w:rsidRPr="004F78C8" w:rsidRDefault="003555FB" w:rsidP="00495D09">
      <w:pPr>
        <w:spacing w:before="120" w:after="120" w:line="240" w:lineRule="auto"/>
        <w:jc w:val="both"/>
        <w:rPr>
          <w:rFonts w:eastAsia="Calibri" w:cstheme="minorHAnsi"/>
          <w:color w:val="003399"/>
          <w:lang w:val="en-GB"/>
        </w:rPr>
      </w:pPr>
      <w:r w:rsidRPr="00C80FA4">
        <w:rPr>
          <w:rFonts w:eastAsia="Calibri" w:cstheme="minorHAnsi"/>
          <w:b/>
          <w:bCs/>
          <w:color w:val="003399"/>
          <w:lang w:val="en-GB"/>
        </w:rPr>
        <w:lastRenderedPageBreak/>
        <w:t xml:space="preserve">Table </w:t>
      </w:r>
      <w:r w:rsidR="00A50690" w:rsidRPr="00C80FA4">
        <w:rPr>
          <w:rFonts w:eastAsia="Calibri" w:cstheme="minorHAnsi"/>
          <w:b/>
          <w:bCs/>
          <w:color w:val="003399"/>
          <w:lang w:val="en-GB"/>
        </w:rPr>
        <w:t>3</w:t>
      </w:r>
      <w:r w:rsidRPr="00C80FA4">
        <w:rPr>
          <w:rFonts w:eastAsia="Calibri" w:cstheme="minorHAnsi"/>
          <w:b/>
          <w:bCs/>
          <w:color w:val="003399"/>
          <w:lang w:val="en-GB"/>
        </w:rPr>
        <w:t>.</w:t>
      </w:r>
      <w:r w:rsidRPr="00C80FA4">
        <w:rPr>
          <w:rFonts w:eastAsia="Calibri" w:cstheme="minorHAnsi"/>
          <w:color w:val="003399"/>
          <w:lang w:val="en-GB"/>
        </w:rPr>
        <w:t xml:space="preserve"> </w:t>
      </w:r>
      <w:r w:rsidR="00495D09" w:rsidRPr="00C80FA4">
        <w:rPr>
          <w:rFonts w:eastAsia="Calibri" w:cstheme="minorHAnsi"/>
          <w:color w:val="003399"/>
          <w:lang w:val="en-GB"/>
        </w:rPr>
        <w:t xml:space="preserve"> </w:t>
      </w:r>
      <w:r w:rsidRPr="006417B4">
        <w:rPr>
          <w:rFonts w:eastAsia="Calibri" w:cstheme="minorHAnsi"/>
          <w:color w:val="003399"/>
          <w:lang w:val="en-GB"/>
        </w:rPr>
        <w:t xml:space="preserve">Description of </w:t>
      </w:r>
      <w:r w:rsidR="00495D09" w:rsidRPr="006417B4">
        <w:rPr>
          <w:rFonts w:eastAsia="Calibri" w:cstheme="minorHAnsi"/>
          <w:color w:val="003399"/>
          <w:lang w:val="en-GB"/>
        </w:rPr>
        <w:t>the selected Data Sources</w:t>
      </w:r>
      <w:r w:rsidR="004A7171" w:rsidRPr="006417B4">
        <w:rPr>
          <w:rFonts w:eastAsia="Calibri" w:cstheme="minorHAnsi"/>
          <w:color w:val="003399"/>
          <w:lang w:val="en-GB"/>
        </w:rPr>
        <w:t>.</w:t>
      </w:r>
    </w:p>
    <w:tbl>
      <w:tblPr>
        <w:tblW w:w="10273" w:type="dxa"/>
        <w:tblBorders>
          <w:top w:val="single" w:sz="4" w:space="0" w:color="003399"/>
          <w:left w:val="single" w:sz="4" w:space="0" w:color="003399"/>
          <w:bottom w:val="single" w:sz="4" w:space="0" w:color="003399"/>
          <w:right w:val="single" w:sz="4" w:space="0" w:color="003399"/>
          <w:insideH w:val="single" w:sz="4" w:space="0" w:color="003399"/>
          <w:insideV w:val="single" w:sz="4" w:space="0" w:color="003399"/>
        </w:tblBorders>
        <w:tblLayout w:type="fixed"/>
        <w:tblLook w:val="04A0" w:firstRow="1" w:lastRow="0" w:firstColumn="1" w:lastColumn="0" w:noHBand="0" w:noVBand="1"/>
      </w:tblPr>
      <w:tblGrid>
        <w:gridCol w:w="1062"/>
        <w:gridCol w:w="1485"/>
        <w:gridCol w:w="2977"/>
        <w:gridCol w:w="1276"/>
        <w:gridCol w:w="992"/>
        <w:gridCol w:w="1134"/>
        <w:gridCol w:w="1347"/>
      </w:tblGrid>
      <w:tr w:rsidR="000D544A" w:rsidRPr="002032A8" w14:paraId="4E941640" w14:textId="5D7BA181" w:rsidTr="006E2B73">
        <w:trPr>
          <w:tblHeader/>
        </w:trPr>
        <w:tc>
          <w:tcPr>
            <w:tcW w:w="1062" w:type="dxa"/>
            <w:shd w:val="clear" w:color="auto" w:fill="003399"/>
          </w:tcPr>
          <w:p w14:paraId="653C3E72" w14:textId="77777777" w:rsidR="0029708B" w:rsidRPr="0068748E" w:rsidRDefault="0029708B">
            <w:pPr>
              <w:pStyle w:val="BodyText"/>
              <w:widowControl w:val="0"/>
              <w:kinsoku w:val="0"/>
              <w:overflowPunct w:val="0"/>
              <w:autoSpaceDE w:val="0"/>
              <w:autoSpaceDN w:val="0"/>
              <w:adjustRightInd w:val="0"/>
              <w:spacing w:after="140" w:line="280" w:lineRule="exact"/>
              <w:ind w:right="261"/>
              <w:rPr>
                <w:rFonts w:cstheme="minorHAnsi"/>
                <w:sz w:val="18"/>
                <w:szCs w:val="18"/>
              </w:rPr>
            </w:pPr>
            <w:r w:rsidRPr="0068748E">
              <w:rPr>
                <w:rFonts w:cstheme="minorHAnsi"/>
                <w:sz w:val="18"/>
                <w:szCs w:val="18"/>
              </w:rPr>
              <w:t>Country</w:t>
            </w:r>
          </w:p>
        </w:tc>
        <w:tc>
          <w:tcPr>
            <w:tcW w:w="1485" w:type="dxa"/>
            <w:shd w:val="clear" w:color="auto" w:fill="003399"/>
          </w:tcPr>
          <w:p w14:paraId="53347A6C" w14:textId="77777777" w:rsidR="0029708B" w:rsidRPr="0068748E" w:rsidRDefault="0029708B">
            <w:pPr>
              <w:pStyle w:val="BodyText"/>
              <w:widowControl w:val="0"/>
              <w:kinsoku w:val="0"/>
              <w:overflowPunct w:val="0"/>
              <w:autoSpaceDE w:val="0"/>
              <w:autoSpaceDN w:val="0"/>
              <w:adjustRightInd w:val="0"/>
              <w:spacing w:after="140" w:line="280" w:lineRule="exact"/>
              <w:ind w:right="261"/>
              <w:rPr>
                <w:rFonts w:cstheme="minorHAnsi"/>
                <w:sz w:val="18"/>
                <w:szCs w:val="18"/>
              </w:rPr>
            </w:pPr>
            <w:r w:rsidRPr="0068748E">
              <w:rPr>
                <w:rFonts w:cstheme="minorHAnsi"/>
                <w:sz w:val="18"/>
                <w:szCs w:val="18"/>
              </w:rPr>
              <w:t>Name of Database</w:t>
            </w:r>
          </w:p>
        </w:tc>
        <w:tc>
          <w:tcPr>
            <w:tcW w:w="2977" w:type="dxa"/>
            <w:shd w:val="clear" w:color="auto" w:fill="003399"/>
          </w:tcPr>
          <w:p w14:paraId="2461DA8F" w14:textId="569D503B" w:rsidR="0029708B" w:rsidRPr="0068748E" w:rsidRDefault="0029708B">
            <w:pPr>
              <w:pStyle w:val="BodyText"/>
              <w:widowControl w:val="0"/>
              <w:kinsoku w:val="0"/>
              <w:overflowPunct w:val="0"/>
              <w:autoSpaceDE w:val="0"/>
              <w:autoSpaceDN w:val="0"/>
              <w:adjustRightInd w:val="0"/>
              <w:spacing w:after="140" w:line="280" w:lineRule="exact"/>
              <w:ind w:right="261"/>
              <w:rPr>
                <w:rFonts w:cstheme="minorHAnsi"/>
                <w:sz w:val="18"/>
                <w:szCs w:val="18"/>
                <w:lang w:val="en-US"/>
              </w:rPr>
            </w:pPr>
            <w:r w:rsidRPr="0068748E">
              <w:rPr>
                <w:rFonts w:cstheme="minorHAnsi"/>
                <w:sz w:val="18"/>
                <w:szCs w:val="18"/>
                <w:lang w:val="en-US"/>
              </w:rPr>
              <w:t>Justification for Inclusion</w:t>
            </w:r>
          </w:p>
        </w:tc>
        <w:tc>
          <w:tcPr>
            <w:tcW w:w="1276" w:type="dxa"/>
            <w:shd w:val="clear" w:color="auto" w:fill="003399"/>
          </w:tcPr>
          <w:p w14:paraId="1F49675D" w14:textId="509D949C" w:rsidR="0029708B" w:rsidRPr="0068748E" w:rsidRDefault="0029708B">
            <w:pPr>
              <w:pStyle w:val="BodyText"/>
              <w:widowControl w:val="0"/>
              <w:kinsoku w:val="0"/>
              <w:overflowPunct w:val="0"/>
              <w:autoSpaceDE w:val="0"/>
              <w:autoSpaceDN w:val="0"/>
              <w:adjustRightInd w:val="0"/>
              <w:spacing w:after="140" w:line="280" w:lineRule="exact"/>
              <w:ind w:right="261"/>
              <w:rPr>
                <w:rFonts w:cstheme="minorHAnsi"/>
                <w:sz w:val="18"/>
                <w:szCs w:val="18"/>
                <w:lang w:val="en-US"/>
              </w:rPr>
            </w:pPr>
            <w:r w:rsidRPr="0068748E">
              <w:rPr>
                <w:rFonts w:cstheme="minorHAnsi"/>
                <w:sz w:val="18"/>
                <w:szCs w:val="18"/>
                <w:lang w:val="en-US"/>
              </w:rPr>
              <w:t xml:space="preserve">Health Care setting </w:t>
            </w:r>
          </w:p>
        </w:tc>
        <w:tc>
          <w:tcPr>
            <w:tcW w:w="992" w:type="dxa"/>
            <w:shd w:val="clear" w:color="auto" w:fill="003399"/>
          </w:tcPr>
          <w:p w14:paraId="5E0F245D" w14:textId="5CBC5576" w:rsidR="0029708B" w:rsidRPr="0068748E" w:rsidRDefault="0029708B">
            <w:pPr>
              <w:pStyle w:val="BodyText"/>
              <w:widowControl w:val="0"/>
              <w:kinsoku w:val="0"/>
              <w:overflowPunct w:val="0"/>
              <w:autoSpaceDE w:val="0"/>
              <w:autoSpaceDN w:val="0"/>
              <w:adjustRightInd w:val="0"/>
              <w:spacing w:after="140" w:line="280" w:lineRule="exact"/>
              <w:ind w:right="261"/>
              <w:rPr>
                <w:rFonts w:cstheme="minorHAnsi"/>
                <w:sz w:val="18"/>
                <w:szCs w:val="18"/>
                <w:lang w:val="en-US"/>
              </w:rPr>
            </w:pPr>
            <w:r w:rsidRPr="0068748E">
              <w:rPr>
                <w:rFonts w:cstheme="minorHAnsi"/>
                <w:sz w:val="18"/>
                <w:szCs w:val="18"/>
                <w:lang w:val="en-US"/>
              </w:rPr>
              <w:t xml:space="preserve">Type of Data </w:t>
            </w:r>
          </w:p>
        </w:tc>
        <w:tc>
          <w:tcPr>
            <w:tcW w:w="1134" w:type="dxa"/>
            <w:shd w:val="clear" w:color="auto" w:fill="003399"/>
          </w:tcPr>
          <w:p w14:paraId="05F2EBDD" w14:textId="77777777" w:rsidR="0029708B" w:rsidRPr="0068748E" w:rsidRDefault="0029708B">
            <w:pPr>
              <w:pStyle w:val="BodyText"/>
              <w:widowControl w:val="0"/>
              <w:kinsoku w:val="0"/>
              <w:overflowPunct w:val="0"/>
              <w:autoSpaceDE w:val="0"/>
              <w:autoSpaceDN w:val="0"/>
              <w:adjustRightInd w:val="0"/>
              <w:spacing w:after="140" w:line="280" w:lineRule="exact"/>
              <w:ind w:right="261"/>
              <w:rPr>
                <w:rFonts w:cstheme="minorHAnsi"/>
                <w:sz w:val="18"/>
                <w:szCs w:val="18"/>
              </w:rPr>
            </w:pPr>
            <w:r w:rsidRPr="0068748E">
              <w:rPr>
                <w:rFonts w:cstheme="minorHAnsi"/>
                <w:sz w:val="18"/>
                <w:szCs w:val="18"/>
              </w:rPr>
              <w:t xml:space="preserve">Number of active subjects </w:t>
            </w:r>
          </w:p>
        </w:tc>
        <w:tc>
          <w:tcPr>
            <w:tcW w:w="1347" w:type="dxa"/>
            <w:shd w:val="clear" w:color="auto" w:fill="003399"/>
          </w:tcPr>
          <w:p w14:paraId="6AEFBB23" w14:textId="4886E375" w:rsidR="0029708B" w:rsidRPr="0068748E" w:rsidRDefault="0029708B">
            <w:pPr>
              <w:pStyle w:val="BodyText"/>
              <w:widowControl w:val="0"/>
              <w:kinsoku w:val="0"/>
              <w:overflowPunct w:val="0"/>
              <w:autoSpaceDE w:val="0"/>
              <w:autoSpaceDN w:val="0"/>
              <w:adjustRightInd w:val="0"/>
              <w:spacing w:after="140" w:line="280" w:lineRule="exact"/>
              <w:ind w:right="261"/>
              <w:rPr>
                <w:rFonts w:cstheme="minorHAnsi"/>
                <w:sz w:val="18"/>
                <w:szCs w:val="18"/>
                <w:lang w:val="en-US"/>
              </w:rPr>
            </w:pPr>
            <w:r w:rsidRPr="0068748E">
              <w:rPr>
                <w:rFonts w:cstheme="minorHAnsi"/>
                <w:sz w:val="18"/>
                <w:szCs w:val="18"/>
                <w:lang w:val="en-US"/>
              </w:rPr>
              <w:t>Data lock for the last update</w:t>
            </w:r>
          </w:p>
        </w:tc>
      </w:tr>
      <w:tr w:rsidR="00412301" w:rsidRPr="00A40D36" w14:paraId="2490165D" w14:textId="77777777" w:rsidTr="008F4BC2">
        <w:trPr>
          <w:trHeight w:val="458"/>
        </w:trPr>
        <w:tc>
          <w:tcPr>
            <w:tcW w:w="1062" w:type="dxa"/>
          </w:tcPr>
          <w:p w14:paraId="33E2BF99" w14:textId="6A017A3B" w:rsidR="00412301" w:rsidRPr="00F53E3A" w:rsidRDefault="00412301"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BE</w:t>
            </w:r>
          </w:p>
        </w:tc>
        <w:tc>
          <w:tcPr>
            <w:tcW w:w="1485" w:type="dxa"/>
          </w:tcPr>
          <w:p w14:paraId="1CDD2EFF" w14:textId="66DB8E28" w:rsidR="00412301" w:rsidRPr="00F53E3A" w:rsidRDefault="00412301"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IQVIA LPD Belgium</w:t>
            </w:r>
          </w:p>
        </w:tc>
        <w:tc>
          <w:tcPr>
            <w:tcW w:w="2977" w:type="dxa"/>
          </w:tcPr>
          <w:p w14:paraId="6C609B04" w14:textId="7228352E" w:rsidR="00412301" w:rsidRPr="00F53E3A" w:rsidRDefault="008F4BC2"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Covers primary care setting with information on cancer diagnoses</w:t>
            </w:r>
            <w:r>
              <w:rPr>
                <w:rFonts w:ascii="Calibri" w:eastAsia="Times New Roman" w:hAnsi="Calibri" w:cs="Calibri"/>
                <w:sz w:val="18"/>
                <w:szCs w:val="18"/>
                <w:lang w:val="en-GB" w:eastAsia="es-ES"/>
              </w:rPr>
              <w:t xml:space="preserve"> and medical history.</w:t>
            </w:r>
          </w:p>
        </w:tc>
        <w:tc>
          <w:tcPr>
            <w:tcW w:w="1276" w:type="dxa"/>
          </w:tcPr>
          <w:p w14:paraId="5127D300" w14:textId="35ADB755" w:rsidR="00412301" w:rsidRPr="00F53E3A" w:rsidRDefault="00D54F45"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Primary ca</w:t>
            </w:r>
            <w:r w:rsidR="0027337F">
              <w:rPr>
                <w:rFonts w:ascii="Calibri" w:eastAsia="Times New Roman" w:hAnsi="Calibri" w:cs="Calibri"/>
                <w:sz w:val="18"/>
                <w:szCs w:val="18"/>
                <w:lang w:val="en-GB" w:eastAsia="es-ES"/>
              </w:rPr>
              <w:t>re</w:t>
            </w:r>
          </w:p>
        </w:tc>
        <w:tc>
          <w:tcPr>
            <w:tcW w:w="992" w:type="dxa"/>
          </w:tcPr>
          <w:p w14:paraId="7FD68C39" w14:textId="63A4A218" w:rsidR="00412301" w:rsidRPr="00F53E3A" w:rsidRDefault="0027337F"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EHR</w:t>
            </w:r>
          </w:p>
        </w:tc>
        <w:tc>
          <w:tcPr>
            <w:tcW w:w="1134" w:type="dxa"/>
          </w:tcPr>
          <w:p w14:paraId="64CE761E" w14:textId="7AE0D877" w:rsidR="00412301" w:rsidRPr="00F53E3A" w:rsidRDefault="002A17E2"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1.1</w:t>
            </w:r>
            <w:r w:rsidR="0027337F">
              <w:rPr>
                <w:rFonts w:ascii="Calibri" w:eastAsia="Times New Roman" w:hAnsi="Calibri" w:cs="Calibri"/>
                <w:sz w:val="18"/>
                <w:szCs w:val="18"/>
                <w:lang w:val="en-GB" w:eastAsia="es-ES"/>
              </w:rPr>
              <w:t xml:space="preserve"> million</w:t>
            </w:r>
          </w:p>
        </w:tc>
        <w:tc>
          <w:tcPr>
            <w:tcW w:w="1347" w:type="dxa"/>
          </w:tcPr>
          <w:p w14:paraId="5F965036" w14:textId="0EF1AFCE" w:rsidR="00412301" w:rsidRPr="42763561" w:rsidRDefault="0027337F"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31/03/2023</w:t>
            </w:r>
          </w:p>
        </w:tc>
      </w:tr>
      <w:tr w:rsidR="00412301" w:rsidRPr="00A40D36" w14:paraId="7E73CB43" w14:textId="77777777" w:rsidTr="006E2B73">
        <w:tc>
          <w:tcPr>
            <w:tcW w:w="1062" w:type="dxa"/>
          </w:tcPr>
          <w:p w14:paraId="2C4E904A" w14:textId="32305522" w:rsidR="00412301" w:rsidRPr="00A46D87"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DE</w:t>
            </w:r>
            <w:r w:rsidRPr="00F53E3A">
              <w:rPr>
                <w:rFonts w:ascii="Calibri" w:eastAsia="Times New Roman" w:hAnsi="Calibri" w:cs="Calibri"/>
                <w:sz w:val="18"/>
                <w:szCs w:val="18"/>
                <w:lang w:eastAsia="es-ES"/>
              </w:rPr>
              <w:t> </w:t>
            </w:r>
          </w:p>
        </w:tc>
        <w:tc>
          <w:tcPr>
            <w:tcW w:w="1485" w:type="dxa"/>
          </w:tcPr>
          <w:p w14:paraId="5D0231A9" w14:textId="033ECFD3" w:rsidR="00412301" w:rsidRPr="00A46D87"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IQVIA DA Germany</w:t>
            </w:r>
            <w:r w:rsidRPr="00F53E3A">
              <w:rPr>
                <w:rFonts w:ascii="Calibri" w:eastAsia="Times New Roman" w:hAnsi="Calibri" w:cs="Calibri"/>
                <w:sz w:val="18"/>
                <w:szCs w:val="18"/>
                <w:lang w:eastAsia="es-ES"/>
              </w:rPr>
              <w:t> </w:t>
            </w:r>
          </w:p>
        </w:tc>
        <w:tc>
          <w:tcPr>
            <w:tcW w:w="2977" w:type="dxa"/>
          </w:tcPr>
          <w:p w14:paraId="383804E0" w14:textId="0C53AE25" w:rsidR="00412301" w:rsidRPr="00F53E3A"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Covers primary care setting with information on cancer diagnoses</w:t>
            </w:r>
            <w:r w:rsidR="008F4BC2">
              <w:rPr>
                <w:rFonts w:ascii="Calibri" w:eastAsia="Times New Roman" w:hAnsi="Calibri" w:cs="Calibri"/>
                <w:sz w:val="18"/>
                <w:szCs w:val="18"/>
                <w:lang w:val="en-GB" w:eastAsia="es-ES"/>
              </w:rPr>
              <w:t xml:space="preserve"> and medical history.</w:t>
            </w:r>
          </w:p>
        </w:tc>
        <w:tc>
          <w:tcPr>
            <w:tcW w:w="1276" w:type="dxa"/>
          </w:tcPr>
          <w:p w14:paraId="581FCF1A" w14:textId="6841EE44" w:rsidR="00412301" w:rsidRPr="00F53E3A"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Primary care and outpatient specialist care</w:t>
            </w:r>
            <w:r w:rsidRPr="00F53E3A">
              <w:rPr>
                <w:rFonts w:ascii="Calibri" w:eastAsia="Times New Roman" w:hAnsi="Calibri" w:cs="Calibri"/>
                <w:sz w:val="18"/>
                <w:szCs w:val="18"/>
                <w:lang w:val="en-US" w:eastAsia="es-ES"/>
              </w:rPr>
              <w:t> </w:t>
            </w:r>
          </w:p>
        </w:tc>
        <w:tc>
          <w:tcPr>
            <w:tcW w:w="992" w:type="dxa"/>
          </w:tcPr>
          <w:p w14:paraId="57590E75" w14:textId="445EA170" w:rsidR="00412301" w:rsidRPr="00F53E3A"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EHR</w:t>
            </w:r>
            <w:r w:rsidRPr="00F53E3A">
              <w:rPr>
                <w:rFonts w:ascii="Calibri" w:eastAsia="Times New Roman" w:hAnsi="Calibri" w:cs="Calibri"/>
                <w:sz w:val="18"/>
                <w:szCs w:val="18"/>
                <w:lang w:eastAsia="es-ES"/>
              </w:rPr>
              <w:t> </w:t>
            </w:r>
          </w:p>
        </w:tc>
        <w:tc>
          <w:tcPr>
            <w:tcW w:w="1134" w:type="dxa"/>
          </w:tcPr>
          <w:p w14:paraId="0E8C7B91" w14:textId="6A664463" w:rsidR="00412301" w:rsidRPr="00F53E3A" w:rsidRDefault="00D46855"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4</w:t>
            </w:r>
            <w:r w:rsidR="00F721C0">
              <w:rPr>
                <w:rFonts w:ascii="Calibri" w:eastAsia="Times New Roman" w:hAnsi="Calibri" w:cs="Calibri"/>
                <w:sz w:val="18"/>
                <w:szCs w:val="18"/>
                <w:lang w:val="en-GB" w:eastAsia="es-ES"/>
              </w:rPr>
              <w:t xml:space="preserve">2 </w:t>
            </w:r>
            <w:r w:rsidR="00412301" w:rsidRPr="00F53E3A">
              <w:rPr>
                <w:rFonts w:ascii="Calibri" w:eastAsia="Times New Roman" w:hAnsi="Calibri" w:cs="Calibri"/>
                <w:sz w:val="18"/>
                <w:szCs w:val="18"/>
                <w:lang w:val="en-GB" w:eastAsia="es-ES"/>
              </w:rPr>
              <w:t>million</w:t>
            </w:r>
            <w:r w:rsidR="00412301" w:rsidRPr="00F53E3A">
              <w:rPr>
                <w:rFonts w:ascii="Calibri" w:eastAsia="Times New Roman" w:hAnsi="Calibri" w:cs="Calibri"/>
                <w:sz w:val="18"/>
                <w:szCs w:val="18"/>
                <w:lang w:eastAsia="es-ES"/>
              </w:rPr>
              <w:t> </w:t>
            </w:r>
          </w:p>
        </w:tc>
        <w:tc>
          <w:tcPr>
            <w:tcW w:w="1347" w:type="dxa"/>
          </w:tcPr>
          <w:p w14:paraId="3E6D3414" w14:textId="4B6C432E" w:rsidR="00412301" w:rsidRPr="42763561" w:rsidRDefault="00CD5230"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31/03/2023</w:t>
            </w:r>
          </w:p>
        </w:tc>
      </w:tr>
      <w:tr w:rsidR="00412301" w:rsidRPr="00A40D36" w14:paraId="6825FFA5" w14:textId="47C4BFE3" w:rsidTr="006E2B73">
        <w:tc>
          <w:tcPr>
            <w:tcW w:w="1062" w:type="dxa"/>
          </w:tcPr>
          <w:p w14:paraId="2226766F" w14:textId="12F4F2A3" w:rsidR="00412301" w:rsidRPr="00A46D87" w:rsidRDefault="00412301" w:rsidP="00412301">
            <w:pPr>
              <w:ind w:right="255"/>
              <w:textAlignment w:val="baseline"/>
              <w:rPr>
                <w:rFonts w:ascii="Calibri" w:eastAsia="Times New Roman" w:hAnsi="Calibri" w:cs="Calibri"/>
                <w:sz w:val="18"/>
                <w:szCs w:val="18"/>
                <w:lang w:val="en-GB" w:eastAsia="es-ES"/>
              </w:rPr>
            </w:pPr>
            <w:r w:rsidRPr="00A46D87">
              <w:rPr>
                <w:rFonts w:ascii="Calibri" w:eastAsia="Times New Roman" w:hAnsi="Calibri" w:cs="Calibri"/>
                <w:sz w:val="18"/>
                <w:szCs w:val="18"/>
                <w:lang w:val="en-GB" w:eastAsia="es-ES"/>
              </w:rPr>
              <w:t>ES</w:t>
            </w:r>
          </w:p>
        </w:tc>
        <w:tc>
          <w:tcPr>
            <w:tcW w:w="1485" w:type="dxa"/>
          </w:tcPr>
          <w:p w14:paraId="389A4A5B" w14:textId="02AAF170" w:rsidR="00412301" w:rsidRPr="00A46D87" w:rsidRDefault="00412301" w:rsidP="00412301">
            <w:pPr>
              <w:ind w:right="255"/>
              <w:textAlignment w:val="baseline"/>
              <w:rPr>
                <w:rFonts w:ascii="Calibri" w:eastAsia="Times New Roman" w:hAnsi="Calibri" w:cs="Calibri"/>
                <w:sz w:val="18"/>
                <w:szCs w:val="18"/>
                <w:lang w:val="en-GB" w:eastAsia="es-ES"/>
              </w:rPr>
            </w:pPr>
            <w:r w:rsidRPr="00A46D87">
              <w:rPr>
                <w:rFonts w:ascii="Calibri" w:eastAsia="Times New Roman" w:hAnsi="Calibri" w:cs="Calibri"/>
                <w:sz w:val="18"/>
                <w:szCs w:val="18"/>
                <w:lang w:val="en-GB" w:eastAsia="es-ES"/>
              </w:rPr>
              <w:t>SIDIAP</w:t>
            </w:r>
          </w:p>
        </w:tc>
        <w:tc>
          <w:tcPr>
            <w:tcW w:w="2977" w:type="dxa"/>
          </w:tcPr>
          <w:p w14:paraId="035D3F6D" w14:textId="54804ED2" w:rsidR="00412301" w:rsidRPr="00A46D87"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 xml:space="preserve">Covers primary care setting, data on cancer diagnoses previously validated, </w:t>
            </w:r>
            <w:r>
              <w:rPr>
                <w:rFonts w:ascii="Calibri" w:eastAsia="Times New Roman" w:hAnsi="Calibri" w:cs="Calibri"/>
                <w:sz w:val="18"/>
                <w:szCs w:val="18"/>
                <w:lang w:val="en-GB" w:eastAsia="es-ES"/>
              </w:rPr>
              <w:t xml:space="preserve">information available on history of conditions and medications, number of hospitalisations and </w:t>
            </w:r>
            <w:r w:rsidRPr="00F53E3A">
              <w:rPr>
                <w:rFonts w:ascii="Calibri" w:eastAsia="Times New Roman" w:hAnsi="Calibri" w:cs="Calibri"/>
                <w:sz w:val="18"/>
                <w:szCs w:val="18"/>
                <w:lang w:val="en-GB" w:eastAsia="es-ES"/>
              </w:rPr>
              <w:t>date of death.</w:t>
            </w:r>
            <w:r w:rsidRPr="00A46D87">
              <w:rPr>
                <w:rFonts w:ascii="Calibri" w:eastAsia="Times New Roman" w:hAnsi="Calibri" w:cs="Calibri"/>
                <w:sz w:val="18"/>
                <w:szCs w:val="18"/>
                <w:lang w:val="en-GB" w:eastAsia="es-ES"/>
              </w:rPr>
              <w:t> </w:t>
            </w:r>
          </w:p>
        </w:tc>
        <w:tc>
          <w:tcPr>
            <w:tcW w:w="1276" w:type="dxa"/>
          </w:tcPr>
          <w:p w14:paraId="12234A38" w14:textId="4AD2E4D7" w:rsidR="00412301" w:rsidRPr="00A46D87"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Primary care with hospital linkage</w:t>
            </w:r>
            <w:r w:rsidRPr="00F53E3A">
              <w:rPr>
                <w:rFonts w:ascii="Calibri" w:eastAsia="Times New Roman" w:hAnsi="Calibri" w:cs="Calibri"/>
                <w:sz w:val="18"/>
                <w:szCs w:val="18"/>
                <w:lang w:val="en-US" w:eastAsia="es-ES"/>
              </w:rPr>
              <w:t> </w:t>
            </w:r>
          </w:p>
        </w:tc>
        <w:tc>
          <w:tcPr>
            <w:tcW w:w="992" w:type="dxa"/>
          </w:tcPr>
          <w:p w14:paraId="6EE312EB" w14:textId="17A1FB14" w:rsidR="00412301" w:rsidRPr="00A46D87"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EHR</w:t>
            </w:r>
            <w:r w:rsidRPr="00F53E3A">
              <w:rPr>
                <w:rFonts w:ascii="Calibri" w:eastAsia="Times New Roman" w:hAnsi="Calibri" w:cs="Calibri"/>
                <w:sz w:val="18"/>
                <w:szCs w:val="18"/>
                <w:lang w:eastAsia="es-ES"/>
              </w:rPr>
              <w:t> </w:t>
            </w:r>
          </w:p>
        </w:tc>
        <w:tc>
          <w:tcPr>
            <w:tcW w:w="1134" w:type="dxa"/>
          </w:tcPr>
          <w:p w14:paraId="1859B3A4" w14:textId="3C29E21E" w:rsidR="00412301" w:rsidRPr="00A46D87"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5.8 million</w:t>
            </w:r>
            <w:r w:rsidRPr="00F53E3A">
              <w:rPr>
                <w:rFonts w:ascii="Calibri" w:eastAsia="Times New Roman" w:hAnsi="Calibri" w:cs="Calibri"/>
                <w:sz w:val="18"/>
                <w:szCs w:val="18"/>
                <w:lang w:eastAsia="es-ES"/>
              </w:rPr>
              <w:t> </w:t>
            </w:r>
          </w:p>
        </w:tc>
        <w:tc>
          <w:tcPr>
            <w:tcW w:w="1347" w:type="dxa"/>
          </w:tcPr>
          <w:p w14:paraId="620236AA" w14:textId="12398E3C" w:rsidR="00412301" w:rsidRPr="00A46D87" w:rsidRDefault="00412301" w:rsidP="00412301">
            <w:pPr>
              <w:ind w:right="255"/>
              <w:textAlignment w:val="baseline"/>
              <w:rPr>
                <w:rFonts w:ascii="Calibri" w:eastAsia="Times New Roman" w:hAnsi="Calibri" w:cs="Calibri"/>
                <w:sz w:val="18"/>
                <w:szCs w:val="18"/>
                <w:lang w:val="en-GB" w:eastAsia="es-ES"/>
              </w:rPr>
            </w:pPr>
            <w:r w:rsidRPr="42763561">
              <w:rPr>
                <w:rFonts w:ascii="Calibri" w:eastAsia="Times New Roman" w:hAnsi="Calibri" w:cs="Calibri"/>
                <w:sz w:val="18"/>
                <w:szCs w:val="18"/>
                <w:lang w:val="en-GB" w:eastAsia="es-ES"/>
              </w:rPr>
              <w:t>3</w:t>
            </w:r>
            <w:r>
              <w:rPr>
                <w:rFonts w:ascii="Calibri" w:eastAsia="Times New Roman" w:hAnsi="Calibri" w:cs="Calibri"/>
                <w:sz w:val="18"/>
                <w:szCs w:val="18"/>
                <w:lang w:val="en-GB" w:eastAsia="es-ES"/>
              </w:rPr>
              <w:t>0</w:t>
            </w:r>
            <w:r w:rsidRPr="42763561">
              <w:rPr>
                <w:rFonts w:ascii="Calibri" w:eastAsia="Times New Roman" w:hAnsi="Calibri" w:cs="Calibri"/>
                <w:sz w:val="18"/>
                <w:szCs w:val="18"/>
                <w:lang w:val="en-GB" w:eastAsia="es-ES"/>
              </w:rPr>
              <w:t>/</w:t>
            </w:r>
            <w:r>
              <w:rPr>
                <w:rFonts w:ascii="Calibri" w:eastAsia="Times New Roman" w:hAnsi="Calibri" w:cs="Calibri"/>
                <w:sz w:val="18"/>
                <w:szCs w:val="18"/>
                <w:lang w:val="en-GB" w:eastAsia="es-ES"/>
              </w:rPr>
              <w:t>06</w:t>
            </w:r>
            <w:r w:rsidRPr="42763561">
              <w:rPr>
                <w:rFonts w:ascii="Calibri" w:eastAsia="Times New Roman" w:hAnsi="Calibri" w:cs="Calibri"/>
                <w:sz w:val="18"/>
                <w:szCs w:val="18"/>
                <w:lang w:val="en-GB" w:eastAsia="es-ES"/>
              </w:rPr>
              <w:t>/202</w:t>
            </w:r>
            <w:r>
              <w:rPr>
                <w:rFonts w:ascii="Calibri" w:eastAsia="Times New Roman" w:hAnsi="Calibri" w:cs="Calibri"/>
                <w:sz w:val="18"/>
                <w:szCs w:val="18"/>
                <w:lang w:val="en-GB" w:eastAsia="es-ES"/>
              </w:rPr>
              <w:t>3</w:t>
            </w:r>
          </w:p>
        </w:tc>
      </w:tr>
      <w:tr w:rsidR="00412301" w:rsidRPr="00A40D36" w14:paraId="6A264A97" w14:textId="2A32F555" w:rsidTr="006E2B73">
        <w:tc>
          <w:tcPr>
            <w:tcW w:w="1062" w:type="dxa"/>
          </w:tcPr>
          <w:p w14:paraId="14CD5248" w14:textId="042187C9" w:rsidR="00412301" w:rsidRPr="00A46D87"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ET</w:t>
            </w:r>
            <w:r w:rsidRPr="00A46D87">
              <w:rPr>
                <w:rFonts w:ascii="Calibri" w:eastAsia="Times New Roman" w:hAnsi="Calibri" w:cs="Calibri"/>
                <w:sz w:val="18"/>
                <w:szCs w:val="18"/>
                <w:lang w:val="en-GB" w:eastAsia="es-ES"/>
              </w:rPr>
              <w:t> </w:t>
            </w:r>
          </w:p>
        </w:tc>
        <w:tc>
          <w:tcPr>
            <w:tcW w:w="1485" w:type="dxa"/>
          </w:tcPr>
          <w:p w14:paraId="23DA58DE" w14:textId="1562EC69" w:rsidR="00412301" w:rsidRPr="00A46D87" w:rsidRDefault="00412301"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EBB</w:t>
            </w:r>
            <w:r w:rsidRPr="00A46D87">
              <w:rPr>
                <w:rFonts w:ascii="Calibri" w:eastAsia="Times New Roman" w:hAnsi="Calibri" w:cs="Calibri"/>
                <w:sz w:val="18"/>
                <w:szCs w:val="18"/>
                <w:lang w:val="en-GB" w:eastAsia="es-ES"/>
              </w:rPr>
              <w:t> </w:t>
            </w:r>
          </w:p>
        </w:tc>
        <w:tc>
          <w:tcPr>
            <w:tcW w:w="2977" w:type="dxa"/>
          </w:tcPr>
          <w:p w14:paraId="12E43816" w14:textId="0F142913" w:rsidR="00412301" w:rsidRPr="00A46D87" w:rsidRDefault="00412301" w:rsidP="00412301">
            <w:pPr>
              <w:ind w:right="255"/>
              <w:textAlignment w:val="baseline"/>
              <w:rPr>
                <w:rFonts w:ascii="Calibri" w:eastAsia="Times New Roman" w:hAnsi="Calibri" w:cs="Calibri"/>
                <w:sz w:val="18"/>
                <w:szCs w:val="18"/>
                <w:lang w:val="en-GB" w:eastAsia="es-ES"/>
              </w:rPr>
            </w:pPr>
            <w:r w:rsidRPr="00A46D87">
              <w:rPr>
                <w:rFonts w:ascii="Calibri" w:eastAsia="Times New Roman" w:hAnsi="Calibri" w:cs="Calibri"/>
                <w:sz w:val="18"/>
                <w:szCs w:val="18"/>
                <w:lang w:val="en-GB" w:eastAsia="es-ES"/>
              </w:rPr>
              <w:t>Contains information on 200,000 participants with not only genetic information but also health insurance claims, digital prescriptions, discharge information and causes of death through linkage with the national death register. Data is linked to cancer registry.</w:t>
            </w:r>
          </w:p>
        </w:tc>
        <w:tc>
          <w:tcPr>
            <w:tcW w:w="1276" w:type="dxa"/>
          </w:tcPr>
          <w:p w14:paraId="0A9005C8" w14:textId="137888D5" w:rsidR="00412301" w:rsidRPr="00A46D87"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Biobank</w:t>
            </w:r>
            <w:r w:rsidRPr="00A46D87">
              <w:rPr>
                <w:rFonts w:ascii="Calibri" w:eastAsia="Times New Roman" w:hAnsi="Calibri" w:cs="Calibri"/>
                <w:sz w:val="18"/>
                <w:szCs w:val="18"/>
                <w:lang w:val="en-GB" w:eastAsia="es-ES"/>
              </w:rPr>
              <w:t> </w:t>
            </w:r>
          </w:p>
        </w:tc>
        <w:tc>
          <w:tcPr>
            <w:tcW w:w="992" w:type="dxa"/>
          </w:tcPr>
          <w:p w14:paraId="523A87EC" w14:textId="12261F6F" w:rsidR="00412301" w:rsidRPr="00A46D87"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Claims</w:t>
            </w:r>
            <w:r w:rsidRPr="00A46D87">
              <w:rPr>
                <w:rFonts w:ascii="Calibri" w:eastAsia="Times New Roman" w:hAnsi="Calibri" w:cs="Calibri"/>
                <w:sz w:val="18"/>
                <w:szCs w:val="18"/>
                <w:lang w:val="en-GB" w:eastAsia="es-ES"/>
              </w:rPr>
              <w:t> </w:t>
            </w:r>
          </w:p>
        </w:tc>
        <w:tc>
          <w:tcPr>
            <w:tcW w:w="1134" w:type="dxa"/>
          </w:tcPr>
          <w:p w14:paraId="2A7D4067" w14:textId="5B90A6CF" w:rsidR="00412301" w:rsidRPr="00A46D87" w:rsidRDefault="00412301"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0.2 million</w:t>
            </w:r>
            <w:r w:rsidRPr="00A46D87">
              <w:rPr>
                <w:rFonts w:ascii="Calibri" w:eastAsia="Times New Roman" w:hAnsi="Calibri" w:cs="Calibri"/>
                <w:sz w:val="18"/>
                <w:szCs w:val="18"/>
                <w:lang w:val="en-GB" w:eastAsia="es-ES"/>
              </w:rPr>
              <w:t> </w:t>
            </w:r>
          </w:p>
        </w:tc>
        <w:tc>
          <w:tcPr>
            <w:tcW w:w="1347" w:type="dxa"/>
          </w:tcPr>
          <w:p w14:paraId="7FFA8AFA" w14:textId="74F811DA" w:rsidR="00412301" w:rsidRPr="00A46D87" w:rsidRDefault="00412301" w:rsidP="00412301">
            <w:pPr>
              <w:ind w:right="255"/>
              <w:textAlignment w:val="baseline"/>
              <w:rPr>
                <w:rFonts w:ascii="Calibri" w:eastAsia="Times New Roman" w:hAnsi="Calibri" w:cs="Calibri"/>
                <w:sz w:val="18"/>
                <w:szCs w:val="18"/>
                <w:lang w:val="en-GB" w:eastAsia="es-ES"/>
              </w:rPr>
            </w:pPr>
            <w:r w:rsidRPr="00A46D87">
              <w:rPr>
                <w:rFonts w:ascii="Calibri" w:eastAsia="Times New Roman" w:hAnsi="Calibri" w:cs="Calibri"/>
                <w:sz w:val="18"/>
                <w:szCs w:val="18"/>
                <w:lang w:val="en-GB" w:eastAsia="es-ES"/>
              </w:rPr>
              <w:t>31/12/2022</w:t>
            </w:r>
          </w:p>
        </w:tc>
      </w:tr>
      <w:tr w:rsidR="00412301" w:rsidRPr="00A40D36" w14:paraId="1B303308" w14:textId="77777777" w:rsidTr="006E2B73">
        <w:tc>
          <w:tcPr>
            <w:tcW w:w="1062" w:type="dxa"/>
          </w:tcPr>
          <w:p w14:paraId="14F27CDD" w14:textId="7BE4CD99" w:rsidR="00412301" w:rsidRPr="00F53E3A" w:rsidRDefault="00412301"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NL</w:t>
            </w:r>
          </w:p>
        </w:tc>
        <w:tc>
          <w:tcPr>
            <w:tcW w:w="1485" w:type="dxa"/>
          </w:tcPr>
          <w:p w14:paraId="35ACE6FA" w14:textId="0F406985" w:rsidR="00412301" w:rsidRDefault="00412301"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IPCI</w:t>
            </w:r>
          </w:p>
        </w:tc>
        <w:tc>
          <w:tcPr>
            <w:tcW w:w="2977" w:type="dxa"/>
          </w:tcPr>
          <w:p w14:paraId="4525E39B" w14:textId="736BD66B" w:rsidR="00412301" w:rsidRPr="00A46D87" w:rsidRDefault="000F4768" w:rsidP="00412301">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 xml:space="preserve">Covers primary care setting, data on cancer diagnoses previously validated, </w:t>
            </w:r>
            <w:r>
              <w:rPr>
                <w:rFonts w:ascii="Calibri" w:eastAsia="Times New Roman" w:hAnsi="Calibri" w:cs="Calibri"/>
                <w:sz w:val="18"/>
                <w:szCs w:val="18"/>
                <w:lang w:val="en-GB" w:eastAsia="es-ES"/>
              </w:rPr>
              <w:t xml:space="preserve">information available on history of conditions and medications, and </w:t>
            </w:r>
            <w:r w:rsidRPr="00F53E3A">
              <w:rPr>
                <w:rFonts w:ascii="Calibri" w:eastAsia="Times New Roman" w:hAnsi="Calibri" w:cs="Calibri"/>
                <w:sz w:val="18"/>
                <w:szCs w:val="18"/>
                <w:lang w:val="en-GB" w:eastAsia="es-ES"/>
              </w:rPr>
              <w:t>date of death.</w:t>
            </w:r>
            <w:r w:rsidRPr="00A46D87">
              <w:rPr>
                <w:rFonts w:ascii="Calibri" w:eastAsia="Times New Roman" w:hAnsi="Calibri" w:cs="Calibri"/>
                <w:sz w:val="18"/>
                <w:szCs w:val="18"/>
                <w:lang w:val="en-GB" w:eastAsia="es-ES"/>
              </w:rPr>
              <w:t> </w:t>
            </w:r>
          </w:p>
        </w:tc>
        <w:tc>
          <w:tcPr>
            <w:tcW w:w="1276" w:type="dxa"/>
          </w:tcPr>
          <w:p w14:paraId="59998288" w14:textId="19D0CCF2" w:rsidR="00412301" w:rsidRPr="00F53E3A" w:rsidRDefault="00B70A32"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Primary care</w:t>
            </w:r>
          </w:p>
        </w:tc>
        <w:tc>
          <w:tcPr>
            <w:tcW w:w="992" w:type="dxa"/>
          </w:tcPr>
          <w:p w14:paraId="71317159" w14:textId="7017AF84" w:rsidR="00412301" w:rsidRPr="00F53E3A" w:rsidRDefault="00B70A32"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EHR</w:t>
            </w:r>
          </w:p>
        </w:tc>
        <w:tc>
          <w:tcPr>
            <w:tcW w:w="1134" w:type="dxa"/>
          </w:tcPr>
          <w:p w14:paraId="10D64A49" w14:textId="6AE00676" w:rsidR="00412301" w:rsidRPr="00F53E3A" w:rsidRDefault="00A53E63"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2.8</w:t>
            </w:r>
            <w:r w:rsidR="00EB7EF5">
              <w:rPr>
                <w:rFonts w:ascii="Calibri" w:eastAsia="Times New Roman" w:hAnsi="Calibri" w:cs="Calibri"/>
                <w:sz w:val="18"/>
                <w:szCs w:val="18"/>
                <w:lang w:val="en-GB" w:eastAsia="es-ES"/>
              </w:rPr>
              <w:t xml:space="preserve"> million</w:t>
            </w:r>
          </w:p>
        </w:tc>
        <w:tc>
          <w:tcPr>
            <w:tcW w:w="1347" w:type="dxa"/>
          </w:tcPr>
          <w:p w14:paraId="07EC9C2E" w14:textId="5AA03AFE" w:rsidR="00412301" w:rsidRPr="00A46D87" w:rsidRDefault="00EB7EF5" w:rsidP="00412301">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01/</w:t>
            </w:r>
            <w:r w:rsidR="00612D00">
              <w:rPr>
                <w:rFonts w:ascii="Calibri" w:eastAsia="Times New Roman" w:hAnsi="Calibri" w:cs="Calibri"/>
                <w:sz w:val="18"/>
                <w:szCs w:val="18"/>
                <w:lang w:val="en-GB" w:eastAsia="es-ES"/>
              </w:rPr>
              <w:t>09</w:t>
            </w:r>
            <w:r>
              <w:rPr>
                <w:rFonts w:ascii="Calibri" w:eastAsia="Times New Roman" w:hAnsi="Calibri" w:cs="Calibri"/>
                <w:sz w:val="18"/>
                <w:szCs w:val="18"/>
                <w:lang w:val="en-GB" w:eastAsia="es-ES"/>
              </w:rPr>
              <w:t>/202</w:t>
            </w:r>
            <w:r w:rsidR="00B8117A">
              <w:rPr>
                <w:rFonts w:ascii="Calibri" w:eastAsia="Times New Roman" w:hAnsi="Calibri" w:cs="Calibri"/>
                <w:sz w:val="18"/>
                <w:szCs w:val="18"/>
                <w:lang w:val="en-GB" w:eastAsia="es-ES"/>
              </w:rPr>
              <w:t>3</w:t>
            </w:r>
          </w:p>
        </w:tc>
      </w:tr>
      <w:tr w:rsidR="00412301" w:rsidRPr="00A40D36" w14:paraId="7279B565" w14:textId="1894AFBA" w:rsidTr="006E2B73">
        <w:tc>
          <w:tcPr>
            <w:tcW w:w="1062" w:type="dxa"/>
          </w:tcPr>
          <w:p w14:paraId="5A086802" w14:textId="5CEDDBE7" w:rsidR="00412301" w:rsidRPr="0068748E" w:rsidRDefault="00412301" w:rsidP="00412301">
            <w:pPr>
              <w:pStyle w:val="BodyText"/>
              <w:widowControl w:val="0"/>
              <w:kinsoku w:val="0"/>
              <w:overflowPunct w:val="0"/>
              <w:autoSpaceDE w:val="0"/>
              <w:autoSpaceDN w:val="0"/>
              <w:adjustRightInd w:val="0"/>
              <w:spacing w:after="140" w:line="280" w:lineRule="exact"/>
              <w:ind w:right="261"/>
              <w:rPr>
                <w:rFonts w:cstheme="minorHAnsi"/>
                <w:sz w:val="18"/>
                <w:szCs w:val="18"/>
                <w:lang w:val="en-US"/>
              </w:rPr>
            </w:pPr>
            <w:r>
              <w:rPr>
                <w:rFonts w:cstheme="minorHAnsi"/>
                <w:sz w:val="18"/>
                <w:szCs w:val="18"/>
                <w:lang w:val="en-US"/>
              </w:rPr>
              <w:t>UK</w:t>
            </w:r>
          </w:p>
        </w:tc>
        <w:tc>
          <w:tcPr>
            <w:tcW w:w="1485" w:type="dxa"/>
          </w:tcPr>
          <w:p w14:paraId="0F8AF6D0" w14:textId="7D38C201" w:rsidR="00412301" w:rsidRPr="0068748E" w:rsidRDefault="00412301" w:rsidP="00412301">
            <w:pPr>
              <w:pStyle w:val="BodyText"/>
              <w:widowControl w:val="0"/>
              <w:kinsoku w:val="0"/>
              <w:overflowPunct w:val="0"/>
              <w:autoSpaceDE w:val="0"/>
              <w:autoSpaceDN w:val="0"/>
              <w:adjustRightInd w:val="0"/>
              <w:spacing w:after="140" w:line="280" w:lineRule="exact"/>
              <w:ind w:right="261"/>
              <w:rPr>
                <w:rFonts w:cstheme="minorHAnsi"/>
                <w:sz w:val="18"/>
                <w:szCs w:val="18"/>
                <w:lang w:val="en-US"/>
              </w:rPr>
            </w:pPr>
            <w:r>
              <w:rPr>
                <w:rFonts w:cstheme="minorHAnsi"/>
                <w:sz w:val="18"/>
                <w:szCs w:val="18"/>
                <w:lang w:val="en-US"/>
              </w:rPr>
              <w:t>CPRD GOLD</w:t>
            </w:r>
          </w:p>
        </w:tc>
        <w:tc>
          <w:tcPr>
            <w:tcW w:w="2977" w:type="dxa"/>
          </w:tcPr>
          <w:p w14:paraId="09DE6CE4" w14:textId="0B0DB3D2" w:rsidR="00412301" w:rsidRPr="001B5FBF" w:rsidRDefault="000F4768" w:rsidP="001B5FBF">
            <w:pPr>
              <w:ind w:right="255"/>
              <w:textAlignment w:val="baseline"/>
              <w:rPr>
                <w:rFonts w:ascii="Calibri" w:eastAsia="Times New Roman" w:hAnsi="Calibri" w:cs="Calibri"/>
                <w:sz w:val="18"/>
                <w:szCs w:val="18"/>
                <w:lang w:val="en-GB" w:eastAsia="es-ES"/>
              </w:rPr>
            </w:pPr>
            <w:r w:rsidRPr="00F53E3A">
              <w:rPr>
                <w:rFonts w:ascii="Calibri" w:eastAsia="Times New Roman" w:hAnsi="Calibri" w:cs="Calibri"/>
                <w:sz w:val="18"/>
                <w:szCs w:val="18"/>
                <w:lang w:val="en-GB" w:eastAsia="es-ES"/>
              </w:rPr>
              <w:t xml:space="preserve">Covers primary care setting, data on cancer diagnoses, </w:t>
            </w:r>
            <w:r>
              <w:rPr>
                <w:rFonts w:ascii="Calibri" w:eastAsia="Times New Roman" w:hAnsi="Calibri" w:cs="Calibri"/>
                <w:sz w:val="18"/>
                <w:szCs w:val="18"/>
                <w:lang w:val="en-GB" w:eastAsia="es-ES"/>
              </w:rPr>
              <w:t xml:space="preserve">information available on history of conditions and medications, and </w:t>
            </w:r>
            <w:r w:rsidRPr="00F53E3A">
              <w:rPr>
                <w:rFonts w:ascii="Calibri" w:eastAsia="Times New Roman" w:hAnsi="Calibri" w:cs="Calibri"/>
                <w:sz w:val="18"/>
                <w:szCs w:val="18"/>
                <w:lang w:val="en-GB" w:eastAsia="es-ES"/>
              </w:rPr>
              <w:t>date of death.</w:t>
            </w:r>
            <w:r w:rsidRPr="00A46D87">
              <w:rPr>
                <w:rFonts w:ascii="Calibri" w:eastAsia="Times New Roman" w:hAnsi="Calibri" w:cs="Calibri"/>
                <w:sz w:val="18"/>
                <w:szCs w:val="18"/>
                <w:lang w:val="en-GB" w:eastAsia="es-ES"/>
              </w:rPr>
              <w:t> </w:t>
            </w:r>
          </w:p>
        </w:tc>
        <w:tc>
          <w:tcPr>
            <w:tcW w:w="1276" w:type="dxa"/>
          </w:tcPr>
          <w:p w14:paraId="612B341F" w14:textId="0740A634" w:rsidR="00412301" w:rsidRPr="001B5FBF" w:rsidRDefault="00B70A32" w:rsidP="00412301">
            <w:pPr>
              <w:pStyle w:val="BodyText"/>
              <w:widowControl w:val="0"/>
              <w:kinsoku w:val="0"/>
              <w:overflowPunct w:val="0"/>
              <w:autoSpaceDE w:val="0"/>
              <w:autoSpaceDN w:val="0"/>
              <w:adjustRightInd w:val="0"/>
              <w:spacing w:after="140" w:line="280" w:lineRule="exact"/>
              <w:ind w:right="261"/>
              <w:rPr>
                <w:rFonts w:ascii="Calibri" w:eastAsia="Times New Roman" w:hAnsi="Calibri" w:cs="Calibri"/>
                <w:sz w:val="18"/>
                <w:szCs w:val="18"/>
                <w:lang w:val="en-GB" w:eastAsia="es-ES"/>
              </w:rPr>
            </w:pPr>
            <w:r w:rsidRPr="001B5FBF">
              <w:rPr>
                <w:rFonts w:ascii="Calibri" w:eastAsia="Times New Roman" w:hAnsi="Calibri" w:cs="Calibri"/>
                <w:sz w:val="18"/>
                <w:szCs w:val="18"/>
                <w:lang w:val="en-GB" w:eastAsia="es-ES"/>
              </w:rPr>
              <w:t>Primary care</w:t>
            </w:r>
          </w:p>
        </w:tc>
        <w:tc>
          <w:tcPr>
            <w:tcW w:w="992" w:type="dxa"/>
          </w:tcPr>
          <w:p w14:paraId="517B69B2" w14:textId="14CF68A1" w:rsidR="00412301" w:rsidRPr="001B5FBF" w:rsidRDefault="00B70A32" w:rsidP="00412301">
            <w:pPr>
              <w:pStyle w:val="BodyText"/>
              <w:widowControl w:val="0"/>
              <w:kinsoku w:val="0"/>
              <w:overflowPunct w:val="0"/>
              <w:autoSpaceDE w:val="0"/>
              <w:autoSpaceDN w:val="0"/>
              <w:adjustRightInd w:val="0"/>
              <w:spacing w:after="140" w:line="280" w:lineRule="exact"/>
              <w:ind w:right="261"/>
              <w:rPr>
                <w:rFonts w:ascii="Calibri" w:eastAsia="Times New Roman" w:hAnsi="Calibri" w:cs="Calibri"/>
                <w:sz w:val="18"/>
                <w:szCs w:val="18"/>
                <w:lang w:val="en-GB" w:eastAsia="es-ES"/>
              </w:rPr>
            </w:pPr>
            <w:r w:rsidRPr="001B5FBF">
              <w:rPr>
                <w:rFonts w:ascii="Calibri" w:eastAsia="Times New Roman" w:hAnsi="Calibri" w:cs="Calibri"/>
                <w:sz w:val="18"/>
                <w:szCs w:val="18"/>
                <w:lang w:val="en-GB" w:eastAsia="es-ES"/>
              </w:rPr>
              <w:t>EHR</w:t>
            </w:r>
          </w:p>
        </w:tc>
        <w:tc>
          <w:tcPr>
            <w:tcW w:w="1134" w:type="dxa"/>
          </w:tcPr>
          <w:p w14:paraId="0692A2BE" w14:textId="5919BF1B" w:rsidR="00412301" w:rsidRPr="001B5FBF" w:rsidRDefault="004A4402" w:rsidP="00EB7EF5">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17.</w:t>
            </w:r>
            <w:r w:rsidR="001B5FBF">
              <w:rPr>
                <w:rFonts w:ascii="Calibri" w:eastAsia="Times New Roman" w:hAnsi="Calibri" w:cs="Calibri"/>
                <w:sz w:val="18"/>
                <w:szCs w:val="18"/>
                <w:lang w:val="en-GB" w:eastAsia="es-ES"/>
              </w:rPr>
              <w:t>3 million</w:t>
            </w:r>
          </w:p>
        </w:tc>
        <w:tc>
          <w:tcPr>
            <w:tcW w:w="1347" w:type="dxa"/>
          </w:tcPr>
          <w:p w14:paraId="1B262F31" w14:textId="72FD9050" w:rsidR="00412301" w:rsidRPr="001B5FBF" w:rsidRDefault="00632A5B" w:rsidP="00EB7EF5">
            <w:pPr>
              <w:ind w:right="255"/>
              <w:textAlignment w:val="baseline"/>
              <w:rPr>
                <w:rFonts w:ascii="Calibri" w:eastAsia="Times New Roman" w:hAnsi="Calibri" w:cs="Calibri"/>
                <w:sz w:val="18"/>
                <w:szCs w:val="18"/>
                <w:lang w:val="en-GB" w:eastAsia="es-ES"/>
              </w:rPr>
            </w:pPr>
            <w:r>
              <w:rPr>
                <w:rFonts w:ascii="Calibri" w:eastAsia="Times New Roman" w:hAnsi="Calibri" w:cs="Calibri"/>
                <w:sz w:val="18"/>
                <w:szCs w:val="18"/>
                <w:lang w:val="en-GB" w:eastAsia="es-ES"/>
              </w:rPr>
              <w:t>01/</w:t>
            </w:r>
            <w:r w:rsidR="001B5FBF" w:rsidRPr="00EB7EF5">
              <w:rPr>
                <w:rFonts w:ascii="Calibri" w:eastAsia="Times New Roman" w:hAnsi="Calibri" w:cs="Calibri"/>
                <w:sz w:val="18"/>
                <w:szCs w:val="18"/>
                <w:lang w:val="en-GB" w:eastAsia="es-ES"/>
              </w:rPr>
              <w:t>07/202</w:t>
            </w:r>
            <w:r>
              <w:rPr>
                <w:rFonts w:ascii="Calibri" w:eastAsia="Times New Roman" w:hAnsi="Calibri" w:cs="Calibri"/>
                <w:sz w:val="18"/>
                <w:szCs w:val="18"/>
                <w:lang w:val="en-GB" w:eastAsia="es-ES"/>
              </w:rPr>
              <w:t>3</w:t>
            </w:r>
          </w:p>
        </w:tc>
      </w:tr>
    </w:tbl>
    <w:p w14:paraId="7FFAC83E" w14:textId="3829F5AB" w:rsidR="00F22389" w:rsidRPr="0029477B" w:rsidRDefault="00F22389" w:rsidP="00F22389">
      <w:pPr>
        <w:spacing w:after="0" w:line="240" w:lineRule="auto"/>
        <w:jc w:val="both"/>
        <w:textAlignment w:val="baseline"/>
        <w:rPr>
          <w:rFonts w:ascii="Segoe UI" w:eastAsia="Times New Roman" w:hAnsi="Segoe UI" w:cs="Segoe UI"/>
          <w:sz w:val="14"/>
          <w:szCs w:val="14"/>
          <w:lang w:eastAsia="es-ES"/>
        </w:rPr>
      </w:pPr>
      <w:r w:rsidRPr="0029477B">
        <w:rPr>
          <w:rFonts w:ascii="Calibri" w:eastAsia="Times New Roman" w:hAnsi="Calibri" w:cs="Calibri"/>
          <w:sz w:val="18"/>
          <w:szCs w:val="18"/>
          <w:lang w:eastAsia="es-ES"/>
        </w:rPr>
        <w:t xml:space="preserve">BE = Belgium, </w:t>
      </w:r>
      <w:r w:rsidR="00661829" w:rsidRPr="0029477B">
        <w:rPr>
          <w:rFonts w:ascii="Calibri" w:eastAsia="Times New Roman" w:hAnsi="Calibri" w:cs="Calibri"/>
          <w:sz w:val="18"/>
          <w:szCs w:val="18"/>
          <w:lang w:eastAsia="es-ES"/>
        </w:rPr>
        <w:t xml:space="preserve">CPRD = Clinical Practice Research Datalink, </w:t>
      </w:r>
      <w:r w:rsidR="001D5442" w:rsidRPr="0029477B">
        <w:rPr>
          <w:rFonts w:ascii="Calibri" w:eastAsia="Times New Roman" w:hAnsi="Calibri" w:cs="Calibri"/>
          <w:sz w:val="18"/>
          <w:szCs w:val="18"/>
          <w:lang w:eastAsia="es-ES"/>
        </w:rPr>
        <w:t xml:space="preserve">DA = Disease Analyzer; </w:t>
      </w:r>
      <w:r w:rsidRPr="0029477B">
        <w:rPr>
          <w:rFonts w:ascii="Calibri" w:eastAsia="Times New Roman" w:hAnsi="Calibri" w:cs="Calibri"/>
          <w:sz w:val="18"/>
          <w:szCs w:val="18"/>
          <w:lang w:eastAsia="es-ES"/>
        </w:rPr>
        <w:t xml:space="preserve">DE = Germany, EBB = Estonian Biobank, ES = Spain, ET = Estonia, </w:t>
      </w:r>
      <w:r w:rsidR="00661829" w:rsidRPr="0029477B">
        <w:rPr>
          <w:rFonts w:ascii="Calibri" w:eastAsia="Times New Roman" w:hAnsi="Calibri" w:cs="Calibri"/>
          <w:sz w:val="18"/>
          <w:szCs w:val="18"/>
          <w:lang w:eastAsia="es-ES"/>
        </w:rPr>
        <w:t xml:space="preserve">IPCI = Integrated Primary Care Information Project, </w:t>
      </w:r>
      <w:r w:rsidR="001D5442" w:rsidRPr="0029477B">
        <w:rPr>
          <w:rFonts w:ascii="Calibri" w:eastAsia="Times New Roman" w:hAnsi="Calibri" w:cs="Calibri"/>
          <w:sz w:val="18"/>
          <w:szCs w:val="18"/>
          <w:lang w:eastAsia="es-ES"/>
        </w:rPr>
        <w:t xml:space="preserve">LPD = </w:t>
      </w:r>
      <w:r w:rsidR="00661829" w:rsidRPr="0029477B">
        <w:rPr>
          <w:rFonts w:ascii="Calibri" w:eastAsia="Times New Roman" w:hAnsi="Calibri" w:cs="Calibri"/>
          <w:sz w:val="18"/>
          <w:szCs w:val="18"/>
          <w:lang w:eastAsia="es-ES"/>
        </w:rPr>
        <w:t>Longitudinal Patient Database</w:t>
      </w:r>
      <w:r w:rsidR="001D5442" w:rsidRPr="0029477B">
        <w:rPr>
          <w:rFonts w:ascii="Calibri" w:eastAsia="Times New Roman" w:hAnsi="Calibri" w:cs="Calibri"/>
          <w:sz w:val="18"/>
          <w:szCs w:val="18"/>
          <w:lang w:eastAsia="es-ES"/>
        </w:rPr>
        <w:t xml:space="preserve">; </w:t>
      </w:r>
      <w:r w:rsidRPr="0029477B">
        <w:rPr>
          <w:rFonts w:ascii="Calibri" w:eastAsia="Times New Roman" w:hAnsi="Calibri" w:cs="Calibri"/>
          <w:sz w:val="18"/>
          <w:szCs w:val="18"/>
          <w:lang w:eastAsia="es-ES"/>
        </w:rPr>
        <w:t>NL = The Netherlands,</w:t>
      </w:r>
      <w:r w:rsidR="00A849C8" w:rsidRPr="0029477B">
        <w:rPr>
          <w:rFonts w:ascii="Calibri" w:eastAsia="Times New Roman" w:hAnsi="Calibri" w:cs="Calibri"/>
          <w:sz w:val="18"/>
          <w:szCs w:val="18"/>
          <w:lang w:eastAsia="es-ES"/>
        </w:rPr>
        <w:t xml:space="preserve"> </w:t>
      </w:r>
      <w:r w:rsidRPr="0029477B">
        <w:rPr>
          <w:rFonts w:ascii="Calibri" w:eastAsia="Times New Roman" w:hAnsi="Calibri" w:cs="Calibri"/>
          <w:sz w:val="18"/>
          <w:szCs w:val="18"/>
          <w:lang w:eastAsia="es-ES"/>
        </w:rPr>
        <w:t xml:space="preserve">SIDIAP = Sistema d’Informació per al Desenvolupament de la Investigació en Atenció Primària, </w:t>
      </w:r>
    </w:p>
    <w:p w14:paraId="61490971" w14:textId="77777777" w:rsidR="00BE3477" w:rsidRPr="0029477B" w:rsidRDefault="00BE3477" w:rsidP="00B51031">
      <w:pPr>
        <w:spacing w:line="240" w:lineRule="auto"/>
        <w:rPr>
          <w:rFonts w:ascii="Calibri" w:eastAsia="Calibri" w:hAnsi="Calibri" w:cs="Calibri"/>
          <w:u w:val="single"/>
        </w:rPr>
      </w:pPr>
    </w:p>
    <w:p w14:paraId="37E9A03B" w14:textId="77777777" w:rsidR="0029708B" w:rsidRPr="0029477B" w:rsidRDefault="0029708B">
      <w:pPr>
        <w:rPr>
          <w:rFonts w:eastAsia="Calibri"/>
          <w:u w:val="single"/>
        </w:rPr>
      </w:pPr>
      <w:r w:rsidRPr="0029477B">
        <w:rPr>
          <w:rFonts w:eastAsia="Calibri"/>
          <w:u w:val="single"/>
        </w:rPr>
        <w:br w:type="page"/>
      </w:r>
    </w:p>
    <w:p w14:paraId="5674645B" w14:textId="20B76D52" w:rsidR="00E44225" w:rsidRPr="00E44225" w:rsidRDefault="00E44225" w:rsidP="00F2796B">
      <w:pPr>
        <w:spacing w:line="240" w:lineRule="auto"/>
        <w:rPr>
          <w:rFonts w:ascii="Calibri" w:eastAsia="Calibri" w:hAnsi="Calibri" w:cs="Calibri"/>
          <w:u w:val="single"/>
          <w:lang w:val="en-GB"/>
        </w:rPr>
      </w:pPr>
      <w:r w:rsidRPr="00E44225">
        <w:rPr>
          <w:rFonts w:eastAsia="Calibri"/>
          <w:u w:val="single"/>
          <w:lang w:val="en-GB"/>
        </w:rPr>
        <w:lastRenderedPageBreak/>
        <w:t>Clinical Practice Research Datalink (CPRD) GOLD, United Kingdom</w:t>
      </w:r>
    </w:p>
    <w:p w14:paraId="43F82D23" w14:textId="585FDCE6" w:rsidR="00B93100" w:rsidRDefault="00B93100" w:rsidP="00B93100">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The Clinical Practice Research Datalink (CPRD) GOLD is a database of anonymised electronic health records (EHR) from General Practitioner (GP) clinics in the UK that use the Vision® software system for their management.</w:t>
      </w:r>
      <w:r w:rsidR="00751F64">
        <w:rPr>
          <w:rStyle w:val="normaltextrun"/>
          <w:rFonts w:ascii="Calibri" w:hAnsi="Calibri" w:cs="Calibri"/>
          <w:color w:val="000000"/>
          <w:sz w:val="22"/>
          <w:szCs w:val="22"/>
          <w:shd w:val="clear" w:color="auto" w:fill="FFFFFF"/>
          <w:lang w:val="en-GB"/>
        </w:rPr>
        <w:fldChar w:fldCharType="begin">
          <w:fldData xml:space="preserve">PEVuZE5vdGU+PENpdGU+PEF1dGhvcj5IZXJyZXR0PC9BdXRob3I+PFllYXI+MjAxNTwvWWVhcj48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</w:fldData>
        </w:fldChar>
      </w:r>
      <w:r w:rsidR="00751F64">
        <w:rPr>
          <w:rStyle w:val="normaltextrun"/>
          <w:rFonts w:ascii="Calibri" w:hAnsi="Calibri" w:cs="Calibri"/>
          <w:color w:val="000000"/>
          <w:sz w:val="22"/>
          <w:szCs w:val="22"/>
          <w:shd w:val="clear" w:color="auto" w:fill="FFFFFF"/>
          <w:lang w:val="en-GB"/>
        </w:rPr>
        <w:instrText xml:space="preserve"> ADDIN EN.CITE </w:instrText>
      </w:r>
      <w:r w:rsidR="00751F64">
        <w:rPr>
          <w:rStyle w:val="normaltextrun"/>
          <w:rFonts w:ascii="Calibri" w:hAnsi="Calibri" w:cs="Calibri"/>
          <w:color w:val="000000"/>
          <w:sz w:val="22"/>
          <w:szCs w:val="22"/>
          <w:shd w:val="clear" w:color="auto" w:fill="FFFFFF"/>
          <w:lang w:val="en-GB"/>
        </w:rPr>
        <w:fldChar w:fldCharType="begin">
          <w:fldData xml:space="preserve">PEVuZE5vdGU+PENpdGU+PEF1dGhvcj5IZXJyZXR0PC9BdXRob3I+PFllYXI+MjAxNTwvWWVhcj48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</w:fldData>
        </w:fldChar>
      </w:r>
      <w:r w:rsidR="00751F64">
        <w:rPr>
          <w:rStyle w:val="normaltextrun"/>
          <w:rFonts w:ascii="Calibri" w:hAnsi="Calibri" w:cs="Calibri"/>
          <w:color w:val="000000"/>
          <w:sz w:val="22"/>
          <w:szCs w:val="22"/>
          <w:shd w:val="clear" w:color="auto" w:fill="FFFFFF"/>
          <w:lang w:val="en-GB"/>
        </w:rPr>
        <w:instrText xml:space="preserve"> ADDIN EN.CITE.DATA </w:instrText>
      </w:r>
      <w:r w:rsidR="00751F64">
        <w:rPr>
          <w:rStyle w:val="normaltextrun"/>
          <w:rFonts w:ascii="Calibri" w:hAnsi="Calibri" w:cs="Calibri"/>
          <w:color w:val="000000"/>
          <w:sz w:val="22"/>
          <w:szCs w:val="22"/>
          <w:shd w:val="clear" w:color="auto" w:fill="FFFFFF"/>
          <w:lang w:val="en-GB"/>
        </w:rPr>
      </w:r>
      <w:r w:rsidR="00751F64">
        <w:rPr>
          <w:rStyle w:val="normaltextrun"/>
          <w:rFonts w:ascii="Calibri" w:hAnsi="Calibri" w:cs="Calibri"/>
          <w:color w:val="000000"/>
          <w:sz w:val="22"/>
          <w:szCs w:val="22"/>
          <w:shd w:val="clear" w:color="auto" w:fill="FFFFFF"/>
          <w:lang w:val="en-GB"/>
        </w:rPr>
        <w:fldChar w:fldCharType="end"/>
      </w:r>
      <w:r w:rsidR="00751F64">
        <w:rPr>
          <w:rStyle w:val="normaltextrun"/>
          <w:rFonts w:ascii="Calibri" w:hAnsi="Calibri" w:cs="Calibri"/>
          <w:color w:val="000000"/>
          <w:sz w:val="22"/>
          <w:szCs w:val="22"/>
          <w:shd w:val="clear" w:color="auto" w:fill="FFFFFF"/>
          <w:lang w:val="en-GB"/>
        </w:rPr>
      </w:r>
      <w:r w:rsidR="00751F64">
        <w:rPr>
          <w:rStyle w:val="normaltextrun"/>
          <w:rFonts w:ascii="Calibri" w:hAnsi="Calibri" w:cs="Calibri"/>
          <w:color w:val="000000"/>
          <w:sz w:val="22"/>
          <w:szCs w:val="22"/>
          <w:shd w:val="clear" w:color="auto" w:fill="FFFFFF"/>
          <w:lang w:val="en-GB"/>
        </w:rPr>
        <w:fldChar w:fldCharType="separate"/>
      </w:r>
      <w:r w:rsidR="00751F64">
        <w:rPr>
          <w:rStyle w:val="normaltextrun"/>
          <w:rFonts w:ascii="Calibri" w:hAnsi="Calibri" w:cs="Calibri"/>
          <w:noProof/>
          <w:color w:val="000000"/>
          <w:sz w:val="22"/>
          <w:szCs w:val="22"/>
          <w:shd w:val="clear" w:color="auto" w:fill="FFFFFF"/>
          <w:lang w:val="en-GB"/>
        </w:rPr>
        <w:t>(32)</w:t>
      </w:r>
      <w:r w:rsidR="00751F64">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The source population encompasses 98% of the UK, registered with GPs responsible for non-emergency care and referrals. Participating GPs provide CPRD EHR for all registered patients who did not specifically request to opt out of data sharing.</w:t>
      </w:r>
      <w:r>
        <w:rPr>
          <w:rStyle w:val="normaltextrun"/>
          <w:rFonts w:ascii="Calibri" w:hAnsi="Calibri" w:cs="Calibri"/>
          <w:color w:val="000000"/>
          <w:sz w:val="22"/>
          <w:szCs w:val="22"/>
        </w:rPr>
        <w:t> </w:t>
      </w:r>
      <w:r>
        <w:rPr>
          <w:rStyle w:val="normaltextrun"/>
          <w:rFonts w:ascii="Calibri" w:hAnsi="Calibri" w:cs="Calibri"/>
          <w:color w:val="000000"/>
          <w:sz w:val="22"/>
          <w:szCs w:val="22"/>
          <w:shd w:val="clear" w:color="auto" w:fill="FFFFFF"/>
          <w:lang w:val="en-GB"/>
        </w:rPr>
        <w:t>Covering 4.6% of the current UK population, GOLD includes 4.9% of contributing GP practices, providing comprehensive information within its defined source population. GOLD contains data from all four UK constituent countries and the current regional distribution of its GP practices is 5.7% in England, 55.6% in Scotland, 28.4% in Wales, and 10.2% in Northern Ireland (May 2022). </w:t>
      </w:r>
      <w:r>
        <w:rPr>
          <w:rStyle w:val="eop"/>
          <w:rFonts w:ascii="Calibri" w:hAnsi="Calibri" w:cs="Calibri"/>
          <w:color w:val="000000"/>
          <w:sz w:val="22"/>
          <w:szCs w:val="22"/>
        </w:rPr>
        <w:t> </w:t>
      </w:r>
    </w:p>
    <w:p w14:paraId="22E86545" w14:textId="77777777" w:rsidR="00B93100" w:rsidRDefault="00B93100" w:rsidP="00B93100">
      <w:pPr>
        <w:pStyle w:val="paragraph"/>
        <w:shd w:val="clear" w:color="auto" w:fill="FFFFFF"/>
        <w:spacing w:before="0" w:beforeAutospacing="0" w:after="0" w:afterAutospacing="0"/>
        <w:textAlignment w:val="baseline"/>
        <w:rPr>
          <w:rFonts w:ascii="Calibri" w:hAnsi="Calibri" w:cs="Calibri"/>
          <w:sz w:val="22"/>
          <w:szCs w:val="22"/>
        </w:rPr>
      </w:pPr>
      <w:r>
        <w:rPr>
          <w:rStyle w:val="eop"/>
          <w:rFonts w:ascii="Calibri" w:hAnsi="Calibri" w:cs="Calibri"/>
          <w:color w:val="2F5496"/>
          <w:sz w:val="22"/>
          <w:szCs w:val="22"/>
        </w:rPr>
        <w:t> </w:t>
      </w:r>
    </w:p>
    <w:p w14:paraId="4881BB78" w14:textId="691E8FE1" w:rsidR="00B93100" w:rsidRDefault="00B93100" w:rsidP="00B93100">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GOLD data include patient’s demographic, biological measurements, clinical symptoms and diagnoses, referrals to specialist/hospital and their outcome, laboratory tests/results, and prescribed medications. GOLD has been assessed and found broadly representative of the UK general population in terms of age, gender, and ethnicity.</w:t>
      </w:r>
      <w:r w:rsidR="00AB24B5">
        <w:rPr>
          <w:rStyle w:val="normaltextrun"/>
          <w:rFonts w:ascii="Calibri" w:hAnsi="Calibri" w:cs="Calibri"/>
          <w:color w:val="000000"/>
          <w:sz w:val="22"/>
          <w:szCs w:val="22"/>
          <w:shd w:val="clear" w:color="auto" w:fill="FFFFFF"/>
          <w:lang w:val="en-GB"/>
        </w:rPr>
        <w:fldChar w:fldCharType="begin">
          <w:fldData xml:space="preserve">PEVuZE5vdGU+PENpdGU+PEF1dGhvcj5IZXJyZXR0PC9BdXRob3I+PFllYXI+MjAxNTwvWWVhcj48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</w:fldData>
        </w:fldChar>
      </w:r>
      <w:r w:rsidR="00AB24B5">
        <w:rPr>
          <w:rStyle w:val="normaltextrun"/>
          <w:rFonts w:ascii="Calibri" w:hAnsi="Calibri" w:cs="Calibri"/>
          <w:color w:val="000000"/>
          <w:sz w:val="22"/>
          <w:szCs w:val="22"/>
          <w:shd w:val="clear" w:color="auto" w:fill="FFFFFF"/>
          <w:lang w:val="en-GB"/>
        </w:rPr>
        <w:instrText xml:space="preserve"> ADDIN EN.CITE </w:instrText>
      </w:r>
      <w:r w:rsidR="00AB24B5">
        <w:rPr>
          <w:rStyle w:val="normaltextrun"/>
          <w:rFonts w:ascii="Calibri" w:hAnsi="Calibri" w:cs="Calibri"/>
          <w:color w:val="000000"/>
          <w:sz w:val="22"/>
          <w:szCs w:val="22"/>
          <w:shd w:val="clear" w:color="auto" w:fill="FFFFFF"/>
          <w:lang w:val="en-GB"/>
        </w:rPr>
        <w:fldChar w:fldCharType="begin">
          <w:fldData xml:space="preserve">PEVuZE5vdGU+PENpdGU+PEF1dGhvcj5IZXJyZXR0PC9BdXRob3I+PFllYXI+MjAxNTwvWWVhcj48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</w:fldData>
        </w:fldChar>
      </w:r>
      <w:r w:rsidR="00AB24B5">
        <w:rPr>
          <w:rStyle w:val="normaltextrun"/>
          <w:rFonts w:ascii="Calibri" w:hAnsi="Calibri" w:cs="Calibri"/>
          <w:color w:val="000000"/>
          <w:sz w:val="22"/>
          <w:szCs w:val="22"/>
          <w:shd w:val="clear" w:color="auto" w:fill="FFFFFF"/>
          <w:lang w:val="en-GB"/>
        </w:rPr>
        <w:instrText xml:space="preserve"> ADDIN EN.CITE.DATA </w:instrText>
      </w:r>
      <w:r w:rsidR="00AB24B5">
        <w:rPr>
          <w:rStyle w:val="normaltextrun"/>
          <w:rFonts w:ascii="Calibri" w:hAnsi="Calibri" w:cs="Calibri"/>
          <w:color w:val="000000"/>
          <w:sz w:val="22"/>
          <w:szCs w:val="22"/>
          <w:shd w:val="clear" w:color="auto" w:fill="FFFFFF"/>
          <w:lang w:val="en-GB"/>
        </w:rPr>
      </w:r>
      <w:r w:rsidR="00AB24B5">
        <w:rPr>
          <w:rStyle w:val="normaltextrun"/>
          <w:rFonts w:ascii="Calibri" w:hAnsi="Calibri" w:cs="Calibri"/>
          <w:color w:val="000000"/>
          <w:sz w:val="22"/>
          <w:szCs w:val="22"/>
          <w:shd w:val="clear" w:color="auto" w:fill="FFFFFF"/>
          <w:lang w:val="en-GB"/>
        </w:rPr>
        <w:fldChar w:fldCharType="end"/>
      </w:r>
      <w:r w:rsidR="00AB24B5">
        <w:rPr>
          <w:rStyle w:val="normaltextrun"/>
          <w:rFonts w:ascii="Calibri" w:hAnsi="Calibri" w:cs="Calibri"/>
          <w:color w:val="000000"/>
          <w:sz w:val="22"/>
          <w:szCs w:val="22"/>
          <w:shd w:val="clear" w:color="auto" w:fill="FFFFFF"/>
          <w:lang w:val="en-GB"/>
        </w:rPr>
      </w:r>
      <w:r w:rsidR="00AB24B5">
        <w:rPr>
          <w:rStyle w:val="normaltextrun"/>
          <w:rFonts w:ascii="Calibri" w:hAnsi="Calibri" w:cs="Calibri"/>
          <w:color w:val="000000"/>
          <w:sz w:val="22"/>
          <w:szCs w:val="22"/>
          <w:shd w:val="clear" w:color="auto" w:fill="FFFFFF"/>
          <w:lang w:val="en-GB"/>
        </w:rPr>
        <w:fldChar w:fldCharType="separate"/>
      </w:r>
      <w:r w:rsidR="00AB24B5">
        <w:rPr>
          <w:rStyle w:val="normaltextrun"/>
          <w:rFonts w:ascii="Calibri" w:hAnsi="Calibri" w:cs="Calibri"/>
          <w:noProof/>
          <w:color w:val="000000"/>
          <w:sz w:val="22"/>
          <w:szCs w:val="22"/>
          <w:shd w:val="clear" w:color="auto" w:fill="FFFFFF"/>
          <w:lang w:val="en-GB"/>
        </w:rPr>
        <w:t>(32)</w:t>
      </w:r>
      <w:r w:rsidR="00AB24B5">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GOLD has been widely used internationally for observational research to produce nearly 3,000 peer-reviewed publications, making GOLD the most influential UK clinical database so far.</w:t>
      </w:r>
      <w:r w:rsidR="00A127CB">
        <w:rPr>
          <w:rStyle w:val="normaltextrun"/>
          <w:rFonts w:ascii="Calibri" w:hAnsi="Calibri" w:cs="Calibri"/>
          <w:color w:val="000000"/>
          <w:sz w:val="22"/>
          <w:szCs w:val="22"/>
          <w:shd w:val="clear" w:color="auto" w:fill="FFFFFF"/>
          <w:lang w:val="en-GB"/>
        </w:rPr>
        <w:fldChar w:fldCharType="begin">
          <w:fldData xml:space="preserve">PEVuZE5vdGU+PENpdGU+PEF1dGhvcj5DYXJleTwvQXV0aG9yPjxZZWFyPjIwMjM8L1llYXI+PFJl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</w:fldData>
        </w:fldChar>
      </w:r>
      <w:r w:rsidR="0009207B">
        <w:rPr>
          <w:rStyle w:val="normaltextrun"/>
          <w:rFonts w:ascii="Calibri" w:hAnsi="Calibri" w:cs="Calibri"/>
          <w:color w:val="000000"/>
          <w:sz w:val="22"/>
          <w:szCs w:val="22"/>
          <w:shd w:val="clear" w:color="auto" w:fill="FFFFFF"/>
          <w:lang w:val="en-GB"/>
        </w:rPr>
        <w:instrText xml:space="preserve"> ADDIN EN.CITE </w:instrText>
      </w:r>
      <w:r w:rsidR="0009207B">
        <w:rPr>
          <w:rStyle w:val="normaltextrun"/>
          <w:rFonts w:ascii="Calibri" w:hAnsi="Calibri" w:cs="Calibri"/>
          <w:color w:val="000000"/>
          <w:sz w:val="22"/>
          <w:szCs w:val="22"/>
          <w:shd w:val="clear" w:color="auto" w:fill="FFFFFF"/>
          <w:lang w:val="en-GB"/>
        </w:rPr>
        <w:fldChar w:fldCharType="begin">
          <w:fldData xml:space="preserve">PEVuZE5vdGU+PENpdGU+PEF1dGhvcj5DYXJleTwvQXV0aG9yPjxZZWFyPjIwMjM8L1llYXI+PFJl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</w:fldData>
        </w:fldChar>
      </w:r>
      <w:r w:rsidR="0009207B">
        <w:rPr>
          <w:rStyle w:val="normaltextrun"/>
          <w:rFonts w:ascii="Calibri" w:hAnsi="Calibri" w:cs="Calibri"/>
          <w:color w:val="000000"/>
          <w:sz w:val="22"/>
          <w:szCs w:val="22"/>
          <w:shd w:val="clear" w:color="auto" w:fill="FFFFFF"/>
          <w:lang w:val="en-GB"/>
        </w:rPr>
        <w:instrText xml:space="preserve"> ADDIN EN.CITE.DATA </w:instrText>
      </w:r>
      <w:r w:rsidR="0009207B">
        <w:rPr>
          <w:rStyle w:val="normaltextrun"/>
          <w:rFonts w:ascii="Calibri" w:hAnsi="Calibri" w:cs="Calibri"/>
          <w:color w:val="000000"/>
          <w:sz w:val="22"/>
          <w:szCs w:val="22"/>
          <w:shd w:val="clear" w:color="auto" w:fill="FFFFFF"/>
          <w:lang w:val="en-GB"/>
        </w:rPr>
      </w:r>
      <w:r w:rsidR="0009207B">
        <w:rPr>
          <w:rStyle w:val="normaltextrun"/>
          <w:rFonts w:ascii="Calibri" w:hAnsi="Calibri" w:cs="Calibri"/>
          <w:color w:val="000000"/>
          <w:sz w:val="22"/>
          <w:szCs w:val="22"/>
          <w:shd w:val="clear" w:color="auto" w:fill="FFFFFF"/>
          <w:lang w:val="en-GB"/>
        </w:rPr>
        <w:fldChar w:fldCharType="end"/>
      </w:r>
      <w:r w:rsidR="00A127CB">
        <w:rPr>
          <w:rStyle w:val="normaltextrun"/>
          <w:rFonts w:ascii="Calibri" w:hAnsi="Calibri" w:cs="Calibri"/>
          <w:color w:val="000000"/>
          <w:sz w:val="22"/>
          <w:szCs w:val="22"/>
          <w:shd w:val="clear" w:color="auto" w:fill="FFFFFF"/>
          <w:lang w:val="en-GB"/>
        </w:rPr>
      </w:r>
      <w:r w:rsidR="00A127CB">
        <w:rPr>
          <w:rStyle w:val="normaltextrun"/>
          <w:rFonts w:ascii="Calibri" w:hAnsi="Calibri" w:cs="Calibri"/>
          <w:color w:val="000000"/>
          <w:sz w:val="22"/>
          <w:szCs w:val="22"/>
          <w:shd w:val="clear" w:color="auto" w:fill="FFFFFF"/>
          <w:lang w:val="en-GB"/>
        </w:rPr>
        <w:fldChar w:fldCharType="separate"/>
      </w:r>
      <w:r w:rsidR="0009207B">
        <w:rPr>
          <w:rStyle w:val="normaltextrun"/>
          <w:rFonts w:ascii="Calibri" w:hAnsi="Calibri" w:cs="Calibri"/>
          <w:noProof/>
          <w:color w:val="000000"/>
          <w:sz w:val="22"/>
          <w:szCs w:val="22"/>
          <w:shd w:val="clear" w:color="auto" w:fill="FFFFFF"/>
          <w:lang w:val="en-GB"/>
        </w:rPr>
        <w:t>(33-35)</w:t>
      </w:r>
      <w:r w:rsidR="00A127CB">
        <w:rPr>
          <w:rStyle w:val="normaltextrun"/>
          <w:rFonts w:ascii="Calibri" w:hAnsi="Calibri" w:cs="Calibri"/>
          <w:color w:val="000000"/>
          <w:sz w:val="22"/>
          <w:szCs w:val="22"/>
          <w:shd w:val="clear" w:color="auto" w:fill="FFFFFF"/>
          <w:lang w:val="en-GB"/>
        </w:rPr>
        <w:fldChar w:fldCharType="end"/>
      </w:r>
      <w:r>
        <w:rPr>
          <w:rStyle w:val="eop"/>
          <w:rFonts w:ascii="Calibri" w:hAnsi="Calibri" w:cs="Calibri"/>
          <w:color w:val="000000"/>
          <w:sz w:val="17"/>
          <w:szCs w:val="17"/>
        </w:rPr>
        <w:t> </w:t>
      </w:r>
    </w:p>
    <w:p w14:paraId="3401B54C" w14:textId="77777777" w:rsidR="00B93100" w:rsidRDefault="00B93100" w:rsidP="00B93100">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In 2019, CPRD launched AURUM and since then has encouraged practices from England to move from the software that feeds GOLD (Vision) to the one that feeds AURUM (Emis). GOLD data from 2019 therefore mainly represents Wales/Scotland/NI and AURUM represents England. However, GOLD data collected before 2019 fully represent the UK.</w:t>
      </w:r>
      <w:r>
        <w:rPr>
          <w:rStyle w:val="normaltextrun"/>
          <w:rFonts w:ascii="Calibri" w:hAnsi="Calibri" w:cs="Calibri"/>
          <w:color w:val="000000"/>
          <w:sz w:val="22"/>
          <w:szCs w:val="22"/>
        </w:rPr>
        <w:t> </w:t>
      </w:r>
      <w:r>
        <w:rPr>
          <w:rStyle w:val="normaltextrun"/>
          <w:rFonts w:ascii="Calibri" w:hAnsi="Calibri" w:cs="Calibri"/>
          <w:color w:val="000000"/>
          <w:sz w:val="22"/>
          <w:szCs w:val="22"/>
          <w:shd w:val="clear" w:color="auto" w:fill="FFFFFF"/>
          <w:lang w:val="en-GB"/>
        </w:rPr>
        <w:t>CPRD provides for each build release an updated list of practices which moved from GOLD to AURUM. An overlap between GOLD and AURUM can occur, because historical data for these practices have been transferred from Vision/GOLD to Emis/AURUM. When DARWIN-EU® uses both databases the safest and easiest solution would be to disregard these practices in GOLD.</w:t>
      </w:r>
      <w:r>
        <w:rPr>
          <w:rStyle w:val="normaltextrun"/>
          <w:rFonts w:ascii="Calibri" w:hAnsi="Calibri" w:cs="Calibri"/>
          <w:color w:val="000000"/>
          <w:sz w:val="22"/>
          <w:szCs w:val="22"/>
        </w:rPr>
        <w:t> </w:t>
      </w:r>
      <w:r>
        <w:rPr>
          <w:rStyle w:val="normaltextrun"/>
          <w:rFonts w:ascii="Calibri" w:hAnsi="Calibri" w:cs="Calibri"/>
          <w:color w:val="000000"/>
          <w:sz w:val="22"/>
          <w:szCs w:val="22"/>
          <w:shd w:val="clear" w:color="auto" w:fill="FFFFFF"/>
          <w:lang w:val="en-GB"/>
        </w:rPr>
        <w:t>The licence also covers HES/ONS data, which can be requested on a study-by-study basis as linked data. This data only covers England and is planned to be mapped to OMOP in the future.</w:t>
      </w:r>
      <w:r>
        <w:rPr>
          <w:rStyle w:val="eop"/>
          <w:rFonts w:ascii="Calibri" w:hAnsi="Calibri" w:cs="Calibri"/>
          <w:color w:val="000000"/>
          <w:sz w:val="22"/>
          <w:szCs w:val="22"/>
        </w:rPr>
        <w:t> </w:t>
      </w:r>
    </w:p>
    <w:p w14:paraId="4095021F" w14:textId="3A98C5F9" w:rsidR="00B93100" w:rsidRDefault="00B93100" w:rsidP="00B93100">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In terms of quality checks, the integrity, structure and format of the data is reviewed. Collection-level validation ensures integrity by checking that data received from practices contain only expected data files and ensures that all data elements are of the correct type, length and format. Duplicate records are identified and removed.</w:t>
      </w:r>
      <w:r w:rsidR="00106310">
        <w:rPr>
          <w:rStyle w:val="normaltextrun"/>
          <w:rFonts w:ascii="Calibri" w:hAnsi="Calibri" w:cs="Calibri"/>
          <w:color w:val="000000"/>
          <w:sz w:val="22"/>
          <w:szCs w:val="22"/>
          <w:shd w:val="clear" w:color="auto" w:fill="FFFFFF"/>
          <w:lang w:val="en-GB"/>
        </w:rPr>
        <w:fldChar w:fldCharType="begin">
          <w:fldData xml:space="preserve">PEVuZE5vdGU+PENpdGU+PEF1dGhvcj5IZXJyZXR0PC9BdXRob3I+PFllYXI+MjAxNTwvWWVhcj48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</w:fldData>
        </w:fldChar>
      </w:r>
      <w:r w:rsidR="00106310">
        <w:rPr>
          <w:rStyle w:val="normaltextrun"/>
          <w:rFonts w:ascii="Calibri" w:hAnsi="Calibri" w:cs="Calibri"/>
          <w:color w:val="000000"/>
          <w:sz w:val="22"/>
          <w:szCs w:val="22"/>
          <w:shd w:val="clear" w:color="auto" w:fill="FFFFFF"/>
          <w:lang w:val="en-GB"/>
        </w:rPr>
        <w:instrText xml:space="preserve"> ADDIN EN.CITE </w:instrText>
      </w:r>
      <w:r w:rsidR="00106310">
        <w:rPr>
          <w:rStyle w:val="normaltextrun"/>
          <w:rFonts w:ascii="Calibri" w:hAnsi="Calibri" w:cs="Calibri"/>
          <w:color w:val="000000"/>
          <w:sz w:val="22"/>
          <w:szCs w:val="22"/>
          <w:shd w:val="clear" w:color="auto" w:fill="FFFFFF"/>
          <w:lang w:val="en-GB"/>
        </w:rPr>
        <w:fldChar w:fldCharType="begin">
          <w:fldData xml:space="preserve">PEVuZE5vdGU+PENpdGU+PEF1dGhvcj5IZXJyZXR0PC9BdXRob3I+PFllYXI+MjAxNTwvWWVhcj48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</w:fldData>
        </w:fldChar>
      </w:r>
      <w:r w:rsidR="00106310">
        <w:rPr>
          <w:rStyle w:val="normaltextrun"/>
          <w:rFonts w:ascii="Calibri" w:hAnsi="Calibri" w:cs="Calibri"/>
          <w:color w:val="000000"/>
          <w:sz w:val="22"/>
          <w:szCs w:val="22"/>
          <w:shd w:val="clear" w:color="auto" w:fill="FFFFFF"/>
          <w:lang w:val="en-GB"/>
        </w:rPr>
        <w:instrText xml:space="preserve"> ADDIN EN.CITE.DATA </w:instrText>
      </w:r>
      <w:r w:rsidR="00106310">
        <w:rPr>
          <w:rStyle w:val="normaltextrun"/>
          <w:rFonts w:ascii="Calibri" w:hAnsi="Calibri" w:cs="Calibri"/>
          <w:color w:val="000000"/>
          <w:sz w:val="22"/>
          <w:szCs w:val="22"/>
          <w:shd w:val="clear" w:color="auto" w:fill="FFFFFF"/>
          <w:lang w:val="en-GB"/>
        </w:rPr>
      </w:r>
      <w:r w:rsidR="00106310">
        <w:rPr>
          <w:rStyle w:val="normaltextrun"/>
          <w:rFonts w:ascii="Calibri" w:hAnsi="Calibri" w:cs="Calibri"/>
          <w:color w:val="000000"/>
          <w:sz w:val="22"/>
          <w:szCs w:val="22"/>
          <w:shd w:val="clear" w:color="auto" w:fill="FFFFFF"/>
          <w:lang w:val="en-GB"/>
        </w:rPr>
        <w:fldChar w:fldCharType="end"/>
      </w:r>
      <w:r w:rsidR="00106310">
        <w:rPr>
          <w:rStyle w:val="normaltextrun"/>
          <w:rFonts w:ascii="Calibri" w:hAnsi="Calibri" w:cs="Calibri"/>
          <w:color w:val="000000"/>
          <w:sz w:val="22"/>
          <w:szCs w:val="22"/>
          <w:shd w:val="clear" w:color="auto" w:fill="FFFFFF"/>
          <w:lang w:val="en-GB"/>
        </w:rPr>
      </w:r>
      <w:r w:rsidR="00106310">
        <w:rPr>
          <w:rStyle w:val="normaltextrun"/>
          <w:rFonts w:ascii="Calibri" w:hAnsi="Calibri" w:cs="Calibri"/>
          <w:color w:val="000000"/>
          <w:sz w:val="22"/>
          <w:szCs w:val="22"/>
          <w:shd w:val="clear" w:color="auto" w:fill="FFFFFF"/>
          <w:lang w:val="en-GB"/>
        </w:rPr>
        <w:fldChar w:fldCharType="separate"/>
      </w:r>
      <w:r w:rsidR="00106310">
        <w:rPr>
          <w:rStyle w:val="normaltextrun"/>
          <w:rFonts w:ascii="Calibri" w:hAnsi="Calibri" w:cs="Calibri"/>
          <w:noProof/>
          <w:color w:val="000000"/>
          <w:sz w:val="22"/>
          <w:szCs w:val="22"/>
          <w:shd w:val="clear" w:color="auto" w:fill="FFFFFF"/>
          <w:lang w:val="en-GB"/>
        </w:rPr>
        <w:t>(32)</w:t>
      </w:r>
      <w:r w:rsidR="00106310">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Transformation-level validation checks for referential integrity between records ensure that there are no orphan records included in the database (for example, that all event records link to a patient), while research-quality-level validation covers the actual content of the data. CPRD provides a patient-level data quality metric in the form of a binary ‘acceptability’ flag.</w:t>
      </w:r>
      <w:r w:rsidR="005C153E">
        <w:rPr>
          <w:rStyle w:val="normaltextrun"/>
          <w:rFonts w:ascii="Calibri" w:hAnsi="Calibri" w:cs="Calibri"/>
          <w:color w:val="000000"/>
          <w:sz w:val="22"/>
          <w:szCs w:val="22"/>
          <w:shd w:val="clear" w:color="auto" w:fill="FFFFFF"/>
          <w:lang w:val="en-GB"/>
        </w:rPr>
        <w:fldChar w:fldCharType="begin">
          <w:fldData xml:space="preserve">PEVuZE5vdGU+PENpdGU+PEF1dGhvcj5IZXJyZXR0PC9BdXRob3I+PFllYXI+MjAxNTwvWWVhcj48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</w:fldData>
        </w:fldChar>
      </w:r>
      <w:r w:rsidR="005C153E">
        <w:rPr>
          <w:rStyle w:val="normaltextrun"/>
          <w:rFonts w:ascii="Calibri" w:hAnsi="Calibri" w:cs="Calibri"/>
          <w:color w:val="000000"/>
          <w:sz w:val="22"/>
          <w:szCs w:val="22"/>
          <w:shd w:val="clear" w:color="auto" w:fill="FFFFFF"/>
          <w:lang w:val="en-GB"/>
        </w:rPr>
        <w:instrText xml:space="preserve"> ADDIN EN.CITE </w:instrText>
      </w:r>
      <w:r w:rsidR="005C153E">
        <w:rPr>
          <w:rStyle w:val="normaltextrun"/>
          <w:rFonts w:ascii="Calibri" w:hAnsi="Calibri" w:cs="Calibri"/>
          <w:color w:val="000000"/>
          <w:sz w:val="22"/>
          <w:szCs w:val="22"/>
          <w:shd w:val="clear" w:color="auto" w:fill="FFFFFF"/>
          <w:lang w:val="en-GB"/>
        </w:rPr>
        <w:fldChar w:fldCharType="begin">
          <w:fldData xml:space="preserve">PEVuZE5vdGU+PENpdGU+PEF1dGhvcj5IZXJyZXR0PC9BdXRob3I+PFllYXI+MjAxNTwvWWVhcj48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</w:fldData>
        </w:fldChar>
      </w:r>
      <w:r w:rsidR="005C153E">
        <w:rPr>
          <w:rStyle w:val="normaltextrun"/>
          <w:rFonts w:ascii="Calibri" w:hAnsi="Calibri" w:cs="Calibri"/>
          <w:color w:val="000000"/>
          <w:sz w:val="22"/>
          <w:szCs w:val="22"/>
          <w:shd w:val="clear" w:color="auto" w:fill="FFFFFF"/>
          <w:lang w:val="en-GB"/>
        </w:rPr>
        <w:instrText xml:space="preserve"> ADDIN EN.CITE.DATA </w:instrText>
      </w:r>
      <w:r w:rsidR="005C153E">
        <w:rPr>
          <w:rStyle w:val="normaltextrun"/>
          <w:rFonts w:ascii="Calibri" w:hAnsi="Calibri" w:cs="Calibri"/>
          <w:color w:val="000000"/>
          <w:sz w:val="22"/>
          <w:szCs w:val="22"/>
          <w:shd w:val="clear" w:color="auto" w:fill="FFFFFF"/>
          <w:lang w:val="en-GB"/>
        </w:rPr>
      </w:r>
      <w:r w:rsidR="005C153E">
        <w:rPr>
          <w:rStyle w:val="normaltextrun"/>
          <w:rFonts w:ascii="Calibri" w:hAnsi="Calibri" w:cs="Calibri"/>
          <w:color w:val="000000"/>
          <w:sz w:val="22"/>
          <w:szCs w:val="22"/>
          <w:shd w:val="clear" w:color="auto" w:fill="FFFFFF"/>
          <w:lang w:val="en-GB"/>
        </w:rPr>
        <w:fldChar w:fldCharType="end"/>
      </w:r>
      <w:r w:rsidR="005C153E">
        <w:rPr>
          <w:rStyle w:val="normaltextrun"/>
          <w:rFonts w:ascii="Calibri" w:hAnsi="Calibri" w:cs="Calibri"/>
          <w:color w:val="000000"/>
          <w:sz w:val="22"/>
          <w:szCs w:val="22"/>
          <w:shd w:val="clear" w:color="auto" w:fill="FFFFFF"/>
          <w:lang w:val="en-GB"/>
        </w:rPr>
      </w:r>
      <w:r w:rsidR="005C153E">
        <w:rPr>
          <w:rStyle w:val="normaltextrun"/>
          <w:rFonts w:ascii="Calibri" w:hAnsi="Calibri" w:cs="Calibri"/>
          <w:color w:val="000000"/>
          <w:sz w:val="22"/>
          <w:szCs w:val="22"/>
          <w:shd w:val="clear" w:color="auto" w:fill="FFFFFF"/>
          <w:lang w:val="en-GB"/>
        </w:rPr>
        <w:fldChar w:fldCharType="separate"/>
      </w:r>
      <w:r w:rsidR="005C153E">
        <w:rPr>
          <w:rStyle w:val="normaltextrun"/>
          <w:rFonts w:ascii="Calibri" w:hAnsi="Calibri" w:cs="Calibri"/>
          <w:noProof/>
          <w:color w:val="000000"/>
          <w:sz w:val="22"/>
          <w:szCs w:val="22"/>
          <w:shd w:val="clear" w:color="auto" w:fill="FFFFFF"/>
          <w:lang w:val="en-GB"/>
        </w:rPr>
        <w:t>(32)</w:t>
      </w:r>
      <w:r w:rsidR="005C153E">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This is based on recording and internal consistency of key variables including date of birth, practice registration date and transfer out date.</w:t>
      </w:r>
      <w:r>
        <w:rPr>
          <w:rStyle w:val="eop"/>
          <w:rFonts w:ascii="Calibri" w:hAnsi="Calibri" w:cs="Calibri"/>
          <w:color w:val="000000"/>
          <w:sz w:val="22"/>
          <w:szCs w:val="22"/>
        </w:rPr>
        <w:t> </w:t>
      </w:r>
    </w:p>
    <w:p w14:paraId="2F7F2D1D" w14:textId="77777777" w:rsidR="00B93100" w:rsidRDefault="00B93100" w:rsidP="00B93100">
      <w:pPr>
        <w:pStyle w:val="paragraph"/>
        <w:shd w:val="clear" w:color="auto" w:fill="FFFFFF"/>
        <w:spacing w:before="0" w:beforeAutospacing="0" w:after="0" w:afterAutospacing="0"/>
        <w:textAlignment w:val="baseline"/>
        <w:rPr>
          <w:rFonts w:ascii="Calibri" w:hAnsi="Calibri" w:cs="Calibri"/>
          <w:sz w:val="22"/>
          <w:szCs w:val="22"/>
        </w:rPr>
      </w:pPr>
      <w:r>
        <w:rPr>
          <w:rStyle w:val="eop"/>
          <w:rFonts w:ascii="Calibri" w:hAnsi="Calibri" w:cs="Calibri"/>
          <w:color w:val="000000"/>
          <w:sz w:val="22"/>
          <w:szCs w:val="22"/>
        </w:rPr>
        <w:t> </w:t>
      </w:r>
    </w:p>
    <w:p w14:paraId="36133441" w14:textId="1A06D66F" w:rsidR="00E44225" w:rsidRDefault="00E44225" w:rsidP="00F2796B">
      <w:pPr>
        <w:spacing w:line="240" w:lineRule="auto"/>
        <w:rPr>
          <w:rFonts w:eastAsia="Calibri"/>
          <w:u w:val="single"/>
          <w:lang w:val="en-GB"/>
        </w:rPr>
      </w:pPr>
      <w:r w:rsidRPr="028CB128">
        <w:rPr>
          <w:rFonts w:ascii="Calibri" w:eastAsia="Calibri" w:hAnsi="Calibri" w:cs="Calibri"/>
          <w:u w:val="single"/>
          <w:lang w:val="en-GB"/>
        </w:rPr>
        <w:t xml:space="preserve">IQVIA Disease Analyser (DA) Germany, Germany </w:t>
      </w:r>
    </w:p>
    <w:p w14:paraId="06454FC6" w14:textId="1180380B" w:rsidR="00A45FB5" w:rsidRDefault="00A45FB5" w:rsidP="00A45FB5">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IQVIA Disease Analyzer (DA) Germany is a database of de-identified electronic medical records from specialized and general primary practices (GP) in Germany since 1992. This dataset encompasses approximately 3% of all outpatient practices within Germany, ensuring a substantial representation of the national healthcare landscape.</w:t>
      </w:r>
      <w:r w:rsidR="003F6B40">
        <w:rPr>
          <w:rStyle w:val="normaltextrun"/>
          <w:rFonts w:ascii="Calibri" w:hAnsi="Calibri" w:cs="Calibri"/>
          <w:color w:val="000000"/>
          <w:sz w:val="22"/>
          <w:szCs w:val="22"/>
          <w:shd w:val="clear" w:color="auto" w:fill="FFFFFF"/>
          <w:lang w:val="en-GB"/>
        </w:rPr>
        <w:fldChar w:fldCharType="begin">
          <w:fldData xml:space="preserve">PEVuZE5vdGU+PENpdGU+PEF1dGhvcj5SYXRobWFubjwvQXV0aG9yPjxZZWFyPjIwMTg8L1llYXI+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</w:fldData>
        </w:fldChar>
      </w:r>
      <w:r w:rsidR="00C84E33">
        <w:rPr>
          <w:rStyle w:val="normaltextrun"/>
          <w:rFonts w:ascii="Calibri" w:hAnsi="Calibri" w:cs="Calibri"/>
          <w:color w:val="000000"/>
          <w:sz w:val="22"/>
          <w:szCs w:val="22"/>
          <w:shd w:val="clear" w:color="auto" w:fill="FFFFFF"/>
          <w:lang w:val="en-GB"/>
        </w:rPr>
        <w:instrText xml:space="preserve"> ADDIN EN.CITE </w:instrText>
      </w:r>
      <w:r w:rsidR="00C84E33">
        <w:rPr>
          <w:rStyle w:val="normaltextrun"/>
          <w:rFonts w:ascii="Calibri" w:hAnsi="Calibri" w:cs="Calibri"/>
          <w:color w:val="000000"/>
          <w:sz w:val="22"/>
          <w:szCs w:val="22"/>
          <w:shd w:val="clear" w:color="auto" w:fill="FFFFFF"/>
          <w:lang w:val="en-GB"/>
        </w:rPr>
        <w:fldChar w:fldCharType="begin">
          <w:fldData xml:space="preserve">PEVuZE5vdGU+PENpdGU+PEF1dGhvcj5SYXRobWFubjwvQXV0aG9yPjxZZWFyPjIwMTg8L1llYXI+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</w:fldData>
        </w:fldChar>
      </w:r>
      <w:r w:rsidR="00C84E33">
        <w:rPr>
          <w:rStyle w:val="normaltextrun"/>
          <w:rFonts w:ascii="Calibri" w:hAnsi="Calibri" w:cs="Calibri"/>
          <w:color w:val="000000"/>
          <w:sz w:val="22"/>
          <w:szCs w:val="22"/>
          <w:shd w:val="clear" w:color="auto" w:fill="FFFFFF"/>
          <w:lang w:val="en-GB"/>
        </w:rPr>
        <w:instrText xml:space="preserve"> ADDIN EN.CITE.DATA </w:instrText>
      </w:r>
      <w:r w:rsidR="00C84E33">
        <w:rPr>
          <w:rStyle w:val="normaltextrun"/>
          <w:rFonts w:ascii="Calibri" w:hAnsi="Calibri" w:cs="Calibri"/>
          <w:color w:val="000000"/>
          <w:sz w:val="22"/>
          <w:szCs w:val="22"/>
          <w:shd w:val="clear" w:color="auto" w:fill="FFFFFF"/>
          <w:lang w:val="en-GB"/>
        </w:rPr>
      </w:r>
      <w:r w:rsidR="00C84E33">
        <w:rPr>
          <w:rStyle w:val="normaltextrun"/>
          <w:rFonts w:ascii="Calibri" w:hAnsi="Calibri" w:cs="Calibri"/>
          <w:color w:val="000000"/>
          <w:sz w:val="22"/>
          <w:szCs w:val="22"/>
          <w:shd w:val="clear" w:color="auto" w:fill="FFFFFF"/>
          <w:lang w:val="en-GB"/>
        </w:rPr>
        <w:fldChar w:fldCharType="end"/>
      </w:r>
      <w:r w:rsidR="003F6B40">
        <w:rPr>
          <w:rStyle w:val="normaltextrun"/>
          <w:rFonts w:ascii="Calibri" w:hAnsi="Calibri" w:cs="Calibri"/>
          <w:color w:val="000000"/>
          <w:sz w:val="22"/>
          <w:szCs w:val="22"/>
          <w:shd w:val="clear" w:color="auto" w:fill="FFFFFF"/>
          <w:lang w:val="en-GB"/>
        </w:rPr>
      </w:r>
      <w:r w:rsidR="003F6B40">
        <w:rPr>
          <w:rStyle w:val="normaltextrun"/>
          <w:rFonts w:ascii="Calibri" w:hAnsi="Calibri" w:cs="Calibri"/>
          <w:color w:val="000000"/>
          <w:sz w:val="22"/>
          <w:szCs w:val="22"/>
          <w:shd w:val="clear" w:color="auto" w:fill="FFFFFF"/>
          <w:lang w:val="en-GB"/>
        </w:rPr>
        <w:fldChar w:fldCharType="separate"/>
      </w:r>
      <w:r w:rsidR="00C84E33">
        <w:rPr>
          <w:rStyle w:val="normaltextrun"/>
          <w:rFonts w:ascii="Calibri" w:hAnsi="Calibri" w:cs="Calibri"/>
          <w:noProof/>
          <w:color w:val="000000"/>
          <w:sz w:val="22"/>
          <w:szCs w:val="22"/>
          <w:shd w:val="clear" w:color="auto" w:fill="FFFFFF"/>
          <w:lang w:val="en-GB"/>
        </w:rPr>
        <w:t>(36, 37)</w:t>
      </w:r>
      <w:r w:rsidR="003F6B40">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The sampling methods used for practice selection, taking into account physician’s demographics, specialty focus, community size category and federal state location, was instrumental in constructing a database that accurately mirrors the diverse spectrum of healthcare providers in the country.</w:t>
      </w:r>
      <w:r w:rsidR="00C00C74">
        <w:rPr>
          <w:rStyle w:val="normaltextrun"/>
          <w:rFonts w:ascii="Calibri" w:hAnsi="Calibri" w:cs="Calibri"/>
          <w:color w:val="000000"/>
          <w:sz w:val="22"/>
          <w:szCs w:val="22"/>
          <w:shd w:val="clear" w:color="auto" w:fill="FFFFFF"/>
          <w:lang w:val="en-GB"/>
        </w:rPr>
        <w:fldChar w:fldCharType="begin"/>
      </w:r>
      <w:r w:rsidR="00C00C74">
        <w:rPr>
          <w:rStyle w:val="normaltextrun"/>
          <w:rFonts w:ascii="Calibri" w:hAnsi="Calibri" w:cs="Calibri"/>
          <w:color w:val="000000"/>
          <w:sz w:val="22"/>
          <w:szCs w:val="22"/>
          <w:shd w:val="clear" w:color="auto" w:fill="FFFFFF"/>
          <w:lang w:val="en-GB"/>
        </w:rPr>
        <w:instrText xml:space="preserve"> ADDIN EN.CITE &lt;EndNote&gt;&lt;Cite&gt;&lt;Author&gt;Rathmann&lt;/Author&gt;&lt;Year&gt;2018&lt;/Year&gt;&lt;RecNum&gt;949&lt;/RecNum&gt;&lt;DisplayText&gt;(36)&lt;/DisplayText&gt;&lt;record&gt;&lt;rec-number&gt;949&lt;/rec-number&gt;&lt;foreign-keys&gt;&lt;key app="EN" db-id="wrafpt5zcrwdwte95xtv5d5ewaxzwravv05v" timestamp="1706193801"&gt;949&lt;/key&gt;&lt;/foreign-keys&gt;&lt;ref-type name="Journal Article"&gt;17&lt;/ref-type&gt;&lt;contributors&gt;&lt;authors&gt;&lt;author&gt;Rathmann, W.&lt;/author&gt;&lt;author&gt;Bongaerts, B.&lt;/author&gt;&lt;author&gt;Carius, H. J.&lt;/author&gt;&lt;author&gt;Kruppert, S.&lt;/author&gt;&lt;author&gt;Kostev, K.&lt;/author&gt;&lt;/authors&gt;&lt;/contributors&gt;&lt;titles&gt;&lt;title&gt;Basic characteristics and representativeness of the German Disease Analyzer database</w:instrText>
      </w:r>
      <w:r w:rsidR="00C00C74">
        <w:rPr>
          <w:rStyle w:val="normaltextrun"/>
          <w:rFonts w:ascii="MS Gothic" w:eastAsia="MS Gothic" w:hAnsi="MS Gothic" w:cs="MS Gothic" w:hint="eastAsia"/>
          <w:color w:val="000000"/>
          <w:sz w:val="22"/>
          <w:szCs w:val="22"/>
          <w:shd w:val="clear" w:color="auto" w:fill="FFFFFF"/>
          <w:lang w:val="en-GB"/>
        </w:rPr>
        <w:instrText> </w:instrText>
      </w:r>
      <w:r w:rsidR="00C00C74">
        <w:rPr>
          <w:rStyle w:val="normaltextrun"/>
          <w:rFonts w:ascii="Calibri" w:hAnsi="Calibri" w:cs="Calibri"/>
          <w:color w:val="000000"/>
          <w:sz w:val="22"/>
          <w:szCs w:val="22"/>
          <w:shd w:val="clear" w:color="auto" w:fill="FFFFFF"/>
          <w:lang w:val="en-GB"/>
        </w:rPr>
        <w:instrText>&lt;/title&gt;&lt;secondary-title&gt;Int J Clin Pharmacol Ther&lt;/secondary-title&gt;&lt;/titles&gt;&lt;periodical&gt;&lt;full-title&gt;Int J Clin Pharmacol Ther&lt;/full-title&gt;&lt;/periodical&gt;&lt;pages&gt;459-466&lt;/pages&gt;&lt;volume&gt;56&lt;/volume&gt;&lt;number&gt;10&lt;/number&gt;&lt;keywords&gt;&lt;keyword&gt;*Databases, Factual&lt;/keyword&gt;&lt;keyword&gt;Demography&lt;/keyword&gt;&lt;keyword&gt;Epidemiologic Methods&lt;/keyword&gt;&lt;keyword&gt;Germany&lt;/keyword&gt;&lt;keyword&gt;Humans&lt;/keyword&gt;&lt;keyword&gt;Pharmacoepidemiology/*methods&lt;/keyword&gt;&lt;keyword&gt;Physicians/statistics &amp;amp; numerical data&lt;/keyword&gt;&lt;keyword&gt;Practice Patterns, Physicians&amp;apos;/*statistics &amp;amp; numerical data&lt;/keyword&gt;&lt;keyword&gt;Risk Factors&lt;/keyword&gt;&lt;/keywords&gt;&lt;dates&gt;&lt;year&gt;2018&lt;/year&gt;&lt;pub-dates&gt;&lt;date&gt;Oct&lt;/date&gt;&lt;/pub-dates&gt;&lt;/dates&gt;&lt;isbn&gt;0946-1965 (Print)&amp;#xD;0946-1965&lt;/isbn&gt;&lt;accession-num&gt;30168417&lt;/accession-num&gt;&lt;urls&gt;&lt;/urls&gt;&lt;electronic-resource-num&gt;10.5414/cp203320</w:instrText>
      </w:r>
      <w:r w:rsidR="00C00C74">
        <w:rPr>
          <w:rStyle w:val="normaltextrun"/>
          <w:rFonts w:ascii="MS Gothic" w:eastAsia="MS Gothic" w:hAnsi="MS Gothic" w:cs="MS Gothic" w:hint="eastAsia"/>
          <w:color w:val="000000"/>
          <w:sz w:val="22"/>
          <w:szCs w:val="22"/>
          <w:shd w:val="clear" w:color="auto" w:fill="FFFFFF"/>
          <w:lang w:val="en-GB"/>
        </w:rPr>
        <w:instrText> </w:instrText>
      </w:r>
      <w:r w:rsidR="00C00C74">
        <w:rPr>
          <w:rStyle w:val="normaltextrun"/>
          <w:rFonts w:ascii="Calibri" w:hAnsi="Calibri" w:cs="Calibri"/>
          <w:color w:val="000000"/>
          <w:sz w:val="22"/>
          <w:szCs w:val="22"/>
          <w:shd w:val="clear" w:color="auto" w:fill="FFFFFF"/>
          <w:lang w:val="en-GB"/>
        </w:rPr>
        <w:instrText>&lt;/electronic-resource-num&gt;&lt;remote-database-provider&gt;NLM&lt;/remote-database-provider&gt;&lt;language&gt;eng&lt;/language&gt;&lt;/record&gt;&lt;/Cite&gt;&lt;/EndNote&gt;</w:instrText>
      </w:r>
      <w:r w:rsidR="00C00C74">
        <w:rPr>
          <w:rStyle w:val="normaltextrun"/>
          <w:rFonts w:ascii="Calibri" w:hAnsi="Calibri" w:cs="Calibri"/>
          <w:color w:val="000000"/>
          <w:sz w:val="22"/>
          <w:szCs w:val="22"/>
          <w:shd w:val="clear" w:color="auto" w:fill="FFFFFF"/>
          <w:lang w:val="en-GB"/>
        </w:rPr>
        <w:fldChar w:fldCharType="separate"/>
      </w:r>
      <w:r w:rsidR="00C00C74">
        <w:rPr>
          <w:rStyle w:val="normaltextrun"/>
          <w:rFonts w:ascii="Calibri" w:hAnsi="Calibri" w:cs="Calibri"/>
          <w:noProof/>
          <w:color w:val="000000"/>
          <w:sz w:val="22"/>
          <w:szCs w:val="22"/>
          <w:shd w:val="clear" w:color="auto" w:fill="FFFFFF"/>
          <w:lang w:val="en-GB"/>
        </w:rPr>
        <w:t>(36)</w:t>
      </w:r>
      <w:r w:rsidR="00C00C74">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Consequently, data within IQVIA DA Germany database has been demonstrated to be representative of general and specialised practices throughout Germany. </w:t>
      </w:r>
      <w:r>
        <w:rPr>
          <w:rStyle w:val="eop"/>
          <w:rFonts w:ascii="Calibri" w:hAnsi="Calibri" w:cs="Calibri"/>
          <w:color w:val="000000"/>
          <w:sz w:val="22"/>
          <w:szCs w:val="22"/>
        </w:rPr>
        <w:t> </w:t>
      </w:r>
    </w:p>
    <w:p w14:paraId="2C12230B" w14:textId="63514D0C" w:rsidR="00A45FB5" w:rsidRDefault="00A45FB5" w:rsidP="00A45FB5">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lastRenderedPageBreak/>
        <w:t>The database contains demographics records, basic medical data, disease diagnosis according to International Classification of Diseases, 10th revision (ICD-10), and prescription records.</w:t>
      </w:r>
      <w:r w:rsidR="007F337A">
        <w:rPr>
          <w:rStyle w:val="normaltextrun"/>
          <w:rFonts w:ascii="Calibri" w:hAnsi="Calibri" w:cs="Calibri"/>
          <w:color w:val="000000"/>
          <w:sz w:val="22"/>
          <w:szCs w:val="22"/>
          <w:shd w:val="clear" w:color="auto" w:fill="FFFFFF"/>
          <w:lang w:val="en-GB"/>
        </w:rPr>
        <w:fldChar w:fldCharType="begin">
          <w:fldData xml:space="preserve">PEVuZE5vdGU+PENpdGU+PEF1dGhvcj5aYXBwYWNvc3RhPC9BdXRob3I+PFllYXI+MjAyMjwvWWVh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</w:fldData>
        </w:fldChar>
      </w:r>
      <w:r w:rsidR="007F337A">
        <w:rPr>
          <w:rStyle w:val="normaltextrun"/>
          <w:rFonts w:ascii="Calibri" w:hAnsi="Calibri" w:cs="Calibri"/>
          <w:color w:val="000000"/>
          <w:sz w:val="22"/>
          <w:szCs w:val="22"/>
          <w:shd w:val="clear" w:color="auto" w:fill="FFFFFF"/>
          <w:lang w:val="en-GB"/>
        </w:rPr>
        <w:instrText xml:space="preserve"> ADDIN EN.CITE </w:instrText>
      </w:r>
      <w:r w:rsidR="007F337A">
        <w:rPr>
          <w:rStyle w:val="normaltextrun"/>
          <w:rFonts w:ascii="Calibri" w:hAnsi="Calibri" w:cs="Calibri"/>
          <w:color w:val="000000"/>
          <w:sz w:val="22"/>
          <w:szCs w:val="22"/>
          <w:shd w:val="clear" w:color="auto" w:fill="FFFFFF"/>
          <w:lang w:val="en-GB"/>
        </w:rPr>
        <w:fldChar w:fldCharType="begin">
          <w:fldData xml:space="preserve">PEVuZE5vdGU+PENpdGU+PEF1dGhvcj5aYXBwYWNvc3RhPC9BdXRob3I+PFllYXI+MjAyMjwvWWVh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</w:fldData>
        </w:fldChar>
      </w:r>
      <w:r w:rsidR="007F337A">
        <w:rPr>
          <w:rStyle w:val="normaltextrun"/>
          <w:rFonts w:ascii="Calibri" w:hAnsi="Calibri" w:cs="Calibri"/>
          <w:color w:val="000000"/>
          <w:sz w:val="22"/>
          <w:szCs w:val="22"/>
          <w:shd w:val="clear" w:color="auto" w:fill="FFFFFF"/>
          <w:lang w:val="en-GB"/>
        </w:rPr>
        <w:instrText xml:space="preserve"> ADDIN EN.CITE.DATA </w:instrText>
      </w:r>
      <w:r w:rsidR="007F337A">
        <w:rPr>
          <w:rStyle w:val="normaltextrun"/>
          <w:rFonts w:ascii="Calibri" w:hAnsi="Calibri" w:cs="Calibri"/>
          <w:color w:val="000000"/>
          <w:sz w:val="22"/>
          <w:szCs w:val="22"/>
          <w:shd w:val="clear" w:color="auto" w:fill="FFFFFF"/>
          <w:lang w:val="en-GB"/>
        </w:rPr>
      </w:r>
      <w:r w:rsidR="007F337A">
        <w:rPr>
          <w:rStyle w:val="normaltextrun"/>
          <w:rFonts w:ascii="Calibri" w:hAnsi="Calibri" w:cs="Calibri"/>
          <w:color w:val="000000"/>
          <w:sz w:val="22"/>
          <w:szCs w:val="22"/>
          <w:shd w:val="clear" w:color="auto" w:fill="FFFFFF"/>
          <w:lang w:val="en-GB"/>
        </w:rPr>
        <w:fldChar w:fldCharType="end"/>
      </w:r>
      <w:r w:rsidR="007F337A">
        <w:rPr>
          <w:rStyle w:val="normaltextrun"/>
          <w:rFonts w:ascii="Calibri" w:hAnsi="Calibri" w:cs="Calibri"/>
          <w:color w:val="000000"/>
          <w:sz w:val="22"/>
          <w:szCs w:val="22"/>
          <w:shd w:val="clear" w:color="auto" w:fill="FFFFFF"/>
          <w:lang w:val="en-GB"/>
        </w:rPr>
      </w:r>
      <w:r w:rsidR="007F337A">
        <w:rPr>
          <w:rStyle w:val="normaltextrun"/>
          <w:rFonts w:ascii="Calibri" w:hAnsi="Calibri" w:cs="Calibri"/>
          <w:color w:val="000000"/>
          <w:sz w:val="22"/>
          <w:szCs w:val="22"/>
          <w:shd w:val="clear" w:color="auto" w:fill="FFFFFF"/>
          <w:lang w:val="en-GB"/>
        </w:rPr>
        <w:fldChar w:fldCharType="separate"/>
      </w:r>
      <w:r w:rsidR="007F337A">
        <w:rPr>
          <w:rStyle w:val="normaltextrun"/>
          <w:rFonts w:ascii="Calibri" w:hAnsi="Calibri" w:cs="Calibri"/>
          <w:noProof/>
          <w:color w:val="000000"/>
          <w:sz w:val="22"/>
          <w:szCs w:val="22"/>
          <w:shd w:val="clear" w:color="auto" w:fill="FFFFFF"/>
          <w:lang w:val="en-GB"/>
        </w:rPr>
        <w:t>(37)</w:t>
      </w:r>
      <w:r w:rsidR="007F337A">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17"/>
          <w:szCs w:val="17"/>
          <w:shd w:val="clear" w:color="auto" w:fill="FFFFFF"/>
          <w:vertAlign w:val="superscript"/>
          <w:lang w:val="en-GB"/>
        </w:rPr>
        <w:t xml:space="preserve"> </w:t>
      </w:r>
      <w:r>
        <w:rPr>
          <w:rStyle w:val="normaltextrun"/>
          <w:rFonts w:ascii="Calibri" w:hAnsi="Calibri" w:cs="Calibri"/>
          <w:color w:val="000000"/>
          <w:sz w:val="22"/>
          <w:szCs w:val="22"/>
          <w:shd w:val="clear" w:color="auto" w:fill="FFFFFF"/>
          <w:lang w:val="en-GB"/>
        </w:rPr>
        <w:t>While the database partly records information on deaths and procedures, it currently does not support linkage with external data sources. Routine updates are conducted at regular intervals.</w:t>
      </w:r>
      <w:r>
        <w:rPr>
          <w:rStyle w:val="eop"/>
          <w:rFonts w:ascii="Calibri" w:hAnsi="Calibri" w:cs="Calibri"/>
          <w:color w:val="000000"/>
          <w:sz w:val="22"/>
          <w:szCs w:val="22"/>
        </w:rPr>
        <w:t> </w:t>
      </w:r>
    </w:p>
    <w:p w14:paraId="4ED714BE" w14:textId="201D405C" w:rsidR="00A45FB5" w:rsidRDefault="00A45FB5" w:rsidP="00A45FB5">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IQVIA DA Germany is suitable for pharmacoepidemiologic and pharmacoeconomic studies as previously demonstrated.</w:t>
      </w:r>
      <w:r w:rsidR="00E66FF6">
        <w:rPr>
          <w:rStyle w:val="normaltextrun"/>
          <w:rFonts w:ascii="Calibri" w:hAnsi="Calibri" w:cs="Calibri"/>
          <w:color w:val="000000"/>
          <w:sz w:val="22"/>
          <w:szCs w:val="22"/>
          <w:shd w:val="clear" w:color="auto" w:fill="FFFFFF"/>
          <w:lang w:val="en-GB"/>
        </w:rPr>
        <w:fldChar w:fldCharType="begin">
          <w:fldData xml:space="preserve">PEVuZE5vdGU+PENpdGU+PEF1dGhvcj5aYXBwYWNvc3RhPC9BdXRob3I+PFllYXI+MjAyMjwvWWVh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</w:fldData>
        </w:fldChar>
      </w:r>
      <w:r w:rsidR="00EF4CCA">
        <w:rPr>
          <w:rStyle w:val="normaltextrun"/>
          <w:rFonts w:ascii="Calibri" w:hAnsi="Calibri" w:cs="Calibri"/>
          <w:color w:val="000000"/>
          <w:sz w:val="22"/>
          <w:szCs w:val="22"/>
          <w:shd w:val="clear" w:color="auto" w:fill="FFFFFF"/>
          <w:lang w:val="en-GB"/>
        </w:rPr>
        <w:instrText xml:space="preserve"> ADDIN EN.CITE </w:instrText>
      </w:r>
      <w:r w:rsidR="00EF4CCA">
        <w:rPr>
          <w:rStyle w:val="normaltextrun"/>
          <w:rFonts w:ascii="Calibri" w:hAnsi="Calibri" w:cs="Calibri"/>
          <w:color w:val="000000"/>
          <w:sz w:val="22"/>
          <w:szCs w:val="22"/>
          <w:shd w:val="clear" w:color="auto" w:fill="FFFFFF"/>
          <w:lang w:val="en-GB"/>
        </w:rPr>
        <w:fldChar w:fldCharType="begin">
          <w:fldData xml:space="preserve">PEVuZE5vdGU+PENpdGU+PEF1dGhvcj5aYXBwYWNvc3RhPC9BdXRob3I+PFllYXI+MjAyMjwvWWVh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</w:fldData>
        </w:fldChar>
      </w:r>
      <w:r w:rsidR="00EF4CCA">
        <w:rPr>
          <w:rStyle w:val="normaltextrun"/>
          <w:rFonts w:ascii="Calibri" w:hAnsi="Calibri" w:cs="Calibri"/>
          <w:color w:val="000000"/>
          <w:sz w:val="22"/>
          <w:szCs w:val="22"/>
          <w:shd w:val="clear" w:color="auto" w:fill="FFFFFF"/>
          <w:lang w:val="en-GB"/>
        </w:rPr>
        <w:instrText xml:space="preserve"> ADDIN EN.CITE.DATA </w:instrText>
      </w:r>
      <w:r w:rsidR="00EF4CCA">
        <w:rPr>
          <w:rStyle w:val="normaltextrun"/>
          <w:rFonts w:ascii="Calibri" w:hAnsi="Calibri" w:cs="Calibri"/>
          <w:color w:val="000000"/>
          <w:sz w:val="22"/>
          <w:szCs w:val="22"/>
          <w:shd w:val="clear" w:color="auto" w:fill="FFFFFF"/>
          <w:lang w:val="en-GB"/>
        </w:rPr>
      </w:r>
      <w:r w:rsidR="00EF4CCA">
        <w:rPr>
          <w:rStyle w:val="normaltextrun"/>
          <w:rFonts w:ascii="Calibri" w:hAnsi="Calibri" w:cs="Calibri"/>
          <w:color w:val="000000"/>
          <w:sz w:val="22"/>
          <w:szCs w:val="22"/>
          <w:shd w:val="clear" w:color="auto" w:fill="FFFFFF"/>
          <w:lang w:val="en-GB"/>
        </w:rPr>
        <w:fldChar w:fldCharType="end"/>
      </w:r>
      <w:r w:rsidR="00E66FF6">
        <w:rPr>
          <w:rStyle w:val="normaltextrun"/>
          <w:rFonts w:ascii="Calibri" w:hAnsi="Calibri" w:cs="Calibri"/>
          <w:color w:val="000000"/>
          <w:sz w:val="22"/>
          <w:szCs w:val="22"/>
          <w:shd w:val="clear" w:color="auto" w:fill="FFFFFF"/>
          <w:lang w:val="en-GB"/>
        </w:rPr>
      </w:r>
      <w:r w:rsidR="00E66FF6">
        <w:rPr>
          <w:rStyle w:val="normaltextrun"/>
          <w:rFonts w:ascii="Calibri" w:hAnsi="Calibri" w:cs="Calibri"/>
          <w:color w:val="000000"/>
          <w:sz w:val="22"/>
          <w:szCs w:val="22"/>
          <w:shd w:val="clear" w:color="auto" w:fill="FFFFFF"/>
          <w:lang w:val="en-GB"/>
        </w:rPr>
        <w:fldChar w:fldCharType="separate"/>
      </w:r>
      <w:r w:rsidR="00EF4CCA">
        <w:rPr>
          <w:rStyle w:val="normaltextrun"/>
          <w:rFonts w:ascii="Calibri" w:hAnsi="Calibri" w:cs="Calibri"/>
          <w:noProof/>
          <w:color w:val="000000"/>
          <w:sz w:val="22"/>
          <w:szCs w:val="22"/>
          <w:shd w:val="clear" w:color="auto" w:fill="FFFFFF"/>
          <w:lang w:val="en-GB"/>
        </w:rPr>
        <w:t>(37-39)</w:t>
      </w:r>
      <w:r w:rsidR="00E66FF6">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The quality of data is assessed based on several criteria including completeness of information and correctness (e.g. linkage between diagnosis and prescriptions). </w:t>
      </w:r>
      <w:r>
        <w:rPr>
          <w:rStyle w:val="eop"/>
          <w:rFonts w:ascii="Calibri" w:hAnsi="Calibri" w:cs="Calibri"/>
          <w:color w:val="000000"/>
          <w:sz w:val="22"/>
          <w:szCs w:val="22"/>
        </w:rPr>
        <w:t> </w:t>
      </w:r>
    </w:p>
    <w:p w14:paraId="2335091E" w14:textId="67A906BF" w:rsidR="00A45FB5" w:rsidRPr="00860DAE" w:rsidRDefault="00A45FB5" w:rsidP="00860DAE">
      <w:pPr>
        <w:pStyle w:val="paragraph"/>
        <w:shd w:val="clear" w:color="auto" w:fill="FFFFFF"/>
        <w:spacing w:before="0" w:beforeAutospacing="0" w:after="0" w:afterAutospacing="0"/>
        <w:textAlignment w:val="baseline"/>
        <w:rPr>
          <w:rFonts w:ascii="Calibri" w:eastAsia="Calibri" w:hAnsi="Calibri" w:cs="Calibri"/>
          <w:sz w:val="22"/>
          <w:szCs w:val="22"/>
        </w:rPr>
      </w:pPr>
      <w:r>
        <w:rPr>
          <w:rStyle w:val="eop"/>
          <w:rFonts w:ascii="Calibri" w:hAnsi="Calibri" w:cs="Calibri"/>
          <w:color w:val="000000"/>
          <w:sz w:val="22"/>
          <w:szCs w:val="22"/>
        </w:rPr>
        <w:t> </w:t>
      </w:r>
    </w:p>
    <w:p w14:paraId="0F654881" w14:textId="368EE6B2" w:rsidR="00E44225" w:rsidRPr="00E44225" w:rsidRDefault="00E44225" w:rsidP="00F2796B">
      <w:pPr>
        <w:rPr>
          <w:rFonts w:ascii="Calibri" w:eastAsia="Calibri" w:hAnsi="Calibri" w:cs="Calibri"/>
          <w:u w:val="single"/>
          <w:lang w:val="en-GB"/>
        </w:rPr>
      </w:pPr>
      <w:r w:rsidRPr="005874E5">
        <w:rPr>
          <w:rFonts w:eastAsia="Calibri"/>
          <w:u w:val="single"/>
          <w:lang w:val="en-US"/>
        </w:rPr>
        <w:t>IQVIA Longitudinal Patient Database (LPD) Belgium, Belgium</w:t>
      </w:r>
    </w:p>
    <w:p w14:paraId="2C75EED4" w14:textId="77777777" w:rsidR="004F42DF" w:rsidRDefault="004F42DF" w:rsidP="004F42DF">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IQVIA Longitudinal Patient Data (LPD) Belgium is a database of pseudonymized electronic medical records from general practices (GPs) in Belgium since 2005. The database encapsulates records of approximately 10% of Belgian patient population. </w:t>
      </w:r>
      <w:r>
        <w:rPr>
          <w:rStyle w:val="eop"/>
          <w:rFonts w:ascii="Calibri" w:hAnsi="Calibri" w:cs="Calibri"/>
          <w:color w:val="000000"/>
          <w:sz w:val="22"/>
          <w:szCs w:val="22"/>
        </w:rPr>
        <w:t> </w:t>
      </w:r>
    </w:p>
    <w:p w14:paraId="4357FBC1" w14:textId="093E7992" w:rsidR="004F42DF" w:rsidRDefault="004F42DF" w:rsidP="004F42DF">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This patient-level database captures patient demographics, diagnoses (using a specific diagnostic coding system that can be bridged with ICD-10-CM codes). In addition, it encompasses medical history, prescription data (associated with a hard-coded diagnosis), as well as supplementary metrics such as anthropometric measures (height, weight), vital signs (blood pressure) and results from laboratory tests.</w:t>
      </w:r>
      <w:r w:rsidR="005A2BBE">
        <w:rPr>
          <w:rStyle w:val="normaltextrun"/>
          <w:rFonts w:ascii="Calibri" w:hAnsi="Calibri" w:cs="Calibri"/>
          <w:color w:val="000000"/>
          <w:sz w:val="22"/>
          <w:szCs w:val="22"/>
          <w:shd w:val="clear" w:color="auto" w:fill="FFFFFF"/>
          <w:lang w:val="en-GB"/>
        </w:rPr>
        <w:fldChar w:fldCharType="begin">
          <w:fldData xml:space="preserve">PEVuZE5vdGU+PENpdGU+PEF1dGhvcj5WYW5kZW5oYXV0ZTwvQXV0aG9yPjxZZWFyPjIwMjE8L1ll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</w:fldData>
        </w:fldChar>
      </w:r>
      <w:r w:rsidR="005A2BBE">
        <w:rPr>
          <w:rStyle w:val="normaltextrun"/>
          <w:rFonts w:ascii="Calibri" w:hAnsi="Calibri" w:cs="Calibri"/>
          <w:color w:val="000000"/>
          <w:sz w:val="22"/>
          <w:szCs w:val="22"/>
          <w:shd w:val="clear" w:color="auto" w:fill="FFFFFF"/>
          <w:lang w:val="en-GB"/>
        </w:rPr>
        <w:instrText xml:space="preserve"> ADDIN EN.CITE </w:instrText>
      </w:r>
      <w:r w:rsidR="005A2BBE">
        <w:rPr>
          <w:rStyle w:val="normaltextrun"/>
          <w:rFonts w:ascii="Calibri" w:hAnsi="Calibri" w:cs="Calibri"/>
          <w:color w:val="000000"/>
          <w:sz w:val="22"/>
          <w:szCs w:val="22"/>
          <w:shd w:val="clear" w:color="auto" w:fill="FFFFFF"/>
          <w:lang w:val="en-GB"/>
        </w:rPr>
        <w:fldChar w:fldCharType="begin">
          <w:fldData xml:space="preserve">PEVuZE5vdGU+PENpdGU+PEF1dGhvcj5WYW5kZW5oYXV0ZTwvQXV0aG9yPjxZZWFyPjIwMjE8L1ll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</w:fldData>
        </w:fldChar>
      </w:r>
      <w:r w:rsidR="005A2BBE">
        <w:rPr>
          <w:rStyle w:val="normaltextrun"/>
          <w:rFonts w:ascii="Calibri" w:hAnsi="Calibri" w:cs="Calibri"/>
          <w:color w:val="000000"/>
          <w:sz w:val="22"/>
          <w:szCs w:val="22"/>
          <w:shd w:val="clear" w:color="auto" w:fill="FFFFFF"/>
          <w:lang w:val="en-GB"/>
        </w:rPr>
        <w:instrText xml:space="preserve"> ADDIN EN.CITE.DATA </w:instrText>
      </w:r>
      <w:r w:rsidR="005A2BBE">
        <w:rPr>
          <w:rStyle w:val="normaltextrun"/>
          <w:rFonts w:ascii="Calibri" w:hAnsi="Calibri" w:cs="Calibri"/>
          <w:color w:val="000000"/>
          <w:sz w:val="22"/>
          <w:szCs w:val="22"/>
          <w:shd w:val="clear" w:color="auto" w:fill="FFFFFF"/>
          <w:lang w:val="en-GB"/>
        </w:rPr>
      </w:r>
      <w:r w:rsidR="005A2BBE">
        <w:rPr>
          <w:rStyle w:val="normaltextrun"/>
          <w:rFonts w:ascii="Calibri" w:hAnsi="Calibri" w:cs="Calibri"/>
          <w:color w:val="000000"/>
          <w:sz w:val="22"/>
          <w:szCs w:val="22"/>
          <w:shd w:val="clear" w:color="auto" w:fill="FFFFFF"/>
          <w:lang w:val="en-GB"/>
        </w:rPr>
        <w:fldChar w:fldCharType="end"/>
      </w:r>
      <w:r w:rsidR="005A2BBE">
        <w:rPr>
          <w:rStyle w:val="normaltextrun"/>
          <w:rFonts w:ascii="Calibri" w:hAnsi="Calibri" w:cs="Calibri"/>
          <w:color w:val="000000"/>
          <w:sz w:val="22"/>
          <w:szCs w:val="22"/>
          <w:shd w:val="clear" w:color="auto" w:fill="FFFFFF"/>
          <w:lang w:val="en-GB"/>
        </w:rPr>
      </w:r>
      <w:r w:rsidR="005A2BBE">
        <w:rPr>
          <w:rStyle w:val="normaltextrun"/>
          <w:rFonts w:ascii="Calibri" w:hAnsi="Calibri" w:cs="Calibri"/>
          <w:color w:val="000000"/>
          <w:sz w:val="22"/>
          <w:szCs w:val="22"/>
          <w:shd w:val="clear" w:color="auto" w:fill="FFFFFF"/>
          <w:lang w:val="en-GB"/>
        </w:rPr>
        <w:fldChar w:fldCharType="separate"/>
      </w:r>
      <w:r w:rsidR="005A2BBE">
        <w:rPr>
          <w:rStyle w:val="normaltextrun"/>
          <w:rFonts w:ascii="Calibri" w:hAnsi="Calibri" w:cs="Calibri"/>
          <w:noProof/>
          <w:color w:val="000000"/>
          <w:sz w:val="22"/>
          <w:szCs w:val="22"/>
          <w:shd w:val="clear" w:color="auto" w:fill="FFFFFF"/>
          <w:lang w:val="en-GB"/>
        </w:rPr>
        <w:t>(40)</w:t>
      </w:r>
      <w:r w:rsidR="005A2BBE">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All patients and GPs in the database are pseudonymized and can be followed longitudinally based on a unique identifier (ID). Strict attention to confidentiality is present at every stage of data collection, storage and analysis in accordance with GDPR and Belgian Ethics Committees recommendations. IQVIA LPD Belgium database is nationally representative in terms of both geographical coverage and patient demographic characteristics, including age and sex.</w:t>
      </w:r>
      <w:r w:rsidR="0038684B">
        <w:rPr>
          <w:rStyle w:val="normaltextrun"/>
          <w:rFonts w:ascii="Calibri" w:hAnsi="Calibri" w:cs="Calibri"/>
          <w:color w:val="000000"/>
          <w:sz w:val="22"/>
          <w:szCs w:val="22"/>
          <w:shd w:val="clear" w:color="auto" w:fill="FFFFFF"/>
          <w:lang w:val="en-GB"/>
        </w:rPr>
        <w:fldChar w:fldCharType="begin">
          <w:fldData xml:space="preserve">PEVuZE5vdGU+PENpdGU+PEF1dGhvcj5WYW5kZW5oYXV0ZTwvQXV0aG9yPjxZZWFyPjIwMjE8L1ll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</w:fldData>
        </w:fldChar>
      </w:r>
      <w:r w:rsidR="0038684B">
        <w:rPr>
          <w:rStyle w:val="normaltextrun"/>
          <w:rFonts w:ascii="Calibri" w:hAnsi="Calibri" w:cs="Calibri"/>
          <w:color w:val="000000"/>
          <w:sz w:val="22"/>
          <w:szCs w:val="22"/>
          <w:shd w:val="clear" w:color="auto" w:fill="FFFFFF"/>
          <w:lang w:val="en-GB"/>
        </w:rPr>
        <w:instrText xml:space="preserve"> ADDIN EN.CITE </w:instrText>
      </w:r>
      <w:r w:rsidR="0038684B">
        <w:rPr>
          <w:rStyle w:val="normaltextrun"/>
          <w:rFonts w:ascii="Calibri" w:hAnsi="Calibri" w:cs="Calibri"/>
          <w:color w:val="000000"/>
          <w:sz w:val="22"/>
          <w:szCs w:val="22"/>
          <w:shd w:val="clear" w:color="auto" w:fill="FFFFFF"/>
          <w:lang w:val="en-GB"/>
        </w:rPr>
        <w:fldChar w:fldCharType="begin">
          <w:fldData xml:space="preserve">PEVuZE5vdGU+PENpdGU+PEF1dGhvcj5WYW5kZW5oYXV0ZTwvQXV0aG9yPjxZZWFyPjIwMjE8L1ll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</w:fldData>
        </w:fldChar>
      </w:r>
      <w:r w:rsidR="0038684B">
        <w:rPr>
          <w:rStyle w:val="normaltextrun"/>
          <w:rFonts w:ascii="Calibri" w:hAnsi="Calibri" w:cs="Calibri"/>
          <w:color w:val="000000"/>
          <w:sz w:val="22"/>
          <w:szCs w:val="22"/>
          <w:shd w:val="clear" w:color="auto" w:fill="FFFFFF"/>
          <w:lang w:val="en-GB"/>
        </w:rPr>
        <w:instrText xml:space="preserve"> ADDIN EN.CITE.DATA </w:instrText>
      </w:r>
      <w:r w:rsidR="0038684B">
        <w:rPr>
          <w:rStyle w:val="normaltextrun"/>
          <w:rFonts w:ascii="Calibri" w:hAnsi="Calibri" w:cs="Calibri"/>
          <w:color w:val="000000"/>
          <w:sz w:val="22"/>
          <w:szCs w:val="22"/>
          <w:shd w:val="clear" w:color="auto" w:fill="FFFFFF"/>
          <w:lang w:val="en-GB"/>
        </w:rPr>
      </w:r>
      <w:r w:rsidR="0038684B">
        <w:rPr>
          <w:rStyle w:val="normaltextrun"/>
          <w:rFonts w:ascii="Calibri" w:hAnsi="Calibri" w:cs="Calibri"/>
          <w:color w:val="000000"/>
          <w:sz w:val="22"/>
          <w:szCs w:val="22"/>
          <w:shd w:val="clear" w:color="auto" w:fill="FFFFFF"/>
          <w:lang w:val="en-GB"/>
        </w:rPr>
        <w:fldChar w:fldCharType="end"/>
      </w:r>
      <w:r w:rsidR="0038684B">
        <w:rPr>
          <w:rStyle w:val="normaltextrun"/>
          <w:rFonts w:ascii="Calibri" w:hAnsi="Calibri" w:cs="Calibri"/>
          <w:color w:val="000000"/>
          <w:sz w:val="22"/>
          <w:szCs w:val="22"/>
          <w:shd w:val="clear" w:color="auto" w:fill="FFFFFF"/>
          <w:lang w:val="en-GB"/>
        </w:rPr>
      </w:r>
      <w:r w:rsidR="0038684B">
        <w:rPr>
          <w:rStyle w:val="normaltextrun"/>
          <w:rFonts w:ascii="Calibri" w:hAnsi="Calibri" w:cs="Calibri"/>
          <w:color w:val="000000"/>
          <w:sz w:val="22"/>
          <w:szCs w:val="22"/>
          <w:shd w:val="clear" w:color="auto" w:fill="FFFFFF"/>
          <w:lang w:val="en-GB"/>
        </w:rPr>
        <w:fldChar w:fldCharType="separate"/>
      </w:r>
      <w:r w:rsidR="0038684B">
        <w:rPr>
          <w:rStyle w:val="normaltextrun"/>
          <w:rFonts w:ascii="Calibri" w:hAnsi="Calibri" w:cs="Calibri"/>
          <w:noProof/>
          <w:color w:val="000000"/>
          <w:sz w:val="22"/>
          <w:szCs w:val="22"/>
          <w:shd w:val="clear" w:color="auto" w:fill="FFFFFF"/>
          <w:lang w:val="en-GB"/>
        </w:rPr>
        <w:t>(40)</w:t>
      </w:r>
      <w:r w:rsidR="0038684B">
        <w:rPr>
          <w:rStyle w:val="normaltextrun"/>
          <w:rFonts w:ascii="Calibri" w:hAnsi="Calibri" w:cs="Calibri"/>
          <w:color w:val="000000"/>
          <w:sz w:val="22"/>
          <w:szCs w:val="22"/>
          <w:shd w:val="clear" w:color="auto" w:fill="FFFFFF"/>
          <w:lang w:val="en-GB"/>
        </w:rPr>
        <w:fldChar w:fldCharType="end"/>
      </w:r>
      <w:r>
        <w:rPr>
          <w:rStyle w:val="eop"/>
          <w:rFonts w:ascii="Calibri" w:hAnsi="Calibri" w:cs="Calibri"/>
          <w:color w:val="000000"/>
          <w:sz w:val="17"/>
          <w:szCs w:val="17"/>
        </w:rPr>
        <w:t> </w:t>
      </w:r>
    </w:p>
    <w:p w14:paraId="2161F28F" w14:textId="7C7E9F57" w:rsidR="004F42DF" w:rsidRDefault="004F42DF" w:rsidP="004F42DF">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This database has been widely used in previous drug utilization and epidemiological studies and represents a robust source of information on primary care in Belgium.</w:t>
      </w:r>
      <w:r w:rsidR="00D0114E">
        <w:rPr>
          <w:rStyle w:val="normaltextrun"/>
          <w:rFonts w:ascii="Calibri" w:hAnsi="Calibri" w:cs="Calibri"/>
          <w:color w:val="000000"/>
          <w:sz w:val="22"/>
          <w:szCs w:val="22"/>
          <w:shd w:val="clear" w:color="auto" w:fill="FFFFFF"/>
          <w:lang w:val="en-GB"/>
        </w:rPr>
        <w:fldChar w:fldCharType="begin">
          <w:fldData xml:space="preserve">PEVuZE5vdGU+PENpdGU+PEF1dGhvcj5MZXZpPC9BdXRob3I+PFllYXI+MjAxNjwvWWVhcj48UmVj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</w:fldData>
        </w:fldChar>
      </w:r>
      <w:r w:rsidR="00CF47AC">
        <w:rPr>
          <w:rStyle w:val="normaltextrun"/>
          <w:rFonts w:ascii="Calibri" w:hAnsi="Calibri" w:cs="Calibri"/>
          <w:color w:val="000000"/>
          <w:sz w:val="22"/>
          <w:szCs w:val="22"/>
          <w:shd w:val="clear" w:color="auto" w:fill="FFFFFF"/>
          <w:lang w:val="en-GB"/>
        </w:rPr>
        <w:instrText xml:space="preserve"> ADDIN EN.CITE </w:instrText>
      </w:r>
      <w:r w:rsidR="00CF47AC">
        <w:rPr>
          <w:rStyle w:val="normaltextrun"/>
          <w:rFonts w:ascii="Calibri" w:hAnsi="Calibri" w:cs="Calibri"/>
          <w:color w:val="000000"/>
          <w:sz w:val="22"/>
          <w:szCs w:val="22"/>
          <w:shd w:val="clear" w:color="auto" w:fill="FFFFFF"/>
          <w:lang w:val="en-GB"/>
        </w:rPr>
        <w:fldChar w:fldCharType="begin">
          <w:fldData xml:space="preserve">PEVuZE5vdGU+PENpdGU+PEF1dGhvcj5MZXZpPC9BdXRob3I+PFllYXI+MjAxNjwvWWVhcj48UmVj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</w:fldData>
        </w:fldChar>
      </w:r>
      <w:r w:rsidR="00CF47AC">
        <w:rPr>
          <w:rStyle w:val="normaltextrun"/>
          <w:rFonts w:ascii="Calibri" w:hAnsi="Calibri" w:cs="Calibri"/>
          <w:color w:val="000000"/>
          <w:sz w:val="22"/>
          <w:szCs w:val="22"/>
          <w:shd w:val="clear" w:color="auto" w:fill="FFFFFF"/>
          <w:lang w:val="en-GB"/>
        </w:rPr>
        <w:instrText xml:space="preserve"> ADDIN EN.CITE.DATA </w:instrText>
      </w:r>
      <w:r w:rsidR="00CF47AC">
        <w:rPr>
          <w:rStyle w:val="normaltextrun"/>
          <w:rFonts w:ascii="Calibri" w:hAnsi="Calibri" w:cs="Calibri"/>
          <w:color w:val="000000"/>
          <w:sz w:val="22"/>
          <w:szCs w:val="22"/>
          <w:shd w:val="clear" w:color="auto" w:fill="FFFFFF"/>
          <w:lang w:val="en-GB"/>
        </w:rPr>
      </w:r>
      <w:r w:rsidR="00CF47AC">
        <w:rPr>
          <w:rStyle w:val="normaltextrun"/>
          <w:rFonts w:ascii="Calibri" w:hAnsi="Calibri" w:cs="Calibri"/>
          <w:color w:val="000000"/>
          <w:sz w:val="22"/>
          <w:szCs w:val="22"/>
          <w:shd w:val="clear" w:color="auto" w:fill="FFFFFF"/>
          <w:lang w:val="en-GB"/>
        </w:rPr>
        <w:fldChar w:fldCharType="end"/>
      </w:r>
      <w:r w:rsidR="00D0114E">
        <w:rPr>
          <w:rStyle w:val="normaltextrun"/>
          <w:rFonts w:ascii="Calibri" w:hAnsi="Calibri" w:cs="Calibri"/>
          <w:color w:val="000000"/>
          <w:sz w:val="22"/>
          <w:szCs w:val="22"/>
          <w:shd w:val="clear" w:color="auto" w:fill="FFFFFF"/>
          <w:lang w:val="en-GB"/>
        </w:rPr>
      </w:r>
      <w:r w:rsidR="00D0114E">
        <w:rPr>
          <w:rStyle w:val="normaltextrun"/>
          <w:rFonts w:ascii="Calibri" w:hAnsi="Calibri" w:cs="Calibri"/>
          <w:color w:val="000000"/>
          <w:sz w:val="22"/>
          <w:szCs w:val="22"/>
          <w:shd w:val="clear" w:color="auto" w:fill="FFFFFF"/>
          <w:lang w:val="en-GB"/>
        </w:rPr>
        <w:fldChar w:fldCharType="separate"/>
      </w:r>
      <w:r w:rsidR="00CF47AC">
        <w:rPr>
          <w:rStyle w:val="normaltextrun"/>
          <w:rFonts w:ascii="Calibri" w:hAnsi="Calibri" w:cs="Calibri"/>
          <w:noProof/>
          <w:color w:val="000000"/>
          <w:sz w:val="22"/>
          <w:szCs w:val="22"/>
          <w:shd w:val="clear" w:color="auto" w:fill="FFFFFF"/>
          <w:lang w:val="en-GB"/>
        </w:rPr>
        <w:t>(41-43)</w:t>
      </w:r>
      <w:r w:rsidR="00D0114E">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w:t>
      </w:r>
    </w:p>
    <w:p w14:paraId="4E4BB265" w14:textId="6EFDEC6C" w:rsidR="004F42DF" w:rsidRPr="00F57E26" w:rsidRDefault="004F42DF" w:rsidP="00F57E26">
      <w:pPr>
        <w:pStyle w:val="paragraph"/>
        <w:shd w:val="clear" w:color="auto" w:fill="FFFFFF"/>
        <w:spacing w:before="0" w:beforeAutospacing="0" w:after="0" w:afterAutospacing="0"/>
        <w:textAlignment w:val="baseline"/>
        <w:rPr>
          <w:rFonts w:ascii="Calibri" w:eastAsia="Calibri" w:hAnsi="Calibri" w:cs="Calibri"/>
          <w:sz w:val="22"/>
          <w:szCs w:val="22"/>
        </w:rPr>
      </w:pPr>
      <w:r>
        <w:rPr>
          <w:rStyle w:val="eop"/>
          <w:rFonts w:ascii="Calibri" w:hAnsi="Calibri" w:cs="Calibri"/>
          <w:color w:val="000000"/>
          <w:sz w:val="22"/>
          <w:szCs w:val="22"/>
        </w:rPr>
        <w:t> </w:t>
      </w:r>
    </w:p>
    <w:p w14:paraId="233121B1" w14:textId="6747F33F" w:rsidR="00E24B2E" w:rsidRPr="00165726" w:rsidRDefault="00E24B2E" w:rsidP="00F2796B">
      <w:pPr>
        <w:rPr>
          <w:lang w:val="en-US"/>
        </w:rPr>
      </w:pPr>
      <w:r w:rsidRPr="2551128A">
        <w:rPr>
          <w:rFonts w:ascii="Calibri" w:eastAsia="Calibri" w:hAnsi="Calibri" w:cs="Calibri"/>
          <w:u w:val="single"/>
          <w:lang w:val="en-GB"/>
        </w:rPr>
        <w:t>Estonian Biobank (EBB), Estonia</w:t>
      </w:r>
    </w:p>
    <w:p w14:paraId="59937109" w14:textId="77777777" w:rsidR="00C35216" w:rsidRDefault="00C35216" w:rsidP="00C35216">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eastAsia="Calibri" w:hAnsi="Calibri" w:cs="Calibri"/>
          <w:color w:val="000000"/>
          <w:sz w:val="22"/>
          <w:szCs w:val="22"/>
          <w:shd w:val="clear" w:color="auto" w:fill="FFFFFF"/>
          <w:lang w:val="en-GB"/>
        </w:rPr>
        <w:t>The Estonian Biobank (EBB) is a population-based biobank of the Estonian Genome Center at the University of Tartu (EGCUT</w:t>
      </w:r>
      <w:r>
        <w:rPr>
          <w:rStyle w:val="normaltextrun"/>
          <w:rFonts w:ascii="Calibri" w:hAnsi="Calibri" w:cs="Calibri"/>
          <w:color w:val="000000"/>
          <w:sz w:val="22"/>
          <w:szCs w:val="22"/>
          <w:shd w:val="clear" w:color="auto" w:fill="FFFFFF"/>
          <w:lang w:val="en-GB"/>
        </w:rPr>
        <w:t>), encompassing</w:t>
      </w:r>
      <w:r>
        <w:rPr>
          <w:rStyle w:val="normaltextrun"/>
          <w:rFonts w:ascii="Calibri" w:eastAsia="Calibri" w:hAnsi="Calibri" w:cs="Calibri"/>
          <w:color w:val="000000"/>
          <w:sz w:val="22"/>
          <w:szCs w:val="22"/>
          <w:shd w:val="clear" w:color="auto" w:fill="FFFFFF"/>
          <w:lang w:val="en-GB"/>
        </w:rPr>
        <w:t xml:space="preserve"> close to </w:t>
      </w:r>
      <w:r>
        <w:rPr>
          <w:rStyle w:val="normaltextrun"/>
          <w:rFonts w:ascii="Calibri" w:hAnsi="Calibri" w:cs="Calibri"/>
          <w:color w:val="000000"/>
          <w:sz w:val="22"/>
          <w:szCs w:val="22"/>
          <w:shd w:val="clear" w:color="auto" w:fill="FFFFFF"/>
          <w:lang w:val="en-GB"/>
        </w:rPr>
        <w:t xml:space="preserve">20% of the </w:t>
      </w:r>
      <w:r>
        <w:rPr>
          <w:rStyle w:val="normaltextrun"/>
          <w:rFonts w:ascii="Calibri" w:hAnsi="Calibri" w:cs="Calibri"/>
          <w:color w:val="000000"/>
          <w:sz w:val="22"/>
          <w:szCs w:val="22"/>
        </w:rPr>
        <w:t>entire adult population of Estonia. The current biobank size is reflecting</w:t>
      </w:r>
      <w:r>
        <w:rPr>
          <w:rStyle w:val="normaltextrun"/>
          <w:rFonts w:ascii="Calibri" w:eastAsia="Calibri" w:hAnsi="Calibri" w:cs="Calibri"/>
          <w:color w:val="000000"/>
          <w:sz w:val="22"/>
          <w:szCs w:val="22"/>
        </w:rPr>
        <w:t xml:space="preserve"> the age, sex and geographical distribution of the </w:t>
      </w:r>
      <w:r>
        <w:rPr>
          <w:rStyle w:val="normaltextrun"/>
          <w:rFonts w:ascii="Calibri" w:hAnsi="Calibri" w:cs="Calibri"/>
          <w:color w:val="000000"/>
          <w:sz w:val="22"/>
          <w:szCs w:val="22"/>
        </w:rPr>
        <w:t xml:space="preserve">adult </w:t>
      </w:r>
      <w:r>
        <w:rPr>
          <w:rStyle w:val="normaltextrun"/>
          <w:rFonts w:ascii="Calibri" w:eastAsia="Calibri" w:hAnsi="Calibri" w:cs="Calibri"/>
          <w:color w:val="000000"/>
          <w:sz w:val="22"/>
          <w:szCs w:val="22"/>
        </w:rPr>
        <w:t>Estonian population</w:t>
      </w:r>
      <w:r>
        <w:rPr>
          <w:rStyle w:val="normaltextrun"/>
          <w:rFonts w:ascii="Calibri" w:hAnsi="Calibri" w:cs="Calibri"/>
          <w:color w:val="000000"/>
          <w:sz w:val="22"/>
          <w:szCs w:val="22"/>
        </w:rPr>
        <w:t>:</w:t>
      </w:r>
      <w:r>
        <w:rPr>
          <w:rStyle w:val="normaltextrun"/>
          <w:rFonts w:ascii="Calibri" w:eastAsia="Calibri" w:hAnsi="Calibri" w:cs="Calibri"/>
          <w:color w:val="000000"/>
          <w:sz w:val="22"/>
          <w:szCs w:val="22"/>
        </w:rPr>
        <w:t xml:space="preserve"> Estonians represent 83</w:t>
      </w:r>
      <w:r>
        <w:rPr>
          <w:rStyle w:val="normaltextrun"/>
          <w:rFonts w:ascii="Calibri" w:hAnsi="Calibri" w:cs="Calibri"/>
          <w:color w:val="000000"/>
          <w:sz w:val="22"/>
          <w:szCs w:val="22"/>
        </w:rPr>
        <w:t>%;</w:t>
      </w:r>
      <w:r>
        <w:rPr>
          <w:rStyle w:val="normaltextrun"/>
          <w:rFonts w:ascii="Calibri" w:eastAsia="Calibri" w:hAnsi="Calibri" w:cs="Calibri"/>
          <w:color w:val="000000"/>
          <w:sz w:val="22"/>
          <w:szCs w:val="22"/>
        </w:rPr>
        <w:t xml:space="preserve"> Russians 14</w:t>
      </w:r>
      <w:r>
        <w:rPr>
          <w:rStyle w:val="normaltextrun"/>
          <w:rFonts w:ascii="Calibri" w:hAnsi="Calibri" w:cs="Calibri"/>
          <w:color w:val="000000"/>
          <w:sz w:val="22"/>
          <w:szCs w:val="22"/>
        </w:rPr>
        <w:t>%;</w:t>
      </w:r>
      <w:r>
        <w:rPr>
          <w:rStyle w:val="normaltextrun"/>
          <w:rFonts w:ascii="Calibri" w:eastAsia="Calibri" w:hAnsi="Calibri" w:cs="Calibri"/>
          <w:color w:val="000000"/>
          <w:sz w:val="22"/>
          <w:szCs w:val="22"/>
        </w:rPr>
        <w:t xml:space="preserve"> and other nationalities 3% of all participants.</w:t>
      </w:r>
      <w:r>
        <w:rPr>
          <w:rStyle w:val="normaltextrun"/>
          <w:rFonts w:ascii="Calibri" w:hAnsi="Calibri" w:cs="Calibri"/>
          <w:color w:val="000000"/>
          <w:sz w:val="22"/>
          <w:szCs w:val="22"/>
        </w:rPr>
        <w:t> </w:t>
      </w:r>
      <w:r>
        <w:rPr>
          <w:rStyle w:val="eop"/>
          <w:rFonts w:ascii="Calibri" w:hAnsi="Calibri" w:cs="Calibri"/>
          <w:color w:val="000000"/>
          <w:sz w:val="22"/>
          <w:szCs w:val="22"/>
        </w:rPr>
        <w:t> </w:t>
      </w:r>
    </w:p>
    <w:p w14:paraId="0AC26F6A" w14:textId="3E05B673" w:rsidR="00C35216" w:rsidRDefault="00C35216" w:rsidP="00C35216">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All participants have undergone a standardized health assessment including provision of blood samples for purification of DNA, white blood cells and plasma, and completed a questionnaire covering various health-related topics, such as lifestyle, diet and clinical diagnoses.</w:t>
      </w:r>
      <w:r w:rsidR="00350237">
        <w:rPr>
          <w:rStyle w:val="normaltextrun"/>
          <w:rFonts w:ascii="Calibri" w:hAnsi="Calibri" w:cs="Calibri"/>
          <w:color w:val="000000"/>
          <w:sz w:val="22"/>
          <w:szCs w:val="22"/>
        </w:rPr>
        <w:fldChar w:fldCharType="begin">
          <w:fldData xml:space="preserve">PEVuZE5vdGU+PENpdGU+PEF1dGhvcj5MZWl0c2FsdTwvQXV0aG9yPjxZZWFyPjIwMTU8L1llYXI+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</w:fldData>
        </w:fldChar>
      </w:r>
      <w:r w:rsidR="00350237">
        <w:rPr>
          <w:rStyle w:val="normaltextrun"/>
          <w:rFonts w:ascii="Calibri" w:hAnsi="Calibri" w:cs="Calibri"/>
          <w:color w:val="000000"/>
          <w:sz w:val="22"/>
          <w:szCs w:val="22"/>
        </w:rPr>
        <w:instrText xml:space="preserve"> ADDIN EN.CITE </w:instrText>
      </w:r>
      <w:r w:rsidR="00350237">
        <w:rPr>
          <w:rStyle w:val="normaltextrun"/>
          <w:rFonts w:ascii="Calibri" w:hAnsi="Calibri" w:cs="Calibri"/>
          <w:color w:val="000000"/>
          <w:sz w:val="22"/>
          <w:szCs w:val="22"/>
        </w:rPr>
        <w:fldChar w:fldCharType="begin">
          <w:fldData xml:space="preserve">PEVuZE5vdGU+PENpdGU+PEF1dGhvcj5MZWl0c2FsdTwvQXV0aG9yPjxZZWFyPjIwMTU8L1llYXI+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</w:fldData>
        </w:fldChar>
      </w:r>
      <w:r w:rsidR="00350237">
        <w:rPr>
          <w:rStyle w:val="normaltextrun"/>
          <w:rFonts w:ascii="Calibri" w:hAnsi="Calibri" w:cs="Calibri"/>
          <w:color w:val="000000"/>
          <w:sz w:val="22"/>
          <w:szCs w:val="22"/>
        </w:rPr>
        <w:instrText xml:space="preserve"> ADDIN EN.CITE.DATA </w:instrText>
      </w:r>
      <w:r w:rsidR="00350237">
        <w:rPr>
          <w:rStyle w:val="normaltextrun"/>
          <w:rFonts w:ascii="Calibri" w:hAnsi="Calibri" w:cs="Calibri"/>
          <w:color w:val="000000"/>
          <w:sz w:val="22"/>
          <w:szCs w:val="22"/>
        </w:rPr>
      </w:r>
      <w:r w:rsidR="00350237">
        <w:rPr>
          <w:rStyle w:val="normaltextrun"/>
          <w:rFonts w:ascii="Calibri" w:hAnsi="Calibri" w:cs="Calibri"/>
          <w:color w:val="000000"/>
          <w:sz w:val="22"/>
          <w:szCs w:val="22"/>
        </w:rPr>
        <w:fldChar w:fldCharType="end"/>
      </w:r>
      <w:r w:rsidR="00350237">
        <w:rPr>
          <w:rStyle w:val="normaltextrun"/>
          <w:rFonts w:ascii="Calibri" w:hAnsi="Calibri" w:cs="Calibri"/>
          <w:color w:val="000000"/>
          <w:sz w:val="22"/>
          <w:szCs w:val="22"/>
        </w:rPr>
      </w:r>
      <w:r w:rsidR="00350237">
        <w:rPr>
          <w:rStyle w:val="normaltextrun"/>
          <w:rFonts w:ascii="Calibri" w:hAnsi="Calibri" w:cs="Calibri"/>
          <w:color w:val="000000"/>
          <w:sz w:val="22"/>
          <w:szCs w:val="22"/>
        </w:rPr>
        <w:fldChar w:fldCharType="separate"/>
      </w:r>
      <w:r w:rsidR="00350237">
        <w:rPr>
          <w:rStyle w:val="normaltextrun"/>
          <w:rFonts w:ascii="Calibri" w:hAnsi="Calibri" w:cs="Calibri"/>
          <w:noProof/>
          <w:color w:val="000000"/>
          <w:sz w:val="22"/>
          <w:szCs w:val="22"/>
        </w:rPr>
        <w:t>(44)</w:t>
      </w:r>
      <w:r w:rsidR="00350237">
        <w:rPr>
          <w:rStyle w:val="normaltextrun"/>
          <w:rFonts w:ascii="Calibri" w:hAnsi="Calibri" w:cs="Calibri"/>
          <w:color w:val="000000"/>
          <w:sz w:val="22"/>
          <w:szCs w:val="22"/>
        </w:rPr>
        <w:fldChar w:fldCharType="end"/>
      </w:r>
      <w:r>
        <w:rPr>
          <w:rStyle w:val="normaltextrun"/>
          <w:rFonts w:ascii="Calibri" w:hAnsi="Calibri" w:cs="Calibri"/>
          <w:color w:val="000000"/>
          <w:sz w:val="22"/>
          <w:szCs w:val="22"/>
        </w:rPr>
        <w:t xml:space="preserve"> Follow‐up data are available via linkage with national health‐related registries and via re‐examination of participants. Furthermore, electronic health records are updated for phenotypic outcome information every half year. </w:t>
      </w:r>
      <w:r>
        <w:rPr>
          <w:rStyle w:val="normaltextrun"/>
          <w:rFonts w:ascii="Calibri" w:hAnsi="Calibri" w:cs="Calibri"/>
          <w:color w:val="000000"/>
          <w:sz w:val="22"/>
          <w:szCs w:val="22"/>
          <w:shd w:val="clear" w:color="auto" w:fill="FFFFFF"/>
          <w:lang w:val="en-GB"/>
        </w:rPr>
        <w:t>The EBB database is regularly linked with national registries (such as Cancer Registry and Causes of Death Registry), hospital databases, and the database of the national health insurance fund, which holds treatment and service bills. Diseases and health problems are recorded as ICD-10 codes and prescribed medicine according to the ATC classification. </w:t>
      </w:r>
      <w:r>
        <w:rPr>
          <w:rStyle w:val="eop"/>
          <w:rFonts w:ascii="Calibri" w:hAnsi="Calibri" w:cs="Calibri"/>
          <w:color w:val="000000"/>
          <w:sz w:val="22"/>
          <w:szCs w:val="22"/>
        </w:rPr>
        <w:t xml:space="preserve"> The </w:t>
      </w:r>
      <w:r>
        <w:rPr>
          <w:rStyle w:val="normaltextrun"/>
          <w:rFonts w:ascii="Calibri" w:hAnsi="Calibri" w:cs="Calibri"/>
          <w:color w:val="000000"/>
          <w:sz w:val="22"/>
          <w:szCs w:val="22"/>
          <w:shd w:val="clear" w:color="auto" w:fill="FFFFFF"/>
          <w:lang w:val="en-GB"/>
        </w:rPr>
        <w:t>Estonian Biobank has been suitable for epidemiological and pharmacogenetic studies as previously demontrated.</w:t>
      </w:r>
      <w:r w:rsidR="00785BF3">
        <w:rPr>
          <w:rStyle w:val="normaltextrun"/>
          <w:rFonts w:ascii="Calibri" w:hAnsi="Calibri" w:cs="Calibri"/>
          <w:color w:val="000000"/>
          <w:sz w:val="22"/>
          <w:szCs w:val="22"/>
          <w:shd w:val="clear" w:color="auto" w:fill="FFFFFF"/>
          <w:lang w:val="en-GB"/>
        </w:rPr>
        <w:fldChar w:fldCharType="begin">
          <w:fldData xml:space="preserve">eHByZXNzaW9uPC9rZXl3b3JkPjxrZXl3b3JkPkdlbmV0aWMgTG9jaTwva2V5d29yZD48a2V5d29y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</w:fldData>
        </w:fldChar>
      </w:r>
      <w:r w:rsidR="002762B4">
        <w:rPr>
          <w:rStyle w:val="normaltextrun"/>
          <w:rFonts w:ascii="Calibri" w:hAnsi="Calibri" w:cs="Calibri"/>
          <w:color w:val="000000"/>
          <w:sz w:val="22"/>
          <w:szCs w:val="22"/>
          <w:shd w:val="clear" w:color="auto" w:fill="FFFFFF"/>
          <w:lang w:val="en-GB"/>
        </w:rPr>
        <w:instrText xml:space="preserve"> ADDIN EN.CITE </w:instrText>
      </w:r>
      <w:r w:rsidR="002762B4">
        <w:rPr>
          <w:rStyle w:val="normaltextrun"/>
          <w:rFonts w:ascii="Calibri" w:hAnsi="Calibri" w:cs="Calibri"/>
          <w:color w:val="000000"/>
          <w:sz w:val="22"/>
          <w:szCs w:val="22"/>
          <w:shd w:val="clear" w:color="auto" w:fill="FFFFFF"/>
          <w:lang w:val="en-GB"/>
        </w:rPr>
        <w:fldChar w:fldCharType="begin">
          <w:fldData xml:space="preserve">PEVuZE5vdGU+PENpdGU+PEF1dGhvcj5NaXNocmE8L0F1dGhvcj48WWVhcj4yMDIyPC9ZZWFyPjxS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==
</w:fldData>
        </w:fldChar>
      </w:r>
      <w:r w:rsidR="002762B4">
        <w:rPr>
          <w:rStyle w:val="normaltextrun"/>
          <w:rFonts w:ascii="Calibri" w:hAnsi="Calibri" w:cs="Calibri"/>
          <w:color w:val="000000"/>
          <w:sz w:val="22"/>
          <w:szCs w:val="22"/>
          <w:shd w:val="clear" w:color="auto" w:fill="FFFFFF"/>
          <w:lang w:val="en-GB"/>
        </w:rPr>
        <w:instrText xml:space="preserve"> ADDIN EN.CITE.DATA </w:instrText>
      </w:r>
      <w:r w:rsidR="002762B4">
        <w:rPr>
          <w:rStyle w:val="normaltextrun"/>
          <w:rFonts w:ascii="Calibri" w:hAnsi="Calibri" w:cs="Calibri"/>
          <w:color w:val="000000"/>
          <w:sz w:val="22"/>
          <w:szCs w:val="22"/>
          <w:shd w:val="clear" w:color="auto" w:fill="FFFFFF"/>
          <w:lang w:val="en-GB"/>
        </w:rPr>
      </w:r>
      <w:r w:rsidR="002762B4">
        <w:rPr>
          <w:rStyle w:val="normaltextrun"/>
          <w:rFonts w:ascii="Calibri" w:hAnsi="Calibri" w:cs="Calibri"/>
          <w:color w:val="000000"/>
          <w:sz w:val="22"/>
          <w:szCs w:val="22"/>
          <w:shd w:val="clear" w:color="auto" w:fill="FFFFFF"/>
          <w:lang w:val="en-GB"/>
        </w:rPr>
        <w:fldChar w:fldCharType="end"/>
      </w:r>
      <w:r w:rsidR="002762B4">
        <w:rPr>
          <w:rStyle w:val="normaltextrun"/>
          <w:rFonts w:ascii="Calibri" w:hAnsi="Calibri" w:cs="Calibri"/>
          <w:color w:val="000000"/>
          <w:sz w:val="22"/>
          <w:szCs w:val="22"/>
          <w:shd w:val="clear" w:color="auto" w:fill="FFFFFF"/>
          <w:lang w:val="en-GB"/>
        </w:rPr>
        <w:fldChar w:fldCharType="begin">
          <w:fldData xml:space="preserve">eHByZXNzaW9uPC9rZXl3b3JkPjxrZXl3b3JkPkdlbmV0aWMgTG9jaTwva2V5d29yZD48a2V5d29y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</w:fldData>
        </w:fldChar>
      </w:r>
      <w:r w:rsidR="002762B4">
        <w:rPr>
          <w:rStyle w:val="normaltextrun"/>
          <w:rFonts w:ascii="Calibri" w:hAnsi="Calibri" w:cs="Calibri"/>
          <w:color w:val="000000"/>
          <w:sz w:val="22"/>
          <w:szCs w:val="22"/>
          <w:shd w:val="clear" w:color="auto" w:fill="FFFFFF"/>
          <w:lang w:val="en-GB"/>
        </w:rPr>
        <w:instrText xml:space="preserve"> ADDIN EN.CITE.DATA </w:instrText>
      </w:r>
      <w:r w:rsidR="002762B4">
        <w:rPr>
          <w:rStyle w:val="normaltextrun"/>
          <w:rFonts w:ascii="Calibri" w:hAnsi="Calibri" w:cs="Calibri"/>
          <w:color w:val="000000"/>
          <w:sz w:val="22"/>
          <w:szCs w:val="22"/>
          <w:shd w:val="clear" w:color="auto" w:fill="FFFFFF"/>
          <w:lang w:val="en-GB"/>
        </w:rPr>
      </w:r>
      <w:r w:rsidR="002762B4">
        <w:rPr>
          <w:rStyle w:val="normaltextrun"/>
          <w:rFonts w:ascii="Calibri" w:hAnsi="Calibri" w:cs="Calibri"/>
          <w:color w:val="000000"/>
          <w:sz w:val="22"/>
          <w:szCs w:val="22"/>
          <w:shd w:val="clear" w:color="auto" w:fill="FFFFFF"/>
          <w:lang w:val="en-GB"/>
        </w:rPr>
        <w:fldChar w:fldCharType="end"/>
      </w:r>
      <w:r w:rsidR="00785BF3">
        <w:rPr>
          <w:rStyle w:val="normaltextrun"/>
          <w:rFonts w:ascii="Calibri" w:hAnsi="Calibri" w:cs="Calibri"/>
          <w:color w:val="000000"/>
          <w:sz w:val="22"/>
          <w:szCs w:val="22"/>
          <w:shd w:val="clear" w:color="auto" w:fill="FFFFFF"/>
          <w:lang w:val="en-GB"/>
        </w:rPr>
      </w:r>
      <w:r w:rsidR="00785BF3">
        <w:rPr>
          <w:rStyle w:val="normaltextrun"/>
          <w:rFonts w:ascii="Calibri" w:hAnsi="Calibri" w:cs="Calibri"/>
          <w:color w:val="000000"/>
          <w:sz w:val="22"/>
          <w:szCs w:val="22"/>
          <w:shd w:val="clear" w:color="auto" w:fill="FFFFFF"/>
          <w:lang w:val="en-GB"/>
        </w:rPr>
        <w:fldChar w:fldCharType="separate"/>
      </w:r>
      <w:r w:rsidR="002762B4">
        <w:rPr>
          <w:rStyle w:val="normaltextrun"/>
          <w:rFonts w:ascii="Calibri" w:hAnsi="Calibri" w:cs="Calibri"/>
          <w:noProof/>
          <w:color w:val="000000"/>
          <w:sz w:val="22"/>
          <w:szCs w:val="22"/>
          <w:shd w:val="clear" w:color="auto" w:fill="FFFFFF"/>
          <w:lang w:val="en-GB"/>
        </w:rPr>
        <w:t>(45-49)</w:t>
      </w:r>
      <w:r w:rsidR="00785BF3">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17"/>
          <w:szCs w:val="17"/>
          <w:shd w:val="clear" w:color="auto" w:fill="FFFFFF"/>
          <w:vertAlign w:val="superscript"/>
          <w:lang w:val="en-GB"/>
        </w:rPr>
        <w:t xml:space="preserve"> </w:t>
      </w:r>
    </w:p>
    <w:p w14:paraId="2EE63940" w14:textId="29073474" w:rsidR="00E24B2E" w:rsidRPr="008C7361" w:rsidRDefault="00C35216" w:rsidP="008C7361">
      <w:pPr>
        <w:pStyle w:val="paragraph"/>
        <w:shd w:val="clear" w:color="auto" w:fill="FFFFFF"/>
        <w:spacing w:before="0" w:beforeAutospacing="0" w:after="0" w:afterAutospacing="0"/>
        <w:textAlignment w:val="baseline"/>
        <w:rPr>
          <w:rFonts w:ascii="Calibri" w:eastAsia="Calibri" w:hAnsi="Calibri" w:cs="Calibri"/>
          <w:sz w:val="22"/>
          <w:szCs w:val="22"/>
        </w:rPr>
      </w:pPr>
      <w:r>
        <w:rPr>
          <w:rStyle w:val="eop"/>
          <w:rFonts w:ascii="Calibri" w:hAnsi="Calibri" w:cs="Calibri"/>
          <w:color w:val="000000"/>
          <w:sz w:val="22"/>
          <w:szCs w:val="22"/>
        </w:rPr>
        <w:t> </w:t>
      </w:r>
    </w:p>
    <w:p w14:paraId="01DDDFEC" w14:textId="77777777" w:rsidR="00B51031" w:rsidRPr="00165726" w:rsidRDefault="00B51031" w:rsidP="00F2796B">
      <w:pPr>
        <w:rPr>
          <w:lang w:val="en-US"/>
        </w:rPr>
      </w:pPr>
      <w:r w:rsidRPr="05E0DAC1">
        <w:rPr>
          <w:rFonts w:ascii="Calibri" w:eastAsia="Calibri" w:hAnsi="Calibri" w:cs="Calibri"/>
          <w:u w:val="single"/>
          <w:lang w:val="en-GB"/>
        </w:rPr>
        <w:t>Information System for Research in Primary Care (SIDIAP),</w:t>
      </w:r>
      <w:r>
        <w:rPr>
          <w:rFonts w:ascii="Calibri" w:eastAsia="Calibri" w:hAnsi="Calibri" w:cs="Calibri"/>
          <w:u w:val="single"/>
          <w:lang w:val="en-GB"/>
        </w:rPr>
        <w:t xml:space="preserve"> Catalonia,</w:t>
      </w:r>
      <w:r w:rsidRPr="05E0DAC1">
        <w:rPr>
          <w:rFonts w:ascii="Calibri" w:eastAsia="Calibri" w:hAnsi="Calibri" w:cs="Calibri"/>
          <w:u w:val="single"/>
          <w:lang w:val="en-GB"/>
        </w:rPr>
        <w:t xml:space="preserve"> Spain </w:t>
      </w:r>
    </w:p>
    <w:p w14:paraId="66C418D5" w14:textId="6A13941E" w:rsidR="007A1B11" w:rsidRDefault="007A1B11" w:rsidP="007A1B11">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The Information System for Research in Primary Care (SIDIAP) is a dynamic database of pseudo-anonymized electronic health records of the primary care patient population in Catalonia, Spain.</w:t>
      </w:r>
      <w:r w:rsidR="00E34F5C">
        <w:rPr>
          <w:rStyle w:val="normaltextrun"/>
          <w:rFonts w:ascii="Calibri" w:hAnsi="Calibri" w:cs="Calibri"/>
          <w:color w:val="000000"/>
          <w:sz w:val="22"/>
          <w:szCs w:val="22"/>
          <w:shd w:val="clear" w:color="auto" w:fill="FFFFFF"/>
          <w:lang w:val="en-GB"/>
        </w:rPr>
        <w:fldChar w:fldCharType="begin">
          <w:fldData xml:space="preserve">PEVuZE5vdGU+PENpdGU+PEF1dGhvcj5SZWNhbGRlPC9BdXRob3I+PFllYXI+MjAxOTwvWWVhcj48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==
</w:fldData>
        </w:fldChar>
      </w:r>
      <w:r w:rsidR="00E34F5C">
        <w:rPr>
          <w:rStyle w:val="normaltextrun"/>
          <w:rFonts w:ascii="Calibri" w:hAnsi="Calibri" w:cs="Calibri"/>
          <w:color w:val="000000"/>
          <w:sz w:val="22"/>
          <w:szCs w:val="22"/>
          <w:shd w:val="clear" w:color="auto" w:fill="FFFFFF"/>
          <w:lang w:val="en-GB"/>
        </w:rPr>
        <w:instrText xml:space="preserve"> ADDIN EN.CITE </w:instrText>
      </w:r>
      <w:r w:rsidR="00E34F5C">
        <w:rPr>
          <w:rStyle w:val="normaltextrun"/>
          <w:rFonts w:ascii="Calibri" w:hAnsi="Calibri" w:cs="Calibri"/>
          <w:color w:val="000000"/>
          <w:sz w:val="22"/>
          <w:szCs w:val="22"/>
          <w:shd w:val="clear" w:color="auto" w:fill="FFFFFF"/>
          <w:lang w:val="en-GB"/>
        </w:rPr>
        <w:fldChar w:fldCharType="begin">
          <w:fldData xml:space="preserve">PEVuZE5vdGU+PENpdGU+PEF1dGhvcj5SZWNhbGRlPC9BdXRob3I+PFllYXI+MjAxOTwvWWVhcj48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==
</w:fldData>
        </w:fldChar>
      </w:r>
      <w:r w:rsidR="00E34F5C">
        <w:rPr>
          <w:rStyle w:val="normaltextrun"/>
          <w:rFonts w:ascii="Calibri" w:hAnsi="Calibri" w:cs="Calibri"/>
          <w:color w:val="000000"/>
          <w:sz w:val="22"/>
          <w:szCs w:val="22"/>
          <w:shd w:val="clear" w:color="auto" w:fill="FFFFFF"/>
          <w:lang w:val="en-GB"/>
        </w:rPr>
        <w:instrText xml:space="preserve"> ADDIN EN.CITE.DATA </w:instrText>
      </w:r>
      <w:r w:rsidR="00E34F5C">
        <w:rPr>
          <w:rStyle w:val="normaltextrun"/>
          <w:rFonts w:ascii="Calibri" w:hAnsi="Calibri" w:cs="Calibri"/>
          <w:color w:val="000000"/>
          <w:sz w:val="22"/>
          <w:szCs w:val="22"/>
          <w:shd w:val="clear" w:color="auto" w:fill="FFFFFF"/>
          <w:lang w:val="en-GB"/>
        </w:rPr>
      </w:r>
      <w:r w:rsidR="00E34F5C">
        <w:rPr>
          <w:rStyle w:val="normaltextrun"/>
          <w:rFonts w:ascii="Calibri" w:hAnsi="Calibri" w:cs="Calibri"/>
          <w:color w:val="000000"/>
          <w:sz w:val="22"/>
          <w:szCs w:val="22"/>
          <w:shd w:val="clear" w:color="auto" w:fill="FFFFFF"/>
          <w:lang w:val="en-GB"/>
        </w:rPr>
        <w:fldChar w:fldCharType="end"/>
      </w:r>
      <w:r w:rsidR="00E34F5C">
        <w:rPr>
          <w:rStyle w:val="normaltextrun"/>
          <w:rFonts w:ascii="Calibri" w:hAnsi="Calibri" w:cs="Calibri"/>
          <w:color w:val="000000"/>
          <w:sz w:val="22"/>
          <w:szCs w:val="22"/>
          <w:shd w:val="clear" w:color="auto" w:fill="FFFFFF"/>
          <w:lang w:val="en-GB"/>
        </w:rPr>
      </w:r>
      <w:r w:rsidR="00E34F5C">
        <w:rPr>
          <w:rStyle w:val="normaltextrun"/>
          <w:rFonts w:ascii="Calibri" w:hAnsi="Calibri" w:cs="Calibri"/>
          <w:color w:val="000000"/>
          <w:sz w:val="22"/>
          <w:szCs w:val="22"/>
          <w:shd w:val="clear" w:color="auto" w:fill="FFFFFF"/>
          <w:lang w:val="en-GB"/>
        </w:rPr>
        <w:fldChar w:fldCharType="separate"/>
      </w:r>
      <w:r w:rsidR="00E34F5C">
        <w:rPr>
          <w:rStyle w:val="normaltextrun"/>
          <w:rFonts w:ascii="Calibri" w:hAnsi="Calibri" w:cs="Calibri"/>
          <w:noProof/>
          <w:color w:val="000000"/>
          <w:sz w:val="22"/>
          <w:szCs w:val="22"/>
          <w:shd w:val="clear" w:color="auto" w:fill="FFFFFF"/>
          <w:lang w:val="en-GB"/>
        </w:rPr>
        <w:t>(50)</w:t>
      </w:r>
      <w:r w:rsidR="00E34F5C">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It contains data of approximately 80% of the Catalan population registered in over 280 primary care practices throughout Catalonia since 2005. </w:t>
      </w:r>
      <w:r>
        <w:rPr>
          <w:rStyle w:val="eop"/>
          <w:rFonts w:ascii="Calibri" w:hAnsi="Calibri" w:cs="Calibri"/>
          <w:color w:val="000000"/>
          <w:sz w:val="22"/>
          <w:szCs w:val="22"/>
        </w:rPr>
        <w:t> </w:t>
      </w:r>
    </w:p>
    <w:p w14:paraId="0BF99307" w14:textId="77777777" w:rsidR="007A1B11" w:rsidRDefault="007A1B11" w:rsidP="007A1B11">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lastRenderedPageBreak/>
        <w:t>The database contains data recorded in primary care centres on a daily basis. Additionally, it integrates data from external sources including biomarkers data from laboratories and records of drug prescription and dispensation. The dataset covers demographics, all-cause mortality, disease diagnoses classified under the International Classification of Diseases 10th revision (ICD-10), prescription and dispensation records of drugs, results of laboratory tests, socio-economic indicators, vaccination records, lifestyle information, parent–child linkage and various clinical parameters. Additional data from other data sources such as hospital discharges, mental health centres or specific disease registries can be obtained through diverse linkages. The demographic composition within SIDIAP closely mirrors that of the broader Catalan population, encompassing a representative spectrum of geographic distribution, age, and sex proportions. The database is updated every 6 months.</w:t>
      </w:r>
      <w:r>
        <w:rPr>
          <w:rStyle w:val="eop"/>
          <w:rFonts w:ascii="Calibri" w:hAnsi="Calibri" w:cs="Calibri"/>
          <w:color w:val="000000"/>
          <w:sz w:val="22"/>
          <w:szCs w:val="22"/>
        </w:rPr>
        <w:t> </w:t>
      </w:r>
    </w:p>
    <w:p w14:paraId="4CFC9406" w14:textId="46E64262" w:rsidR="007A1B11" w:rsidRDefault="007A1B11" w:rsidP="007A1B11">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SIDIAP data quality has been previously documented and SIDIAP has proved valuable for epidemiological studies.</w:t>
      </w:r>
      <w:r w:rsidR="00DC1833">
        <w:rPr>
          <w:rStyle w:val="normaltextrun"/>
          <w:rFonts w:ascii="Calibri" w:hAnsi="Calibri" w:cs="Calibri"/>
          <w:color w:val="000000"/>
          <w:sz w:val="22"/>
          <w:szCs w:val="22"/>
          <w:shd w:val="clear" w:color="auto" w:fill="FFFFFF"/>
          <w:lang w:val="en-GB"/>
        </w:rPr>
        <w:fldChar w:fldCharType="begin">
          <w:fldData xml:space="preserve">MjA8L3llYXI+PHB1Yi1kYXRlcz48ZGF0ZT5BcHIgMzwvZGF0ZT48L3B1Yi1kYXRlcz48L2RhdGVz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==
</w:fldData>
        </w:fldChar>
      </w:r>
      <w:r w:rsidR="009F3C93">
        <w:rPr>
          <w:rStyle w:val="normaltextrun"/>
          <w:rFonts w:ascii="Calibri" w:hAnsi="Calibri" w:cs="Calibri"/>
          <w:color w:val="000000"/>
          <w:sz w:val="22"/>
          <w:szCs w:val="22"/>
          <w:shd w:val="clear" w:color="auto" w:fill="FFFFFF"/>
          <w:lang w:val="en-GB"/>
        </w:rPr>
        <w:instrText xml:space="preserve"> ADDIN EN.CITE </w:instrText>
      </w:r>
      <w:r w:rsidR="009F3C93">
        <w:rPr>
          <w:rStyle w:val="normaltextrun"/>
          <w:rFonts w:ascii="Calibri" w:hAnsi="Calibri" w:cs="Calibri"/>
          <w:color w:val="000000"/>
          <w:sz w:val="22"/>
          <w:szCs w:val="22"/>
          <w:shd w:val="clear" w:color="auto" w:fill="FFFFFF"/>
          <w:lang w:val="en-GB"/>
        </w:rPr>
        <w:fldChar w:fldCharType="begin">
          <w:fldData xml:space="preserve">PEVuZE5vdGU+PENpdGU+PEF1dGhvcj5MeTwvQXV0aG9yPjxZZWFyPjIwMjM8L1llYXI+PFJlY051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==
</w:fldData>
        </w:fldChar>
      </w:r>
      <w:r w:rsidR="009F3C93">
        <w:rPr>
          <w:rStyle w:val="normaltextrun"/>
          <w:rFonts w:ascii="Calibri" w:hAnsi="Calibri" w:cs="Calibri"/>
          <w:color w:val="000000"/>
          <w:sz w:val="22"/>
          <w:szCs w:val="22"/>
          <w:shd w:val="clear" w:color="auto" w:fill="FFFFFF"/>
          <w:lang w:val="en-GB"/>
        </w:rPr>
        <w:instrText xml:space="preserve"> ADDIN EN.CITE.DATA </w:instrText>
      </w:r>
      <w:r w:rsidR="009F3C93">
        <w:rPr>
          <w:rStyle w:val="normaltextrun"/>
          <w:rFonts w:ascii="Calibri" w:hAnsi="Calibri" w:cs="Calibri"/>
          <w:color w:val="000000"/>
          <w:sz w:val="22"/>
          <w:szCs w:val="22"/>
          <w:shd w:val="clear" w:color="auto" w:fill="FFFFFF"/>
          <w:lang w:val="en-GB"/>
        </w:rPr>
      </w:r>
      <w:r w:rsidR="009F3C93">
        <w:rPr>
          <w:rStyle w:val="normaltextrun"/>
          <w:rFonts w:ascii="Calibri" w:hAnsi="Calibri" w:cs="Calibri"/>
          <w:color w:val="000000"/>
          <w:sz w:val="22"/>
          <w:szCs w:val="22"/>
          <w:shd w:val="clear" w:color="auto" w:fill="FFFFFF"/>
          <w:lang w:val="en-GB"/>
        </w:rPr>
        <w:fldChar w:fldCharType="end"/>
      </w:r>
      <w:r w:rsidR="009F3C93">
        <w:rPr>
          <w:rStyle w:val="normaltextrun"/>
          <w:rFonts w:ascii="Calibri" w:hAnsi="Calibri" w:cs="Calibri"/>
          <w:color w:val="000000"/>
          <w:sz w:val="22"/>
          <w:szCs w:val="22"/>
          <w:shd w:val="clear" w:color="auto" w:fill="FFFFFF"/>
          <w:lang w:val="en-GB"/>
        </w:rPr>
        <w:fldChar w:fldCharType="begin">
          <w:fldData xml:space="preserve">MjA8L3llYXI+PHB1Yi1kYXRlcz48ZGF0ZT5BcHIgMzwvZGF0ZT48L3B1Yi1kYXRlcz48L2RhdGVz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==
</w:fldData>
        </w:fldChar>
      </w:r>
      <w:r w:rsidR="009F3C93">
        <w:rPr>
          <w:rStyle w:val="normaltextrun"/>
          <w:rFonts w:ascii="Calibri" w:hAnsi="Calibri" w:cs="Calibri"/>
          <w:color w:val="000000"/>
          <w:sz w:val="22"/>
          <w:szCs w:val="22"/>
          <w:shd w:val="clear" w:color="auto" w:fill="FFFFFF"/>
          <w:lang w:val="en-GB"/>
        </w:rPr>
        <w:instrText xml:space="preserve"> ADDIN EN.CITE.DATA </w:instrText>
      </w:r>
      <w:r w:rsidR="009F3C93">
        <w:rPr>
          <w:rStyle w:val="normaltextrun"/>
          <w:rFonts w:ascii="Calibri" w:hAnsi="Calibri" w:cs="Calibri"/>
          <w:color w:val="000000"/>
          <w:sz w:val="22"/>
          <w:szCs w:val="22"/>
          <w:shd w:val="clear" w:color="auto" w:fill="FFFFFF"/>
          <w:lang w:val="en-GB"/>
        </w:rPr>
      </w:r>
      <w:r w:rsidR="009F3C93">
        <w:rPr>
          <w:rStyle w:val="normaltextrun"/>
          <w:rFonts w:ascii="Calibri" w:hAnsi="Calibri" w:cs="Calibri"/>
          <w:color w:val="000000"/>
          <w:sz w:val="22"/>
          <w:szCs w:val="22"/>
          <w:shd w:val="clear" w:color="auto" w:fill="FFFFFF"/>
          <w:lang w:val="en-GB"/>
        </w:rPr>
        <w:fldChar w:fldCharType="end"/>
      </w:r>
      <w:r w:rsidR="00DC1833">
        <w:rPr>
          <w:rStyle w:val="normaltextrun"/>
          <w:rFonts w:ascii="Calibri" w:hAnsi="Calibri" w:cs="Calibri"/>
          <w:color w:val="000000"/>
          <w:sz w:val="22"/>
          <w:szCs w:val="22"/>
          <w:shd w:val="clear" w:color="auto" w:fill="FFFFFF"/>
          <w:lang w:val="en-GB"/>
        </w:rPr>
      </w:r>
      <w:r w:rsidR="00DC1833">
        <w:rPr>
          <w:rStyle w:val="normaltextrun"/>
          <w:rFonts w:ascii="Calibri" w:hAnsi="Calibri" w:cs="Calibri"/>
          <w:color w:val="000000"/>
          <w:sz w:val="22"/>
          <w:szCs w:val="22"/>
          <w:shd w:val="clear" w:color="auto" w:fill="FFFFFF"/>
          <w:lang w:val="en-GB"/>
        </w:rPr>
        <w:fldChar w:fldCharType="separate"/>
      </w:r>
      <w:r w:rsidR="009F3C93">
        <w:rPr>
          <w:rStyle w:val="normaltextrun"/>
          <w:rFonts w:ascii="Calibri" w:hAnsi="Calibri" w:cs="Calibri"/>
          <w:noProof/>
          <w:color w:val="000000"/>
          <w:sz w:val="22"/>
          <w:szCs w:val="22"/>
          <w:shd w:val="clear" w:color="auto" w:fill="FFFFFF"/>
          <w:lang w:val="en-GB"/>
        </w:rPr>
        <w:t>(39, 51-59)</w:t>
      </w:r>
      <w:r w:rsidR="00DC1833">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In terms of data integrity and reliability, SIDIAP has been subject to rigorous evaluation. Quality checks have been implemented including central identification of duplicate patient ID and v</w:t>
      </w:r>
      <w:r>
        <w:rPr>
          <w:rStyle w:val="normaltextrun"/>
          <w:rFonts w:ascii="Calibri" w:hAnsi="Calibri" w:cs="Calibri"/>
          <w:color w:val="000000"/>
          <w:sz w:val="22"/>
          <w:szCs w:val="22"/>
        </w:rPr>
        <w:t>isual inspection for temporal patterns in the registry of a certain variable. Furthermore, the data undergoes assessment for availability (longitudinality and reliability), plausibility (range checks and unusual values) and consistency using visualization tools.</w:t>
      </w:r>
      <w:r>
        <w:rPr>
          <w:rStyle w:val="normaltextrun"/>
          <w:rFonts w:ascii="Calibri" w:hAnsi="Calibri" w:cs="Calibri"/>
          <w:color w:val="000000"/>
          <w:sz w:val="22"/>
          <w:szCs w:val="22"/>
          <w:shd w:val="clear" w:color="auto" w:fill="FFFFFF"/>
          <w:lang w:val="en-GB"/>
        </w:rPr>
        <w:t xml:space="preserve"> Specifically, for biochemistry data, consistency for measurements taken in different laboratories is assessed, and unit conversion is undertaken when needed.</w:t>
      </w:r>
      <w:r>
        <w:rPr>
          <w:rStyle w:val="normaltextrun"/>
          <w:rFonts w:ascii="Calibri" w:hAnsi="Calibri" w:cs="Calibri"/>
          <w:color w:val="000000"/>
          <w:sz w:val="22"/>
          <w:szCs w:val="22"/>
        </w:rPr>
        <w:t> </w:t>
      </w:r>
      <w:r>
        <w:rPr>
          <w:rStyle w:val="eop"/>
          <w:rFonts w:ascii="Calibri" w:hAnsi="Calibri" w:cs="Calibri"/>
          <w:color w:val="000000"/>
          <w:sz w:val="22"/>
          <w:szCs w:val="22"/>
        </w:rPr>
        <w:t> </w:t>
      </w:r>
    </w:p>
    <w:p w14:paraId="27004605" w14:textId="11459FB9" w:rsidR="007A1B11" w:rsidRPr="00A232F0" w:rsidRDefault="007A1B11" w:rsidP="00A232F0">
      <w:pPr>
        <w:pStyle w:val="paragraph"/>
        <w:shd w:val="clear" w:color="auto" w:fill="FFFFFF"/>
        <w:spacing w:before="0" w:beforeAutospacing="0" w:after="0" w:afterAutospacing="0"/>
        <w:textAlignment w:val="baseline"/>
        <w:rPr>
          <w:rFonts w:ascii="Calibri" w:eastAsia="Calibri" w:hAnsi="Calibri" w:cs="Calibri"/>
          <w:sz w:val="22"/>
          <w:szCs w:val="22"/>
        </w:rPr>
      </w:pPr>
      <w:r>
        <w:rPr>
          <w:rStyle w:val="eop"/>
          <w:rFonts w:ascii="Calibri" w:hAnsi="Calibri" w:cs="Calibri"/>
          <w:color w:val="000000"/>
          <w:sz w:val="22"/>
          <w:szCs w:val="22"/>
        </w:rPr>
        <w:t> </w:t>
      </w:r>
    </w:p>
    <w:p w14:paraId="0A82D425" w14:textId="0CCE247A" w:rsidR="00C54E2B" w:rsidRPr="00C54E2B" w:rsidRDefault="00C54E2B" w:rsidP="00F2796B">
      <w:pPr>
        <w:rPr>
          <w:rFonts w:ascii="Calibri" w:eastAsia="Calibri" w:hAnsi="Calibri" w:cs="Calibri"/>
          <w:u w:val="single"/>
          <w:lang w:val="en-GB"/>
        </w:rPr>
      </w:pPr>
      <w:r w:rsidRPr="005874E5">
        <w:rPr>
          <w:rFonts w:eastAsia="Calibri"/>
          <w:u w:val="single"/>
          <w:lang w:val="en-US"/>
        </w:rPr>
        <w:t>Integrated Primary Care Information Project (IPCI), The Netherlands</w:t>
      </w:r>
    </w:p>
    <w:p w14:paraId="6A9AF034" w14:textId="1A9664BC" w:rsidR="004036B7" w:rsidRDefault="004036B7" w:rsidP="004036B7">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The Integrated Primary Care Information (IPCI) database is a longitudinal observational database containing routinely collected data extracted from computer-based patient records of a selected group of general practitioners (GPs) across the Netherlands.</w:t>
      </w:r>
      <w:r w:rsidR="00D91DA7">
        <w:rPr>
          <w:rStyle w:val="normaltextrun"/>
          <w:rFonts w:ascii="Calibri" w:hAnsi="Calibri" w:cs="Calibri"/>
          <w:color w:val="000000"/>
          <w:sz w:val="22"/>
          <w:szCs w:val="22"/>
          <w:shd w:val="clear" w:color="auto" w:fill="FFFFFF"/>
          <w:lang w:val="en-GB"/>
        </w:rPr>
        <w:fldChar w:fldCharType="begin"/>
      </w:r>
      <w:r w:rsidR="00D91DA7">
        <w:rPr>
          <w:rStyle w:val="normaltextrun"/>
          <w:rFonts w:ascii="Calibri" w:hAnsi="Calibri" w:cs="Calibri"/>
          <w:color w:val="000000"/>
          <w:sz w:val="22"/>
          <w:szCs w:val="22"/>
          <w:shd w:val="clear" w:color="auto" w:fill="FFFFFF"/>
          <w:lang w:val="en-GB"/>
        </w:rPr>
        <w:instrText xml:space="preserve"> ADDIN EN.CITE &lt;EndNote&gt;&lt;Cite&gt;&lt;Author&gt;de Ridder&lt;/Author&gt;&lt;Year&gt;2022&lt;/Year&gt;&lt;RecNum&gt;976&lt;/RecNum&gt;&lt;DisplayText&gt;(60)&lt;/DisplayText&gt;&lt;record&gt;&lt;rec-number&gt;976&lt;/rec-number&gt;&lt;foreign-keys&gt;&lt;key app="EN" db-id="wrafpt5zcrwdwte95xtv5d5ewaxzwravv05v" timestamp="1706196246"&gt;976&lt;/key&gt;&lt;/foreign-keys&gt;&lt;ref-type name="Journal Article"&gt;17&lt;/ref-type&gt;&lt;contributors&gt;&lt;authors&gt;&lt;author&gt;de Ridder, M. A. J.&lt;/author&gt;&lt;author&gt;de Wilde, M.&lt;/author&gt;&lt;author&gt;de Ben, C.&lt;/author&gt;&lt;author&gt;Leyba, A. R.&lt;/author&gt;&lt;author&gt;Mosseveld, B. M. T.&lt;/author&gt;&lt;author&gt;Verhamme, K. M. C.&lt;/author&gt;&lt;author&gt;van der Lei, J.&lt;/author&gt;&lt;author&gt;Rijnbeek, P. R.&lt;/author&gt;&lt;/authors&gt;&lt;/contributors&gt;&lt;auth-address&gt;Department of Medical Informatics, Erasmus University Medical Center, Rotterdam, The Netherlands.&lt;/auth-address&gt;&lt;titles&gt;&lt;title&gt;Data Resource Profile: The Integrated Primary Care Information (IPCI) database, The Netherlands&lt;/title&gt;&lt;secondary-title&gt;Int J Epidemiol&lt;/secondary-title&gt;&lt;/titles&gt;&lt;periodical&gt;&lt;full-title&gt;Int J Epidemiol&lt;/full-title&gt;&lt;/periodical&gt;&lt;pages&gt;e314-e323&lt;/pages&gt;&lt;volume&gt;51&lt;/volume&gt;&lt;number&gt;6&lt;/number&gt;&lt;keywords&gt;&lt;keyword&gt;Humans&lt;/keyword&gt;&lt;keyword&gt;Netherlands/epidemiology&lt;/keyword&gt;&lt;keyword&gt;Databases, Factual&lt;/keyword&gt;&lt;keyword&gt;*Primary Health Care&lt;/keyword&gt;&lt;/keywords&gt;&lt;dates&gt;&lt;year&gt;2022&lt;/year&gt;&lt;pub-dates&gt;&lt;date&gt;Dec 13&lt;/date&gt;&lt;/pub-dates&gt;&lt;/dates&gt;&lt;isbn&gt;0300-5771 (Print)&amp;#xD;0300-5771&lt;/isbn&gt;&lt;accession-num&gt;35182144&lt;/accession-num&gt;&lt;urls&gt;&lt;/urls&gt;&lt;custom2&gt;PMC9749682&lt;/custom2&gt;&lt;electronic-resource-num&gt;10.1093/ije/dyac026&lt;/electronic-resource-num&gt;&lt;remote-database-provider&gt;NLM&lt;/remote-database-provider&gt;&lt;language&gt;eng&lt;/language&gt;&lt;/record&gt;&lt;/Cite&gt;&lt;/EndNote&gt;</w:instrText>
      </w:r>
      <w:r w:rsidR="00D91DA7">
        <w:rPr>
          <w:rStyle w:val="normaltextrun"/>
          <w:rFonts w:ascii="Calibri" w:hAnsi="Calibri" w:cs="Calibri"/>
          <w:color w:val="000000"/>
          <w:sz w:val="22"/>
          <w:szCs w:val="22"/>
          <w:shd w:val="clear" w:color="auto" w:fill="FFFFFF"/>
          <w:lang w:val="en-GB"/>
        </w:rPr>
        <w:fldChar w:fldCharType="separate"/>
      </w:r>
      <w:r w:rsidR="00D91DA7">
        <w:rPr>
          <w:rStyle w:val="normaltextrun"/>
          <w:rFonts w:ascii="Calibri" w:hAnsi="Calibri" w:cs="Calibri"/>
          <w:noProof/>
          <w:color w:val="000000"/>
          <w:sz w:val="22"/>
          <w:szCs w:val="22"/>
          <w:shd w:val="clear" w:color="auto" w:fill="FFFFFF"/>
          <w:lang w:val="en-GB"/>
        </w:rPr>
        <w:t>(60)</w:t>
      </w:r>
      <w:r w:rsidR="00D91DA7">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IPCI was started in 1992 by the department of Medical Informatics of the Erasmus University Medical Center in Rotterdam. The current database includes patient records from 2006 on, when the size of the database started to increase significantly. The demographic composition of the IPCI population mirrors that of the general Dutch population in terms of age and sex. Although the geographical spread is limited, GP practices are located in urban and non-urban areas.</w:t>
      </w:r>
      <w:r>
        <w:rPr>
          <w:rStyle w:val="eop"/>
          <w:rFonts w:ascii="Calibri" w:hAnsi="Calibri" w:cs="Calibri"/>
          <w:color w:val="000000"/>
          <w:sz w:val="22"/>
          <w:szCs w:val="22"/>
        </w:rPr>
        <w:t> </w:t>
      </w:r>
    </w:p>
    <w:p w14:paraId="54FDE118" w14:textId="77777777" w:rsidR="004036B7" w:rsidRDefault="004036B7" w:rsidP="004036B7">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Patient-level data includes demographic information, patient’s complaints and symptoms, diagnoses, laboratory test results, lifestyle factors and correspondence with secondary care, such as referral and discharge letters.</w:t>
      </w:r>
      <w:r>
        <w:rPr>
          <w:rStyle w:val="normaltextrun"/>
          <w:rFonts w:ascii="Calibri" w:hAnsi="Calibri" w:cs="Calibri"/>
          <w:sz w:val="22"/>
          <w:szCs w:val="22"/>
          <w:lang w:val="en-GB"/>
        </w:rPr>
        <w:t xml:space="preserve"> </w:t>
      </w:r>
      <w:r>
        <w:rPr>
          <w:rStyle w:val="normaltextrun"/>
          <w:rFonts w:ascii="Calibri" w:hAnsi="Calibri" w:cs="Calibri"/>
          <w:color w:val="000000"/>
          <w:sz w:val="22"/>
          <w:szCs w:val="22"/>
        </w:rPr>
        <w:t>For complaints, symptoms and diagnoses, Dutch GPs use International Classification of Primary Care (ICPC-1) coding, an international standard developed and updated by the World Organization of Family Doctors’ (WONCA) International Classification Committee.</w:t>
      </w:r>
      <w:r>
        <w:rPr>
          <w:rStyle w:val="eop"/>
          <w:rFonts w:ascii="Calibri" w:hAnsi="Calibri" w:cs="Calibri"/>
          <w:color w:val="000000"/>
          <w:sz w:val="22"/>
          <w:szCs w:val="22"/>
        </w:rPr>
        <w:t> </w:t>
      </w:r>
    </w:p>
    <w:p w14:paraId="2AB12645" w14:textId="421F30F6" w:rsidR="004036B7" w:rsidRDefault="004036B7" w:rsidP="004036B7">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IPCI data quality has been previously documented and IPCI has proved valuable for epidemiological studies.</w:t>
      </w:r>
      <w:r w:rsidR="00CB729B">
        <w:rPr>
          <w:rStyle w:val="normaltextrun"/>
          <w:rFonts w:ascii="Calibri" w:hAnsi="Calibri" w:cs="Calibri"/>
          <w:color w:val="000000"/>
          <w:sz w:val="22"/>
          <w:szCs w:val="22"/>
          <w:shd w:val="clear" w:color="auto" w:fill="FFFFFF"/>
          <w:lang w:val="en-GB"/>
        </w:rPr>
        <w:fldChar w:fldCharType="begin">
          <w:fldData xml:space="preserve">PEVuZE5vdGU+PENpdGU+PEF1dGhvcj5BbGk8L0F1dGhvcj48WWVhcj4yMDIwPC9ZZWFyPjxSZWNO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</w:fldData>
        </w:fldChar>
      </w:r>
      <w:r w:rsidR="009D6A60">
        <w:rPr>
          <w:rStyle w:val="normaltextrun"/>
          <w:rFonts w:ascii="Calibri" w:hAnsi="Calibri" w:cs="Calibri"/>
          <w:color w:val="000000"/>
          <w:sz w:val="22"/>
          <w:szCs w:val="22"/>
          <w:shd w:val="clear" w:color="auto" w:fill="FFFFFF"/>
          <w:lang w:val="en-GB"/>
        </w:rPr>
        <w:instrText xml:space="preserve"> ADDIN EN.CITE </w:instrText>
      </w:r>
      <w:r w:rsidR="009D6A60">
        <w:rPr>
          <w:rStyle w:val="normaltextrun"/>
          <w:rFonts w:ascii="Calibri" w:hAnsi="Calibri" w:cs="Calibri"/>
          <w:color w:val="000000"/>
          <w:sz w:val="22"/>
          <w:szCs w:val="22"/>
          <w:shd w:val="clear" w:color="auto" w:fill="FFFFFF"/>
          <w:lang w:val="en-GB"/>
        </w:rPr>
        <w:fldChar w:fldCharType="begin">
          <w:fldData xml:space="preserve">PEVuZE5vdGU+PENpdGU+PEF1dGhvcj5BbGk8L0F1dGhvcj48WWVhcj4yMDIwPC9ZZWFyPjxSZWNO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</w:fldData>
        </w:fldChar>
      </w:r>
      <w:r w:rsidR="009D6A60">
        <w:rPr>
          <w:rStyle w:val="normaltextrun"/>
          <w:rFonts w:ascii="Calibri" w:hAnsi="Calibri" w:cs="Calibri"/>
          <w:color w:val="000000"/>
          <w:sz w:val="22"/>
          <w:szCs w:val="22"/>
          <w:shd w:val="clear" w:color="auto" w:fill="FFFFFF"/>
          <w:lang w:val="en-GB"/>
        </w:rPr>
        <w:instrText xml:space="preserve"> ADDIN EN.CITE.DATA </w:instrText>
      </w:r>
      <w:r w:rsidR="009D6A60">
        <w:rPr>
          <w:rStyle w:val="normaltextrun"/>
          <w:rFonts w:ascii="Calibri" w:hAnsi="Calibri" w:cs="Calibri"/>
          <w:color w:val="000000"/>
          <w:sz w:val="22"/>
          <w:szCs w:val="22"/>
          <w:shd w:val="clear" w:color="auto" w:fill="FFFFFF"/>
          <w:lang w:val="en-GB"/>
        </w:rPr>
      </w:r>
      <w:r w:rsidR="009D6A60">
        <w:rPr>
          <w:rStyle w:val="normaltextrun"/>
          <w:rFonts w:ascii="Calibri" w:hAnsi="Calibri" w:cs="Calibri"/>
          <w:color w:val="000000"/>
          <w:sz w:val="22"/>
          <w:szCs w:val="22"/>
          <w:shd w:val="clear" w:color="auto" w:fill="FFFFFF"/>
          <w:lang w:val="en-GB"/>
        </w:rPr>
        <w:fldChar w:fldCharType="end"/>
      </w:r>
      <w:r w:rsidR="00CB729B">
        <w:rPr>
          <w:rStyle w:val="normaltextrun"/>
          <w:rFonts w:ascii="Calibri" w:hAnsi="Calibri" w:cs="Calibri"/>
          <w:color w:val="000000"/>
          <w:sz w:val="22"/>
          <w:szCs w:val="22"/>
          <w:shd w:val="clear" w:color="auto" w:fill="FFFFFF"/>
          <w:lang w:val="en-GB"/>
        </w:rPr>
      </w:r>
      <w:r w:rsidR="00CB729B">
        <w:rPr>
          <w:rStyle w:val="normaltextrun"/>
          <w:rFonts w:ascii="Calibri" w:hAnsi="Calibri" w:cs="Calibri"/>
          <w:color w:val="000000"/>
          <w:sz w:val="22"/>
          <w:szCs w:val="22"/>
          <w:shd w:val="clear" w:color="auto" w:fill="FFFFFF"/>
          <w:lang w:val="en-GB"/>
        </w:rPr>
        <w:fldChar w:fldCharType="separate"/>
      </w:r>
      <w:r w:rsidR="009D6A60">
        <w:rPr>
          <w:rStyle w:val="normaltextrun"/>
          <w:rFonts w:ascii="Calibri" w:hAnsi="Calibri" w:cs="Calibri"/>
          <w:noProof/>
          <w:color w:val="000000"/>
          <w:sz w:val="22"/>
          <w:szCs w:val="22"/>
          <w:shd w:val="clear" w:color="auto" w:fill="FFFFFF"/>
          <w:lang w:val="en-GB"/>
        </w:rPr>
        <w:t>(61-65)</w:t>
      </w:r>
      <w:r w:rsidR="00CB729B">
        <w:rPr>
          <w:rStyle w:val="normaltextrun"/>
          <w:rFonts w:ascii="Calibri" w:hAnsi="Calibri" w:cs="Calibri"/>
          <w:color w:val="000000"/>
          <w:sz w:val="22"/>
          <w:szCs w:val="22"/>
          <w:shd w:val="clear" w:color="auto" w:fill="FFFFFF"/>
          <w:lang w:val="en-GB"/>
        </w:rPr>
        <w:fldChar w:fldCharType="end"/>
      </w:r>
      <w:r>
        <w:rPr>
          <w:rStyle w:val="normaltextrun"/>
          <w:rFonts w:ascii="Calibri" w:hAnsi="Calibri" w:cs="Calibri"/>
          <w:color w:val="000000"/>
          <w:sz w:val="22"/>
          <w:szCs w:val="22"/>
          <w:shd w:val="clear" w:color="auto" w:fill="FFFFFF"/>
          <w:lang w:val="en-GB"/>
        </w:rPr>
        <w:t xml:space="preserve"> In terms of quality control, </w:t>
      </w:r>
      <w:r>
        <w:rPr>
          <w:rStyle w:val="normaltextrun"/>
          <w:rFonts w:ascii="Calibri" w:hAnsi="Calibri" w:cs="Calibri"/>
          <w:color w:val="000000"/>
          <w:sz w:val="22"/>
          <w:szCs w:val="22"/>
        </w:rPr>
        <w:t>extensive quality control steps are performed prior to each data release. These include comparison of patient characteristics between practices and checks to identify abnormal temporal data patterns in practices. Additional checks include over 200 indicators related to population characteristics (e.g. reliability of birth and mortality rates) and medical data (e.g. availability of durations of prescriptions, completeness of laboratory results, availability of hospital letters and prescriptions, proportion of patients with blood pressure measurement, etc).</w:t>
      </w:r>
      <w:r w:rsidR="006F1605">
        <w:rPr>
          <w:rStyle w:val="normaltextrun"/>
          <w:rFonts w:ascii="Calibri" w:hAnsi="Calibri" w:cs="Calibri"/>
          <w:color w:val="000000"/>
          <w:sz w:val="22"/>
          <w:szCs w:val="22"/>
        </w:rPr>
        <w:fldChar w:fldCharType="begin"/>
      </w:r>
      <w:r w:rsidR="006F1605">
        <w:rPr>
          <w:rStyle w:val="normaltextrun"/>
          <w:rFonts w:ascii="Calibri" w:hAnsi="Calibri" w:cs="Calibri"/>
          <w:color w:val="000000"/>
          <w:sz w:val="22"/>
          <w:szCs w:val="22"/>
        </w:rPr>
        <w:instrText xml:space="preserve"> ADDIN EN.CITE &lt;EndNote&gt;&lt;Cite&gt;&lt;Author&gt;de Ridder&lt;/Author&gt;&lt;Year&gt;2022&lt;/Year&gt;&lt;RecNum&gt;976&lt;/RecNum&gt;&lt;DisplayText&gt;(60)&lt;/DisplayText&gt;&lt;record&gt;&lt;rec-number&gt;976&lt;/rec-number&gt;&lt;foreign-keys&gt;&lt;key app="EN" db-id="wrafpt5zcrwdwte95xtv5d5ewaxzwravv05v" timestamp="1706196246"&gt;976&lt;/key&gt;&lt;/foreign-keys&gt;&lt;ref-type name="Journal Article"&gt;17&lt;/ref-type&gt;&lt;contributors&gt;&lt;authors&gt;&lt;author&gt;de Ridder, M. A. J.&lt;/author&gt;&lt;author&gt;de Wilde, M.&lt;/author&gt;&lt;author&gt;de Ben, C.&lt;/author&gt;&lt;author&gt;Leyba, A. R.&lt;/author&gt;&lt;author&gt;Mosseveld, B. M. T.&lt;/author&gt;&lt;author&gt;Verhamme, K. M. C.&lt;/author&gt;&lt;author&gt;van der Lei, J.&lt;/author&gt;&lt;author&gt;Rijnbeek, P. R.&lt;/author&gt;&lt;/authors&gt;&lt;/contributors&gt;&lt;auth-address&gt;Department of Medical Informatics, Erasmus University Medical Center, Rotterdam, The Netherlands.&lt;/auth-address&gt;&lt;titles&gt;&lt;title&gt;Data Resource Profile: The Integrated Primary Care Information (IPCI) database, The Netherlands&lt;/title&gt;&lt;secondary-title&gt;Int J Epidemiol&lt;/secondary-title&gt;&lt;/titles&gt;&lt;periodical&gt;&lt;full-title&gt;Int J Epidemiol&lt;/full-title&gt;&lt;/periodical&gt;&lt;pages&gt;e314-e323&lt;/pages&gt;&lt;volume&gt;51&lt;/volume&gt;&lt;number&gt;6&lt;/number&gt;&lt;keywords&gt;&lt;keyword&gt;Humans&lt;/keyword&gt;&lt;keyword&gt;Netherlands/epidemiology&lt;/keyword&gt;&lt;keyword&gt;Databases, Factual&lt;/keyword&gt;&lt;keyword&gt;*Primary Health Care&lt;/keyword&gt;&lt;/keywords&gt;&lt;dates&gt;&lt;year&gt;2022&lt;/year&gt;&lt;pub-dates&gt;&lt;date&gt;Dec 13&lt;/date&gt;&lt;/pub-dates&gt;&lt;/dates&gt;&lt;isbn&gt;0300-5771 (Print)&amp;#xD;0300-5771&lt;/isbn&gt;&lt;accession-num&gt;35182144&lt;/accession-num&gt;&lt;urls&gt;&lt;/urls&gt;&lt;custom2&gt;PMC9749682&lt;/custom2&gt;&lt;electronic-resource-num&gt;10.1093/ije/dyac026&lt;/electronic-resource-num&gt;&lt;remote-database-provider&gt;NLM&lt;/remote-database-provider&gt;&lt;language&gt;eng&lt;/language&gt;&lt;/record&gt;&lt;/Cite&gt;&lt;/EndNote&gt;</w:instrText>
      </w:r>
      <w:r w:rsidR="006F1605">
        <w:rPr>
          <w:rStyle w:val="normaltextrun"/>
          <w:rFonts w:ascii="Calibri" w:hAnsi="Calibri" w:cs="Calibri"/>
          <w:color w:val="000000"/>
          <w:sz w:val="22"/>
          <w:szCs w:val="22"/>
        </w:rPr>
        <w:fldChar w:fldCharType="separate"/>
      </w:r>
      <w:r w:rsidR="006F1605">
        <w:rPr>
          <w:rStyle w:val="normaltextrun"/>
          <w:rFonts w:ascii="Calibri" w:hAnsi="Calibri" w:cs="Calibri"/>
          <w:noProof/>
          <w:color w:val="000000"/>
          <w:sz w:val="22"/>
          <w:szCs w:val="22"/>
        </w:rPr>
        <w:t>(60)</w:t>
      </w:r>
      <w:r w:rsidR="006F1605">
        <w:rPr>
          <w:rStyle w:val="normaltextrun"/>
          <w:rFonts w:ascii="Calibri" w:hAnsi="Calibri" w:cs="Calibri"/>
          <w:color w:val="000000"/>
          <w:sz w:val="22"/>
          <w:szCs w:val="22"/>
        </w:rPr>
        <w:fldChar w:fldCharType="end"/>
      </w:r>
      <w:r>
        <w:rPr>
          <w:rStyle w:val="normaltextrun"/>
          <w:rFonts w:ascii="Calibri" w:hAnsi="Calibri" w:cs="Calibri"/>
          <w:color w:val="000000"/>
          <w:sz w:val="22"/>
          <w:szCs w:val="22"/>
        </w:rPr>
        <w:t xml:space="preserve"> Based on this information, two quality scores have been created. Practices with low scores have been excluded. </w:t>
      </w:r>
      <w:r>
        <w:rPr>
          <w:rStyle w:val="eop"/>
          <w:rFonts w:ascii="Calibri" w:hAnsi="Calibri" w:cs="Calibri"/>
          <w:color w:val="000000"/>
          <w:sz w:val="22"/>
          <w:szCs w:val="22"/>
        </w:rPr>
        <w:t> </w:t>
      </w:r>
    </w:p>
    <w:p w14:paraId="6915E2A8" w14:textId="77777777" w:rsidR="004036B7" w:rsidRDefault="004036B7" w:rsidP="004036B7">
      <w:pPr>
        <w:pStyle w:val="paragraph"/>
        <w:shd w:val="clear" w:color="auto" w:fill="FFFFFF"/>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shd w:val="clear" w:color="auto" w:fill="FFFFFF"/>
          <w:lang w:val="en-GB"/>
        </w:rPr>
        <w:t>The IPCI database is registered on the European Medicines Agency (EMA) ENCePP resources database (</w:t>
      </w:r>
      <w:hyperlink r:id="rId13" w:tgtFrame="_blank" w:history="1">
        <w:r>
          <w:rPr>
            <w:rStyle w:val="normaltextrun"/>
            <w:rFonts w:ascii="Calibri" w:hAnsi="Calibri" w:cs="Calibri"/>
            <w:color w:val="0563C1"/>
            <w:sz w:val="22"/>
            <w:szCs w:val="22"/>
            <w:u w:val="single"/>
            <w:shd w:val="clear" w:color="auto" w:fill="FFFFFF"/>
            <w:lang w:val="en-GB"/>
          </w:rPr>
          <w:t>http://www.encepp.eu</w:t>
        </w:r>
      </w:hyperlink>
      <w:r>
        <w:rPr>
          <w:rStyle w:val="normaltextrun"/>
          <w:rFonts w:ascii="Calibri" w:hAnsi="Calibri" w:cs="Calibri"/>
          <w:color w:val="000000"/>
          <w:sz w:val="22"/>
          <w:szCs w:val="22"/>
          <w:shd w:val="clear" w:color="auto" w:fill="FFFFFF"/>
          <w:lang w:val="en-GB"/>
        </w:rPr>
        <w:t>).</w:t>
      </w:r>
      <w:r>
        <w:rPr>
          <w:rStyle w:val="normaltextrun"/>
          <w:rFonts w:ascii="Calibri" w:hAnsi="Calibri" w:cs="Calibri"/>
          <w:color w:val="000000"/>
          <w:sz w:val="22"/>
          <w:szCs w:val="22"/>
        </w:rPr>
        <w:t> </w:t>
      </w:r>
      <w:r>
        <w:rPr>
          <w:rStyle w:val="eop"/>
          <w:rFonts w:ascii="Calibri" w:hAnsi="Calibri" w:cs="Calibri"/>
          <w:color w:val="000000"/>
          <w:sz w:val="22"/>
          <w:szCs w:val="22"/>
        </w:rPr>
        <w:t> </w:t>
      </w:r>
    </w:p>
    <w:p w14:paraId="58114D7B" w14:textId="7CFB61EC" w:rsidR="00C54E2B" w:rsidRPr="005874E5" w:rsidRDefault="004036B7" w:rsidP="002574CF">
      <w:pPr>
        <w:pStyle w:val="paragraph"/>
        <w:shd w:val="clear" w:color="auto" w:fill="FFFFFF"/>
        <w:spacing w:before="0" w:beforeAutospacing="0" w:after="0" w:afterAutospacing="0"/>
        <w:textAlignment w:val="baseline"/>
        <w:rPr>
          <w:rFonts w:ascii="Segoe UI" w:hAnsi="Segoe UI" w:cs="Segoe UI"/>
          <w:sz w:val="18"/>
          <w:szCs w:val="18"/>
        </w:rPr>
      </w:pPr>
      <w:r>
        <w:rPr>
          <w:rStyle w:val="eop"/>
          <w:rFonts w:ascii="Calibri" w:hAnsi="Calibri" w:cs="Calibri"/>
          <w:color w:val="000000"/>
          <w:sz w:val="22"/>
          <w:szCs w:val="22"/>
        </w:rPr>
        <w:t> </w:t>
      </w:r>
      <w:r w:rsidR="00C54E2B" w:rsidRPr="005874E5">
        <w:rPr>
          <w:rStyle w:val="eop"/>
          <w:rFonts w:ascii="Calibri" w:hAnsi="Calibri" w:cs="Calibri"/>
        </w:rPr>
        <w:t> </w:t>
      </w:r>
    </w:p>
    <w:p w14:paraId="4E0C5338" w14:textId="654A8682" w:rsidR="00661873" w:rsidRPr="001D4AC7" w:rsidRDefault="003555FB" w:rsidP="00341FA3">
      <w:pPr>
        <w:pStyle w:val="Heading2"/>
        <w:numPr>
          <w:ilvl w:val="1"/>
          <w:numId w:val="5"/>
        </w:numPr>
        <w:ind w:left="426" w:hanging="426"/>
      </w:pPr>
      <w:r w:rsidRPr="00B36F6E">
        <w:rPr>
          <w:lang w:val="en-US"/>
        </w:rPr>
        <w:t xml:space="preserve"> </w:t>
      </w:r>
      <w:bookmarkStart w:id="83" w:name="_Toc157171775"/>
      <w:r w:rsidR="00661873" w:rsidRPr="001D4AC7">
        <w:t>Study Period</w:t>
      </w:r>
      <w:bookmarkEnd w:id="83"/>
    </w:p>
    <w:p w14:paraId="6EF523C4" w14:textId="13847716" w:rsidR="00FA7E18" w:rsidRDefault="00FA7E18" w:rsidP="001D4AC7">
      <w:pPr>
        <w:spacing w:before="120" w:after="120" w:line="240" w:lineRule="auto"/>
        <w:rPr>
          <w:rStyle w:val="eop"/>
          <w:rFonts w:ascii="Calibri" w:eastAsia="Calibri" w:hAnsi="Calibri" w:cs="Calibri"/>
          <w:color w:val="000000" w:themeColor="text1"/>
          <w:lang w:val="en-US"/>
        </w:rPr>
      </w:pPr>
      <w:r w:rsidRPr="42763561">
        <w:rPr>
          <w:rStyle w:val="normaltextrun"/>
          <w:rFonts w:ascii="Calibri" w:eastAsia="Calibri" w:hAnsi="Calibri" w:cs="Calibri"/>
          <w:color w:val="000000" w:themeColor="text1"/>
          <w:lang w:val="en-GB"/>
        </w:rPr>
        <w:t>The study period will be from 01/01/201</w:t>
      </w:r>
      <w:r>
        <w:rPr>
          <w:rStyle w:val="normaltextrun"/>
          <w:rFonts w:ascii="Calibri" w:eastAsia="Calibri" w:hAnsi="Calibri" w:cs="Calibri"/>
          <w:color w:val="000000" w:themeColor="text1"/>
          <w:lang w:val="en-GB"/>
        </w:rPr>
        <w:t>7</w:t>
      </w:r>
      <w:r w:rsidRPr="42763561">
        <w:rPr>
          <w:rStyle w:val="normaltextrun"/>
          <w:rFonts w:ascii="Calibri" w:eastAsia="Calibri" w:hAnsi="Calibri" w:cs="Calibri"/>
          <w:color w:val="000000" w:themeColor="text1"/>
          <w:lang w:val="en-GB"/>
        </w:rPr>
        <w:t xml:space="preserve"> to</w:t>
      </w:r>
      <w:r w:rsidRPr="42763561">
        <w:rPr>
          <w:rStyle w:val="docssharedwiztogglelabeledlabeltext"/>
          <w:rFonts w:ascii="Calibri" w:eastAsia="Calibri" w:hAnsi="Calibri" w:cs="Calibri"/>
          <w:color w:val="202124"/>
          <w:lang w:val="en-GB"/>
        </w:rPr>
        <w:t xml:space="preserve"> </w:t>
      </w:r>
      <w:r w:rsidR="009720DD" w:rsidRPr="009C046C">
        <w:rPr>
          <w:rStyle w:val="normaltextrun"/>
          <w:rFonts w:ascii="Calibri" w:hAnsi="Calibri" w:cs="Calibri"/>
          <w:color w:val="000000"/>
          <w:shd w:val="clear" w:color="auto" w:fill="FFFFFF"/>
          <w:lang w:val="en-GB"/>
        </w:rPr>
        <w:t>31/12/</w:t>
      </w:r>
      <w:r w:rsidR="007705D9">
        <w:rPr>
          <w:rStyle w:val="normaltextrun"/>
          <w:rFonts w:ascii="Calibri" w:hAnsi="Calibri" w:cs="Calibri"/>
          <w:color w:val="000000"/>
          <w:shd w:val="clear" w:color="auto" w:fill="FFFFFF"/>
          <w:lang w:val="en-GB"/>
        </w:rPr>
        <w:t>2022</w:t>
      </w:r>
      <w:r w:rsidRPr="42763561">
        <w:rPr>
          <w:rStyle w:val="docssharedwiztogglelabeledlabeltext"/>
          <w:rFonts w:ascii="Calibri" w:eastAsia="Calibri" w:hAnsi="Calibri" w:cs="Calibri"/>
          <w:color w:val="202124"/>
          <w:lang w:val="en-GB"/>
        </w:rPr>
        <w:t>.</w:t>
      </w:r>
      <w:r w:rsidRPr="42763561">
        <w:rPr>
          <w:rStyle w:val="eop"/>
          <w:rFonts w:ascii="Calibri" w:eastAsia="Calibri" w:hAnsi="Calibri" w:cs="Calibri"/>
          <w:color w:val="000000" w:themeColor="text1"/>
          <w:lang w:val="en-US"/>
        </w:rPr>
        <w:t> </w:t>
      </w:r>
    </w:p>
    <w:p w14:paraId="7A468A5E" w14:textId="77777777" w:rsidR="00860DAE" w:rsidRPr="001D4AC7" w:rsidRDefault="00860DAE" w:rsidP="001D4AC7">
      <w:pPr>
        <w:spacing w:before="120" w:after="120" w:line="240" w:lineRule="auto"/>
        <w:rPr>
          <w:rFonts w:ascii="Calibri" w:eastAsia="Calibri" w:hAnsi="Calibri" w:cs="Calibri"/>
          <w:lang w:val="en-US"/>
        </w:rPr>
      </w:pPr>
    </w:p>
    <w:p w14:paraId="7C229724" w14:textId="3E79EB18" w:rsidR="00661873" w:rsidRPr="00474B5B" w:rsidRDefault="003555FB" w:rsidP="00341FA3">
      <w:pPr>
        <w:pStyle w:val="Heading2"/>
        <w:numPr>
          <w:ilvl w:val="1"/>
          <w:numId w:val="5"/>
        </w:numPr>
        <w:ind w:left="426" w:hanging="426"/>
      </w:pPr>
      <w:r w:rsidRPr="00474B5B">
        <w:rPr>
          <w:lang w:val="en-US"/>
        </w:rPr>
        <w:lastRenderedPageBreak/>
        <w:t xml:space="preserve"> </w:t>
      </w:r>
      <w:bookmarkStart w:id="84" w:name="_Toc157171776"/>
      <w:r w:rsidR="00661873" w:rsidRPr="00474B5B">
        <w:t>Follow-up</w:t>
      </w:r>
      <w:bookmarkEnd w:id="84"/>
      <w:r w:rsidR="00661873" w:rsidRPr="00474B5B">
        <w:t xml:space="preserve"> </w:t>
      </w:r>
    </w:p>
    <w:p w14:paraId="7EDB78F5" w14:textId="34A852A9" w:rsidR="00AF114B" w:rsidRPr="00AF114B" w:rsidRDefault="00AF114B" w:rsidP="00AF114B">
      <w:pPr>
        <w:spacing w:before="120" w:after="120"/>
        <w:jc w:val="both"/>
        <w:rPr>
          <w:rFonts w:eastAsia="Calibri"/>
          <w:b/>
          <w:bCs/>
          <w:color w:val="003399"/>
          <w:lang w:val="en-GB"/>
        </w:rPr>
        <w:sectPr w:rsidR="00AF114B" w:rsidRPr="00AF114B" w:rsidSect="00D77C47">
          <w:headerReference w:type="default" r:id="rId14"/>
          <w:footerReference w:type="default" r:id="rId15"/>
          <w:headerReference w:type="first" r:id="rId16"/>
          <w:footerReference w:type="first" r:id="rId17"/>
          <w:pgSz w:w="11906" w:h="16838"/>
          <w:pgMar w:top="1418" w:right="1134" w:bottom="1418" w:left="1134" w:header="850" w:footer="850" w:gutter="0"/>
          <w:cols w:space="708"/>
          <w:titlePg/>
          <w:docGrid w:linePitch="360"/>
        </w:sectPr>
      </w:pPr>
      <w:bookmarkStart w:id="85" w:name="_Toc102631294"/>
      <w:r w:rsidRPr="00AF114B">
        <w:rPr>
          <w:rStyle w:val="normaltextrun"/>
          <w:rFonts w:ascii="Calibri" w:hAnsi="Calibri" w:cs="Calibri"/>
          <w:color w:val="000000"/>
          <w:shd w:val="clear" w:color="auto" w:fill="FFFFFF"/>
          <w:lang w:val="en-US"/>
        </w:rPr>
        <w:t xml:space="preserve">Study participants will be followed up </w:t>
      </w:r>
      <w:r w:rsidR="0017432D">
        <w:rPr>
          <w:rStyle w:val="normaltextrun"/>
          <w:rFonts w:ascii="Calibri" w:hAnsi="Calibri" w:cs="Calibri"/>
          <w:color w:val="000000"/>
          <w:shd w:val="clear" w:color="auto" w:fill="FFFFFF"/>
          <w:lang w:val="en-US"/>
        </w:rPr>
        <w:t xml:space="preserve">to one year </w:t>
      </w:r>
      <w:r w:rsidRPr="00AF114B">
        <w:rPr>
          <w:rStyle w:val="normaltextrun"/>
          <w:rFonts w:ascii="Calibri" w:hAnsi="Calibri" w:cs="Calibri"/>
          <w:color w:val="000000"/>
          <w:shd w:val="clear" w:color="auto" w:fill="FFFFFF"/>
          <w:lang w:val="en-US"/>
        </w:rPr>
        <w:t xml:space="preserve">from </w:t>
      </w:r>
      <w:r w:rsidR="0017432D">
        <w:rPr>
          <w:rStyle w:val="normaltextrun"/>
          <w:rFonts w:ascii="Calibri" w:hAnsi="Calibri" w:cs="Calibri"/>
          <w:color w:val="000000"/>
          <w:shd w:val="clear" w:color="auto" w:fill="FFFFFF"/>
          <w:lang w:val="en-US"/>
        </w:rPr>
        <w:t>cancer</w:t>
      </w:r>
      <w:r w:rsidRPr="00AF114B">
        <w:rPr>
          <w:rStyle w:val="normaltextrun"/>
          <w:rFonts w:ascii="Calibri" w:hAnsi="Calibri" w:cs="Calibri"/>
          <w:color w:val="000000"/>
          <w:shd w:val="clear" w:color="auto" w:fill="FFFFFF"/>
          <w:lang w:val="en-US"/>
        </w:rPr>
        <w:t xml:space="preserve"> diagnosis (index date)</w:t>
      </w:r>
      <w:r w:rsidR="009A2F94">
        <w:rPr>
          <w:rStyle w:val="normaltextrun"/>
          <w:rFonts w:ascii="Calibri" w:hAnsi="Calibri" w:cs="Calibri"/>
          <w:color w:val="000000"/>
          <w:shd w:val="clear" w:color="auto" w:fill="FFFFFF"/>
          <w:lang w:val="en-US"/>
        </w:rPr>
        <w:t xml:space="preserve"> in order to calculate one-year </w:t>
      </w:r>
      <w:r w:rsidR="00A1266A">
        <w:rPr>
          <w:rStyle w:val="normaltextrun"/>
          <w:rFonts w:ascii="Calibri" w:hAnsi="Calibri" w:cs="Calibri"/>
          <w:color w:val="000000"/>
          <w:shd w:val="clear" w:color="auto" w:fill="FFFFFF"/>
          <w:lang w:val="en-US"/>
        </w:rPr>
        <w:t>hospitalisation and mortality rates</w:t>
      </w:r>
      <w:r w:rsidR="00474B5B">
        <w:rPr>
          <w:rStyle w:val="normaltextrun"/>
          <w:rFonts w:ascii="Calibri" w:hAnsi="Calibri" w:cs="Calibri"/>
          <w:color w:val="000000"/>
          <w:shd w:val="clear" w:color="auto" w:fill="FFFFFF"/>
          <w:lang w:val="en-US"/>
        </w:rPr>
        <w:t>. Participants will be censored</w:t>
      </w:r>
      <w:r w:rsidRPr="00AF114B">
        <w:rPr>
          <w:rStyle w:val="normaltextrun"/>
          <w:rFonts w:ascii="Calibri" w:hAnsi="Calibri" w:cs="Calibri"/>
          <w:color w:val="000000"/>
          <w:shd w:val="clear" w:color="auto" w:fill="FFFFFF"/>
          <w:lang w:val="en-US"/>
        </w:rPr>
        <w:t xml:space="preserve"> until the earliest of the following: 1) loss to follow-up, 2) end of data availability, 3) date of death</w:t>
      </w:r>
      <w:r w:rsidR="00474B5B">
        <w:rPr>
          <w:rStyle w:val="normaltextrun"/>
          <w:rFonts w:ascii="Calibri" w:hAnsi="Calibri" w:cs="Calibri"/>
          <w:color w:val="000000"/>
          <w:shd w:val="clear" w:color="auto" w:fill="FFFFFF"/>
          <w:lang w:val="en-US"/>
        </w:rPr>
        <w:t>, or 4) one year after index date</w:t>
      </w:r>
      <w:r w:rsidR="0017432D">
        <w:rPr>
          <w:rStyle w:val="normaltextrun"/>
          <w:rFonts w:ascii="Calibri" w:hAnsi="Calibri" w:cs="Calibri"/>
          <w:color w:val="000000"/>
          <w:shd w:val="clear" w:color="auto" w:fill="FFFFFF"/>
          <w:lang w:val="en-US"/>
        </w:rPr>
        <w:t>.</w:t>
      </w:r>
    </w:p>
    <w:p w14:paraId="7F4C4176" w14:textId="5AF2D8DC" w:rsidR="00891F60" w:rsidRPr="009D3858" w:rsidRDefault="009F1A7F" w:rsidP="001C48D9">
      <w:pPr>
        <w:spacing w:before="120" w:after="120" w:line="240" w:lineRule="auto"/>
        <w:jc w:val="both"/>
        <w:rPr>
          <w:rFonts w:eastAsia="Calibri" w:cstheme="minorHAnsi"/>
          <w:b/>
          <w:bCs/>
          <w:color w:val="003399"/>
          <w:lang w:val="en-GB"/>
        </w:rPr>
      </w:pPr>
      <w:r w:rsidRPr="009D3858">
        <w:rPr>
          <w:rFonts w:eastAsia="Calibri" w:cstheme="minorHAnsi"/>
          <w:b/>
          <w:bCs/>
          <w:color w:val="003399"/>
          <w:lang w:val="en-GB"/>
        </w:rPr>
        <w:lastRenderedPageBreak/>
        <w:t xml:space="preserve">Table </w:t>
      </w:r>
      <w:r w:rsidR="005E0DEE" w:rsidRPr="009D3858">
        <w:rPr>
          <w:rFonts w:eastAsia="Calibri" w:cstheme="minorHAnsi"/>
          <w:b/>
          <w:bCs/>
          <w:color w:val="003399"/>
          <w:lang w:val="en-GB"/>
        </w:rPr>
        <w:t>4</w:t>
      </w:r>
      <w:r w:rsidRPr="009D3858">
        <w:rPr>
          <w:rFonts w:eastAsia="Calibri" w:cstheme="minorHAnsi"/>
          <w:b/>
          <w:bCs/>
          <w:color w:val="003399"/>
          <w:lang w:val="en-GB"/>
        </w:rPr>
        <w:t>:  Operational Definition of Time 0 (index date) and other primary time anchors</w:t>
      </w:r>
      <w:bookmarkEnd w:id="85"/>
    </w:p>
    <w:tbl>
      <w:tblPr>
        <w:tblW w:w="5000" w:type="pct"/>
        <w:tblLayout w:type="fixed"/>
        <w:tblLook w:val="04A0" w:firstRow="1" w:lastRow="0" w:firstColumn="1" w:lastColumn="0" w:noHBand="0" w:noVBand="1"/>
      </w:tblPr>
      <w:tblGrid>
        <w:gridCol w:w="1392"/>
        <w:gridCol w:w="1397"/>
        <w:gridCol w:w="1227"/>
        <w:gridCol w:w="1010"/>
        <w:gridCol w:w="1430"/>
        <w:gridCol w:w="1332"/>
        <w:gridCol w:w="1131"/>
        <w:gridCol w:w="1136"/>
        <w:gridCol w:w="1413"/>
        <w:gridCol w:w="1416"/>
        <w:gridCol w:w="1108"/>
      </w:tblGrid>
      <w:tr w:rsidR="00B33C11" w:rsidRPr="002361A7" w14:paraId="3C1026EB" w14:textId="77777777" w:rsidTr="00B33C11">
        <w:trPr>
          <w:trHeight w:val="710"/>
        </w:trPr>
        <w:tc>
          <w:tcPr>
            <w:tcW w:w="497" w:type="pct"/>
            <w:tcBorders>
              <w:top w:val="single" w:sz="4" w:space="0" w:color="auto"/>
              <w:left w:val="single" w:sz="4" w:space="0" w:color="auto"/>
              <w:bottom w:val="double" w:sz="6" w:space="0" w:color="auto"/>
              <w:right w:val="nil"/>
            </w:tcBorders>
            <w:shd w:val="clear" w:color="000000" w:fill="D9D9D9"/>
            <w:hideMark/>
          </w:tcPr>
          <w:p w14:paraId="25654FC9" w14:textId="77777777" w:rsidR="003130A9" w:rsidRPr="009D3858" w:rsidRDefault="003130A9">
            <w:pPr>
              <w:rPr>
                <w:rFonts w:ascii="Calibri" w:eastAsia="Times New Roman" w:hAnsi="Calibri" w:cs="Calibri"/>
                <w:b/>
                <w:bCs/>
                <w:color w:val="000000"/>
                <w:sz w:val="20"/>
                <w:szCs w:val="20"/>
              </w:rPr>
            </w:pPr>
            <w:r w:rsidRPr="009D3858">
              <w:rPr>
                <w:rFonts w:ascii="Calibri" w:eastAsia="Times New Roman" w:hAnsi="Calibri" w:cs="Calibri"/>
                <w:b/>
                <w:bCs/>
                <w:color w:val="000000"/>
                <w:sz w:val="20"/>
                <w:szCs w:val="20"/>
              </w:rPr>
              <w:t>Study population name(s)</w:t>
            </w:r>
          </w:p>
        </w:tc>
        <w:tc>
          <w:tcPr>
            <w:tcW w:w="499" w:type="pct"/>
            <w:tcBorders>
              <w:top w:val="single" w:sz="4" w:space="0" w:color="auto"/>
              <w:left w:val="nil"/>
              <w:bottom w:val="double" w:sz="6" w:space="0" w:color="auto"/>
              <w:right w:val="nil"/>
            </w:tcBorders>
            <w:shd w:val="clear" w:color="000000" w:fill="D9D9D9"/>
            <w:hideMark/>
          </w:tcPr>
          <w:p w14:paraId="718F5594" w14:textId="45DD4BA9" w:rsidR="003130A9" w:rsidRPr="009D3858" w:rsidRDefault="003130A9">
            <w:pPr>
              <w:rPr>
                <w:rFonts w:ascii="Calibri" w:eastAsia="Times New Roman" w:hAnsi="Calibri" w:cs="Calibri"/>
                <w:b/>
                <w:bCs/>
                <w:color w:val="000000"/>
                <w:sz w:val="20"/>
                <w:szCs w:val="20"/>
                <w:lang w:val="en-GB"/>
              </w:rPr>
            </w:pPr>
            <w:r w:rsidRPr="009D3858">
              <w:rPr>
                <w:rFonts w:ascii="Calibri" w:eastAsia="Times New Roman" w:hAnsi="Calibri" w:cs="Calibri"/>
                <w:b/>
                <w:bCs/>
                <w:color w:val="000000"/>
                <w:sz w:val="20"/>
                <w:szCs w:val="20"/>
                <w:lang w:val="en-GB"/>
              </w:rPr>
              <w:t xml:space="preserve">Time Anchor Description </w:t>
            </w:r>
          </w:p>
        </w:tc>
        <w:tc>
          <w:tcPr>
            <w:tcW w:w="438" w:type="pct"/>
            <w:tcBorders>
              <w:top w:val="single" w:sz="4" w:space="0" w:color="auto"/>
              <w:left w:val="nil"/>
              <w:bottom w:val="double" w:sz="6" w:space="0" w:color="auto"/>
              <w:right w:val="nil"/>
            </w:tcBorders>
            <w:shd w:val="clear" w:color="000000" w:fill="D9D9D9"/>
            <w:hideMark/>
          </w:tcPr>
          <w:p w14:paraId="22D30F7F" w14:textId="77777777" w:rsidR="003130A9" w:rsidRPr="009D3858" w:rsidRDefault="003130A9">
            <w:pPr>
              <w:rPr>
                <w:rFonts w:ascii="Calibri" w:eastAsia="Times New Roman" w:hAnsi="Calibri" w:cs="Calibri"/>
                <w:b/>
                <w:bCs/>
                <w:sz w:val="20"/>
                <w:szCs w:val="20"/>
              </w:rPr>
            </w:pPr>
            <w:r w:rsidRPr="009D3858">
              <w:rPr>
                <w:rFonts w:ascii="Calibri" w:eastAsia="Times New Roman" w:hAnsi="Calibri" w:cs="Calibri"/>
                <w:b/>
                <w:bCs/>
                <w:sz w:val="20"/>
                <w:szCs w:val="20"/>
              </w:rPr>
              <w:t>Number of entries</w:t>
            </w:r>
          </w:p>
        </w:tc>
        <w:tc>
          <w:tcPr>
            <w:tcW w:w="361" w:type="pct"/>
            <w:tcBorders>
              <w:top w:val="single" w:sz="4" w:space="0" w:color="auto"/>
              <w:left w:val="nil"/>
              <w:bottom w:val="double" w:sz="6" w:space="0" w:color="auto"/>
              <w:right w:val="nil"/>
            </w:tcBorders>
            <w:shd w:val="clear" w:color="000000" w:fill="D9D9D9"/>
            <w:hideMark/>
          </w:tcPr>
          <w:p w14:paraId="16063103" w14:textId="77777777" w:rsidR="003130A9" w:rsidRPr="009D3858" w:rsidRDefault="003130A9">
            <w:pPr>
              <w:rPr>
                <w:rFonts w:ascii="Calibri" w:eastAsia="Times New Roman" w:hAnsi="Calibri" w:cs="Calibri"/>
                <w:b/>
                <w:bCs/>
                <w:sz w:val="20"/>
                <w:szCs w:val="20"/>
              </w:rPr>
            </w:pPr>
            <w:r w:rsidRPr="009D3858">
              <w:rPr>
                <w:rFonts w:ascii="Calibri" w:eastAsia="Times New Roman" w:hAnsi="Calibri" w:cs="Calibri"/>
                <w:b/>
                <w:bCs/>
                <w:sz w:val="20"/>
                <w:szCs w:val="20"/>
              </w:rPr>
              <w:t>Type of entry</w:t>
            </w:r>
          </w:p>
        </w:tc>
        <w:tc>
          <w:tcPr>
            <w:tcW w:w="511" w:type="pct"/>
            <w:tcBorders>
              <w:top w:val="single" w:sz="4" w:space="0" w:color="auto"/>
              <w:left w:val="nil"/>
              <w:bottom w:val="double" w:sz="6" w:space="0" w:color="auto"/>
              <w:right w:val="nil"/>
            </w:tcBorders>
            <w:shd w:val="clear" w:color="000000" w:fill="D9D9D9"/>
            <w:hideMark/>
          </w:tcPr>
          <w:p w14:paraId="06930A93" w14:textId="77777777" w:rsidR="003130A9" w:rsidRPr="009D3858" w:rsidRDefault="003130A9">
            <w:pPr>
              <w:rPr>
                <w:rFonts w:ascii="Calibri" w:eastAsia="Times New Roman" w:hAnsi="Calibri" w:cs="Calibri"/>
                <w:b/>
                <w:bCs/>
                <w:sz w:val="20"/>
                <w:szCs w:val="20"/>
              </w:rPr>
            </w:pPr>
            <w:r w:rsidRPr="009D3858">
              <w:rPr>
                <w:rFonts w:ascii="Calibri" w:eastAsia="Times New Roman" w:hAnsi="Calibri" w:cs="Calibri"/>
                <w:b/>
                <w:bCs/>
                <w:sz w:val="20"/>
                <w:szCs w:val="20"/>
              </w:rPr>
              <w:t>Washout window</w:t>
            </w:r>
          </w:p>
        </w:tc>
        <w:tc>
          <w:tcPr>
            <w:tcW w:w="476" w:type="pct"/>
            <w:tcBorders>
              <w:top w:val="single" w:sz="4" w:space="0" w:color="auto"/>
              <w:left w:val="nil"/>
              <w:bottom w:val="double" w:sz="6" w:space="0" w:color="auto"/>
              <w:right w:val="nil"/>
            </w:tcBorders>
            <w:shd w:val="clear" w:color="000000" w:fill="D9D9D9"/>
            <w:hideMark/>
          </w:tcPr>
          <w:p w14:paraId="52094BA5" w14:textId="77777777" w:rsidR="003130A9" w:rsidRPr="009D3858" w:rsidRDefault="003130A9">
            <w:pPr>
              <w:rPr>
                <w:rFonts w:ascii="Calibri" w:eastAsia="Times New Roman" w:hAnsi="Calibri" w:cs="Calibri"/>
                <w:b/>
                <w:bCs/>
                <w:sz w:val="20"/>
                <w:szCs w:val="20"/>
                <w:vertAlign w:val="superscript"/>
              </w:rPr>
            </w:pPr>
            <w:r w:rsidRPr="009D3858">
              <w:rPr>
                <w:rFonts w:ascii="Calibri" w:eastAsia="Times New Roman" w:hAnsi="Calibri" w:cs="Calibri"/>
                <w:b/>
                <w:bCs/>
                <w:sz w:val="20"/>
                <w:szCs w:val="20"/>
              </w:rPr>
              <w:t>Care Setting</w:t>
            </w:r>
            <w:r w:rsidRPr="009D3858">
              <w:rPr>
                <w:rFonts w:ascii="Calibri" w:eastAsia="Times New Roman" w:hAnsi="Calibri" w:cs="Calibri"/>
                <w:b/>
                <w:bCs/>
                <w:sz w:val="20"/>
                <w:szCs w:val="20"/>
                <w:vertAlign w:val="superscript"/>
              </w:rPr>
              <w:t>1</w:t>
            </w:r>
          </w:p>
        </w:tc>
        <w:tc>
          <w:tcPr>
            <w:tcW w:w="404" w:type="pct"/>
            <w:tcBorders>
              <w:top w:val="single" w:sz="4" w:space="0" w:color="auto"/>
              <w:left w:val="nil"/>
              <w:bottom w:val="double" w:sz="6" w:space="0" w:color="auto"/>
              <w:right w:val="nil"/>
            </w:tcBorders>
            <w:shd w:val="clear" w:color="000000" w:fill="D9D9D9"/>
            <w:hideMark/>
          </w:tcPr>
          <w:p w14:paraId="49A7D328" w14:textId="23D91CE0" w:rsidR="003130A9" w:rsidRPr="009D3858" w:rsidRDefault="003130A9">
            <w:pPr>
              <w:rPr>
                <w:rFonts w:ascii="Calibri" w:eastAsia="Times New Roman" w:hAnsi="Calibri" w:cs="Calibri"/>
                <w:b/>
                <w:bCs/>
                <w:sz w:val="20"/>
                <w:szCs w:val="20"/>
                <w:vertAlign w:val="superscript"/>
              </w:rPr>
            </w:pPr>
            <w:r w:rsidRPr="009D3858">
              <w:rPr>
                <w:rFonts w:ascii="Calibri" w:eastAsia="Times New Roman" w:hAnsi="Calibri" w:cs="Calibri"/>
                <w:b/>
                <w:bCs/>
                <w:sz w:val="20"/>
                <w:szCs w:val="20"/>
              </w:rPr>
              <w:t>Code Type</w:t>
            </w:r>
          </w:p>
        </w:tc>
        <w:tc>
          <w:tcPr>
            <w:tcW w:w="406" w:type="pct"/>
            <w:tcBorders>
              <w:top w:val="single" w:sz="4" w:space="0" w:color="auto"/>
              <w:left w:val="nil"/>
              <w:bottom w:val="double" w:sz="6" w:space="0" w:color="auto"/>
              <w:right w:val="nil"/>
            </w:tcBorders>
            <w:shd w:val="clear" w:color="000000" w:fill="D9D9D9"/>
            <w:hideMark/>
          </w:tcPr>
          <w:p w14:paraId="465C73AE" w14:textId="77777777" w:rsidR="003130A9" w:rsidRPr="009D3858" w:rsidRDefault="003130A9">
            <w:pPr>
              <w:rPr>
                <w:rFonts w:ascii="Calibri" w:eastAsia="Times New Roman" w:hAnsi="Calibri" w:cs="Calibri"/>
                <w:b/>
                <w:bCs/>
                <w:sz w:val="20"/>
                <w:szCs w:val="20"/>
                <w:vertAlign w:val="superscript"/>
              </w:rPr>
            </w:pPr>
            <w:r w:rsidRPr="009D3858">
              <w:rPr>
                <w:rFonts w:ascii="Calibri" w:eastAsia="Times New Roman" w:hAnsi="Calibri" w:cs="Calibri"/>
                <w:b/>
                <w:bCs/>
                <w:sz w:val="20"/>
                <w:szCs w:val="20"/>
              </w:rPr>
              <w:t>Diagnosis position</w:t>
            </w:r>
          </w:p>
        </w:tc>
        <w:tc>
          <w:tcPr>
            <w:tcW w:w="505" w:type="pct"/>
            <w:tcBorders>
              <w:top w:val="single" w:sz="4" w:space="0" w:color="auto"/>
              <w:left w:val="nil"/>
              <w:bottom w:val="double" w:sz="6" w:space="0" w:color="auto"/>
              <w:right w:val="nil"/>
            </w:tcBorders>
            <w:shd w:val="clear" w:color="000000" w:fill="D9D9D9"/>
            <w:hideMark/>
          </w:tcPr>
          <w:p w14:paraId="63CEC55B" w14:textId="77777777" w:rsidR="003130A9" w:rsidRPr="009D3858" w:rsidRDefault="003130A9">
            <w:pPr>
              <w:rPr>
                <w:rFonts w:ascii="Calibri" w:eastAsia="Times New Roman" w:hAnsi="Calibri" w:cs="Calibri"/>
                <w:b/>
                <w:bCs/>
                <w:sz w:val="20"/>
                <w:szCs w:val="20"/>
              </w:rPr>
            </w:pPr>
            <w:r w:rsidRPr="009D3858">
              <w:rPr>
                <w:rFonts w:ascii="Calibri" w:eastAsia="Times New Roman" w:hAnsi="Calibri" w:cs="Calibri"/>
                <w:b/>
                <w:bCs/>
                <w:sz w:val="20"/>
                <w:szCs w:val="20"/>
              </w:rPr>
              <w:t>Incident with respect to…</w:t>
            </w:r>
          </w:p>
        </w:tc>
        <w:tc>
          <w:tcPr>
            <w:tcW w:w="506" w:type="pct"/>
            <w:tcBorders>
              <w:top w:val="single" w:sz="4" w:space="0" w:color="auto"/>
              <w:left w:val="nil"/>
              <w:bottom w:val="double" w:sz="6" w:space="0" w:color="auto"/>
              <w:right w:val="nil"/>
            </w:tcBorders>
            <w:shd w:val="clear" w:color="000000" w:fill="D9D9D9"/>
            <w:hideMark/>
          </w:tcPr>
          <w:p w14:paraId="664A10D2" w14:textId="69653F7A" w:rsidR="003130A9" w:rsidRPr="009D3858" w:rsidRDefault="003130A9" w:rsidP="00B33C11">
            <w:pPr>
              <w:rPr>
                <w:rFonts w:ascii="Calibri" w:eastAsia="Times New Roman" w:hAnsi="Calibri" w:cs="Calibri"/>
                <w:b/>
                <w:bCs/>
                <w:sz w:val="20"/>
                <w:szCs w:val="20"/>
              </w:rPr>
            </w:pPr>
            <w:r w:rsidRPr="009D3858">
              <w:rPr>
                <w:rFonts w:ascii="Calibri" w:eastAsia="Times New Roman" w:hAnsi="Calibri" w:cs="Calibri"/>
                <w:b/>
                <w:bCs/>
                <w:sz w:val="20"/>
                <w:szCs w:val="20"/>
              </w:rPr>
              <w:t>Measurement characteristics/validation</w:t>
            </w:r>
          </w:p>
        </w:tc>
        <w:tc>
          <w:tcPr>
            <w:tcW w:w="396" w:type="pct"/>
            <w:tcBorders>
              <w:top w:val="single" w:sz="4" w:space="0" w:color="auto"/>
              <w:left w:val="nil"/>
              <w:bottom w:val="double" w:sz="6" w:space="0" w:color="auto"/>
              <w:right w:val="single" w:sz="4" w:space="0" w:color="auto"/>
            </w:tcBorders>
            <w:shd w:val="clear" w:color="000000" w:fill="D9D9D9"/>
            <w:hideMark/>
          </w:tcPr>
          <w:p w14:paraId="427446B1" w14:textId="77777777" w:rsidR="003130A9" w:rsidRPr="009D3858" w:rsidRDefault="003130A9">
            <w:pPr>
              <w:rPr>
                <w:rFonts w:ascii="Calibri" w:eastAsia="Times New Roman" w:hAnsi="Calibri" w:cs="Calibri"/>
                <w:b/>
                <w:bCs/>
                <w:color w:val="000000"/>
                <w:sz w:val="20"/>
                <w:szCs w:val="20"/>
              </w:rPr>
            </w:pPr>
            <w:r w:rsidRPr="009D3858">
              <w:rPr>
                <w:rFonts w:ascii="Calibri" w:eastAsia="Times New Roman" w:hAnsi="Calibri" w:cs="Calibri"/>
                <w:b/>
                <w:bCs/>
                <w:color w:val="000000"/>
                <w:sz w:val="20"/>
                <w:szCs w:val="20"/>
              </w:rPr>
              <w:t>Source of algorithm</w:t>
            </w:r>
          </w:p>
        </w:tc>
      </w:tr>
      <w:tr w:rsidR="00B33C11" w:rsidRPr="002361A7" w14:paraId="2059CC63" w14:textId="77777777" w:rsidTr="00B33C11">
        <w:trPr>
          <w:trHeight w:val="432"/>
        </w:trPr>
        <w:tc>
          <w:tcPr>
            <w:tcW w:w="497" w:type="pct"/>
            <w:tcBorders>
              <w:top w:val="single" w:sz="4" w:space="0" w:color="auto"/>
              <w:left w:val="single" w:sz="4" w:space="0" w:color="auto"/>
              <w:bottom w:val="single" w:sz="4" w:space="0" w:color="auto"/>
              <w:right w:val="single" w:sz="4" w:space="0" w:color="auto"/>
            </w:tcBorders>
            <w:shd w:val="clear" w:color="auto" w:fill="auto"/>
            <w:noWrap/>
          </w:tcPr>
          <w:p w14:paraId="120E906E" w14:textId="372C4496" w:rsidR="003130A9" w:rsidRPr="009D3858" w:rsidRDefault="0070052E">
            <w:pPr>
              <w:rPr>
                <w:rStyle w:val="normaltextrun"/>
                <w:color w:val="000000"/>
                <w:sz w:val="20"/>
                <w:szCs w:val="20"/>
                <w:shd w:val="clear" w:color="auto" w:fill="FFFFFF"/>
                <w:lang w:val="en-US"/>
              </w:rPr>
            </w:pPr>
            <w:r>
              <w:rPr>
                <w:rStyle w:val="normaltextrun"/>
                <w:color w:val="000000"/>
                <w:sz w:val="20"/>
                <w:szCs w:val="20"/>
                <w:shd w:val="clear" w:color="auto" w:fill="FFFFFF"/>
                <w:lang w:val="en-US"/>
              </w:rPr>
              <w:t>A</w:t>
            </w:r>
            <w:r w:rsidRPr="00B33C11">
              <w:rPr>
                <w:rStyle w:val="normaltextrun"/>
                <w:color w:val="000000"/>
                <w:sz w:val="20"/>
                <w:szCs w:val="20"/>
                <w:shd w:val="clear" w:color="auto" w:fill="FFFFFF"/>
                <w:lang w:val="en-US"/>
              </w:rPr>
              <w:t>ll persons in each database eligible for the study</w:t>
            </w:r>
          </w:p>
        </w:tc>
        <w:tc>
          <w:tcPr>
            <w:tcW w:w="499" w:type="pct"/>
            <w:tcBorders>
              <w:top w:val="single" w:sz="4" w:space="0" w:color="auto"/>
              <w:left w:val="single" w:sz="4" w:space="0" w:color="auto"/>
              <w:bottom w:val="single" w:sz="4" w:space="0" w:color="auto"/>
              <w:right w:val="single" w:sz="4" w:space="0" w:color="auto"/>
            </w:tcBorders>
            <w:shd w:val="clear" w:color="auto" w:fill="auto"/>
          </w:tcPr>
          <w:p w14:paraId="53C79132" w14:textId="32F3C3D7" w:rsidR="003130A9" w:rsidRPr="009D3858" w:rsidRDefault="003A235C">
            <w:pPr>
              <w:rPr>
                <w:rStyle w:val="normaltextrun"/>
                <w:color w:val="000000"/>
                <w:sz w:val="20"/>
                <w:szCs w:val="20"/>
                <w:shd w:val="clear" w:color="auto" w:fill="FFFFFF"/>
                <w:lang w:val="en-US"/>
              </w:rPr>
            </w:pPr>
            <w:r>
              <w:rPr>
                <w:rStyle w:val="normaltextrun"/>
                <w:color w:val="000000"/>
                <w:sz w:val="20"/>
                <w:szCs w:val="20"/>
                <w:shd w:val="clear" w:color="auto" w:fill="FFFFFF"/>
                <w:lang w:val="en-US"/>
              </w:rPr>
              <w:t>D</w:t>
            </w:r>
            <w:r w:rsidRPr="003A235C">
              <w:rPr>
                <w:rStyle w:val="normaltextrun"/>
                <w:color w:val="000000"/>
                <w:sz w:val="20"/>
                <w:szCs w:val="20"/>
                <w:shd w:val="clear" w:color="auto" w:fill="FFFFFF"/>
                <w:lang w:val="en-US"/>
              </w:rPr>
              <w:t>ate of cancer diagnosis</w:t>
            </w:r>
          </w:p>
        </w:tc>
        <w:tc>
          <w:tcPr>
            <w:tcW w:w="438" w:type="pct"/>
            <w:tcBorders>
              <w:top w:val="single" w:sz="4" w:space="0" w:color="auto"/>
              <w:left w:val="single" w:sz="4" w:space="0" w:color="auto"/>
              <w:bottom w:val="single" w:sz="4" w:space="0" w:color="auto"/>
              <w:right w:val="single" w:sz="4" w:space="0" w:color="auto"/>
            </w:tcBorders>
            <w:shd w:val="clear" w:color="auto" w:fill="auto"/>
            <w:noWrap/>
          </w:tcPr>
          <w:p w14:paraId="2A1A15B7" w14:textId="20EACBDA" w:rsidR="003130A9" w:rsidRPr="009D3858" w:rsidRDefault="005E0DEE">
            <w:pPr>
              <w:rPr>
                <w:rStyle w:val="normaltextrun"/>
                <w:color w:val="000000"/>
                <w:sz w:val="20"/>
                <w:szCs w:val="20"/>
                <w:shd w:val="clear" w:color="auto" w:fill="FFFFFF"/>
                <w:lang w:val="en-US"/>
              </w:rPr>
            </w:pPr>
            <w:r w:rsidRPr="009D3858">
              <w:rPr>
                <w:rStyle w:val="normaltextrun"/>
                <w:color w:val="000000"/>
                <w:sz w:val="20"/>
                <w:szCs w:val="20"/>
                <w:shd w:val="clear" w:color="auto" w:fill="FFFFFF"/>
                <w:lang w:val="en-US"/>
              </w:rPr>
              <w:t>Single entry</w:t>
            </w:r>
          </w:p>
        </w:tc>
        <w:tc>
          <w:tcPr>
            <w:tcW w:w="361" w:type="pct"/>
            <w:tcBorders>
              <w:top w:val="single" w:sz="4" w:space="0" w:color="auto"/>
              <w:left w:val="single" w:sz="4" w:space="0" w:color="auto"/>
              <w:bottom w:val="single" w:sz="4" w:space="0" w:color="auto"/>
              <w:right w:val="single" w:sz="4" w:space="0" w:color="auto"/>
            </w:tcBorders>
            <w:shd w:val="clear" w:color="auto" w:fill="auto"/>
            <w:noWrap/>
          </w:tcPr>
          <w:p w14:paraId="45BFCC32" w14:textId="09CC7F4A" w:rsidR="003130A9" w:rsidRPr="009D3858" w:rsidRDefault="005E0DEE">
            <w:pPr>
              <w:rPr>
                <w:rStyle w:val="normaltextrun"/>
                <w:color w:val="000000"/>
                <w:sz w:val="20"/>
                <w:szCs w:val="20"/>
                <w:shd w:val="clear" w:color="auto" w:fill="FFFFFF"/>
                <w:lang w:val="en-US"/>
              </w:rPr>
            </w:pPr>
            <w:r w:rsidRPr="009D3858">
              <w:rPr>
                <w:rStyle w:val="normaltextrun"/>
                <w:color w:val="000000"/>
                <w:sz w:val="20"/>
                <w:szCs w:val="20"/>
                <w:shd w:val="clear" w:color="auto" w:fill="FFFFFF"/>
                <w:lang w:val="en-US"/>
              </w:rPr>
              <w:t>Incident</w:t>
            </w:r>
          </w:p>
        </w:tc>
        <w:tc>
          <w:tcPr>
            <w:tcW w:w="511" w:type="pct"/>
            <w:tcBorders>
              <w:top w:val="single" w:sz="4" w:space="0" w:color="auto"/>
              <w:left w:val="single" w:sz="4" w:space="0" w:color="auto"/>
              <w:bottom w:val="single" w:sz="4" w:space="0" w:color="auto"/>
              <w:right w:val="single" w:sz="4" w:space="0" w:color="auto"/>
            </w:tcBorders>
            <w:shd w:val="clear" w:color="auto" w:fill="auto"/>
            <w:noWrap/>
          </w:tcPr>
          <w:p w14:paraId="6A097546" w14:textId="4A472293" w:rsidR="003130A9" w:rsidRPr="009D3858" w:rsidRDefault="00F9143D">
            <w:pPr>
              <w:rPr>
                <w:rStyle w:val="normaltextrun"/>
                <w:color w:val="000000"/>
                <w:sz w:val="20"/>
                <w:szCs w:val="20"/>
                <w:shd w:val="clear" w:color="auto" w:fill="FFFFFF"/>
                <w:lang w:val="en-US"/>
              </w:rPr>
            </w:pPr>
            <w:r>
              <w:rPr>
                <w:rStyle w:val="normaltextrun"/>
                <w:color w:val="000000"/>
                <w:sz w:val="20"/>
                <w:szCs w:val="20"/>
                <w:shd w:val="clear" w:color="auto" w:fill="FFFFFF"/>
                <w:lang w:val="en-US"/>
              </w:rPr>
              <w:t xml:space="preserve">Anytime prior to </w:t>
            </w:r>
            <w:r w:rsidR="003A235C">
              <w:rPr>
                <w:rStyle w:val="normaltextrun"/>
                <w:color w:val="000000"/>
                <w:sz w:val="20"/>
                <w:szCs w:val="20"/>
                <w:shd w:val="clear" w:color="auto" w:fill="FFFFFF"/>
                <w:lang w:val="en-US"/>
              </w:rPr>
              <w:t>cancer diagnosis</w:t>
            </w:r>
          </w:p>
        </w:tc>
        <w:tc>
          <w:tcPr>
            <w:tcW w:w="476" w:type="pct"/>
            <w:tcBorders>
              <w:top w:val="single" w:sz="4" w:space="0" w:color="auto"/>
              <w:left w:val="single" w:sz="4" w:space="0" w:color="auto"/>
              <w:bottom w:val="single" w:sz="4" w:space="0" w:color="auto"/>
              <w:right w:val="single" w:sz="4" w:space="0" w:color="auto"/>
            </w:tcBorders>
            <w:shd w:val="clear" w:color="auto" w:fill="auto"/>
            <w:noWrap/>
          </w:tcPr>
          <w:p w14:paraId="07E4F9D7" w14:textId="3192B870" w:rsidR="003130A9" w:rsidRPr="009D3858" w:rsidRDefault="00BB50BA">
            <w:pPr>
              <w:rPr>
                <w:rStyle w:val="normaltextrun"/>
                <w:color w:val="000000"/>
                <w:sz w:val="20"/>
                <w:szCs w:val="20"/>
                <w:shd w:val="clear" w:color="auto" w:fill="FFFFFF"/>
                <w:lang w:val="en-US"/>
              </w:rPr>
            </w:pPr>
            <w:r w:rsidRPr="009D3858">
              <w:rPr>
                <w:rStyle w:val="normaltextrun"/>
                <w:color w:val="000000"/>
                <w:sz w:val="20"/>
                <w:szCs w:val="20"/>
                <w:shd w:val="clear" w:color="auto" w:fill="FFFFFF"/>
                <w:lang w:val="en-US"/>
              </w:rPr>
              <w:t>OP, OT</w:t>
            </w:r>
          </w:p>
        </w:tc>
        <w:tc>
          <w:tcPr>
            <w:tcW w:w="404" w:type="pct"/>
            <w:tcBorders>
              <w:top w:val="single" w:sz="4" w:space="0" w:color="auto"/>
              <w:left w:val="single" w:sz="4" w:space="0" w:color="auto"/>
              <w:bottom w:val="single" w:sz="4" w:space="0" w:color="auto"/>
              <w:right w:val="single" w:sz="4" w:space="0" w:color="auto"/>
            </w:tcBorders>
            <w:shd w:val="clear" w:color="auto" w:fill="auto"/>
          </w:tcPr>
          <w:p w14:paraId="765166CC" w14:textId="20197093" w:rsidR="003130A9" w:rsidRPr="009D3858" w:rsidRDefault="009D3858">
            <w:pPr>
              <w:rPr>
                <w:rStyle w:val="normaltextrun"/>
                <w:color w:val="000000"/>
                <w:sz w:val="20"/>
                <w:szCs w:val="20"/>
                <w:shd w:val="clear" w:color="auto" w:fill="FFFFFF"/>
                <w:lang w:val="en-US"/>
              </w:rPr>
            </w:pPr>
            <w:r>
              <w:rPr>
                <w:rStyle w:val="normaltextrun"/>
                <w:color w:val="000000"/>
                <w:shd w:val="clear" w:color="auto" w:fill="FFFFFF"/>
                <w:lang w:val="en-US"/>
              </w:rPr>
              <w:t>SNOMED</w:t>
            </w:r>
          </w:p>
        </w:tc>
        <w:tc>
          <w:tcPr>
            <w:tcW w:w="406" w:type="pct"/>
            <w:tcBorders>
              <w:top w:val="single" w:sz="4" w:space="0" w:color="auto"/>
              <w:left w:val="single" w:sz="4" w:space="0" w:color="auto"/>
              <w:bottom w:val="single" w:sz="4" w:space="0" w:color="auto"/>
              <w:right w:val="single" w:sz="4" w:space="0" w:color="auto"/>
            </w:tcBorders>
            <w:shd w:val="clear" w:color="auto" w:fill="auto"/>
          </w:tcPr>
          <w:p w14:paraId="2BE19B11" w14:textId="5CE9A731" w:rsidR="003130A9" w:rsidRPr="009D3858" w:rsidRDefault="00E54CEC">
            <w:pPr>
              <w:rPr>
                <w:rStyle w:val="normaltextrun"/>
                <w:color w:val="000000"/>
                <w:sz w:val="20"/>
                <w:szCs w:val="20"/>
                <w:shd w:val="clear" w:color="auto" w:fill="FFFFFF"/>
                <w:lang w:val="en-US"/>
              </w:rPr>
            </w:pPr>
            <w:r w:rsidRPr="009D3858">
              <w:rPr>
                <w:rStyle w:val="normaltextrun"/>
                <w:color w:val="000000"/>
                <w:sz w:val="20"/>
                <w:szCs w:val="20"/>
                <w:shd w:val="clear" w:color="auto" w:fill="FFFFFF"/>
                <w:lang w:val="en-US"/>
              </w:rPr>
              <w:t>Any</w:t>
            </w:r>
          </w:p>
        </w:tc>
        <w:tc>
          <w:tcPr>
            <w:tcW w:w="505" w:type="pct"/>
            <w:tcBorders>
              <w:top w:val="single" w:sz="4" w:space="0" w:color="auto"/>
              <w:left w:val="single" w:sz="4" w:space="0" w:color="auto"/>
              <w:bottom w:val="single" w:sz="4" w:space="0" w:color="auto"/>
              <w:right w:val="single" w:sz="4" w:space="0" w:color="auto"/>
            </w:tcBorders>
            <w:shd w:val="clear" w:color="auto" w:fill="auto"/>
          </w:tcPr>
          <w:p w14:paraId="0906B7DE" w14:textId="3CA50E58" w:rsidR="003130A9" w:rsidRPr="009D3858" w:rsidRDefault="00A50E21">
            <w:pPr>
              <w:rPr>
                <w:rStyle w:val="normaltextrun"/>
                <w:color w:val="000000"/>
                <w:sz w:val="20"/>
                <w:szCs w:val="20"/>
                <w:shd w:val="clear" w:color="auto" w:fill="FFFFFF"/>
                <w:lang w:val="en-US"/>
              </w:rPr>
            </w:pPr>
            <w:r w:rsidRPr="009D3858">
              <w:rPr>
                <w:rStyle w:val="normaltextrun"/>
                <w:rFonts w:ascii="Calibri" w:hAnsi="Calibri" w:cs="Calibri"/>
                <w:color w:val="000000"/>
                <w:sz w:val="20"/>
                <w:szCs w:val="20"/>
                <w:shd w:val="clear" w:color="auto" w:fill="FFFFFF"/>
                <w:lang w:val="en-US"/>
              </w:rPr>
              <w:t>Any cancer diagnosis except non-melanoma skin cancer</w:t>
            </w:r>
            <w:r w:rsidRPr="009D3858">
              <w:rPr>
                <w:rStyle w:val="normaltextrun"/>
                <w:sz w:val="20"/>
                <w:szCs w:val="20"/>
                <w:lang w:val="en-US"/>
              </w:rPr>
              <w:t> </w:t>
            </w:r>
          </w:p>
        </w:tc>
        <w:tc>
          <w:tcPr>
            <w:tcW w:w="506" w:type="pct"/>
            <w:tcBorders>
              <w:top w:val="single" w:sz="4" w:space="0" w:color="auto"/>
              <w:left w:val="single" w:sz="4" w:space="0" w:color="auto"/>
              <w:bottom w:val="single" w:sz="4" w:space="0" w:color="auto"/>
              <w:right w:val="single" w:sz="4" w:space="0" w:color="auto"/>
            </w:tcBorders>
            <w:shd w:val="clear" w:color="auto" w:fill="auto"/>
          </w:tcPr>
          <w:p w14:paraId="61C86735" w14:textId="0224DD6E" w:rsidR="003130A9" w:rsidRPr="009D3858" w:rsidRDefault="00E54CEC">
            <w:pPr>
              <w:rPr>
                <w:rStyle w:val="normaltextrun"/>
                <w:color w:val="000000"/>
                <w:sz w:val="20"/>
                <w:szCs w:val="20"/>
                <w:shd w:val="clear" w:color="auto" w:fill="FFFFFF"/>
                <w:lang w:val="en-US"/>
              </w:rPr>
            </w:pPr>
            <w:r w:rsidRPr="009D3858">
              <w:rPr>
                <w:rStyle w:val="normaltextrun"/>
                <w:color w:val="000000"/>
                <w:sz w:val="20"/>
                <w:szCs w:val="20"/>
                <w:shd w:val="clear" w:color="auto" w:fill="FFFFFF"/>
                <w:lang w:val="en-US"/>
              </w:rPr>
              <w:t>N/A</w:t>
            </w:r>
          </w:p>
        </w:tc>
        <w:tc>
          <w:tcPr>
            <w:tcW w:w="396" w:type="pct"/>
            <w:tcBorders>
              <w:top w:val="single" w:sz="4" w:space="0" w:color="auto"/>
              <w:left w:val="single" w:sz="4" w:space="0" w:color="auto"/>
              <w:bottom w:val="single" w:sz="4" w:space="0" w:color="auto"/>
              <w:right w:val="single" w:sz="4" w:space="0" w:color="auto"/>
            </w:tcBorders>
            <w:shd w:val="clear" w:color="auto" w:fill="auto"/>
          </w:tcPr>
          <w:p w14:paraId="602C58DC" w14:textId="55E9E5BA" w:rsidR="003130A9" w:rsidRPr="009D3858" w:rsidRDefault="00E54CEC">
            <w:pPr>
              <w:rPr>
                <w:rStyle w:val="normaltextrun"/>
                <w:color w:val="000000"/>
                <w:sz w:val="20"/>
                <w:szCs w:val="20"/>
                <w:shd w:val="clear" w:color="auto" w:fill="FFFFFF"/>
                <w:lang w:val="en-US"/>
              </w:rPr>
            </w:pPr>
            <w:r w:rsidRPr="009D3858">
              <w:rPr>
                <w:rStyle w:val="normaltextrun"/>
                <w:color w:val="000000"/>
                <w:sz w:val="20"/>
                <w:szCs w:val="20"/>
                <w:shd w:val="clear" w:color="auto" w:fill="FFFFFF"/>
                <w:lang w:val="en-US"/>
              </w:rPr>
              <w:t>N/A</w:t>
            </w:r>
          </w:p>
        </w:tc>
      </w:tr>
    </w:tbl>
    <w:p w14:paraId="79405A8D" w14:textId="45B69833" w:rsidR="0043419B" w:rsidRPr="00BB50BA" w:rsidRDefault="0043419B" w:rsidP="0043419B">
      <w:pPr>
        <w:pStyle w:val="BodytextAgency"/>
        <w:rPr>
          <w:rFonts w:asciiTheme="minorHAnsi" w:hAnsiTheme="minorHAnsi" w:cstheme="minorHAnsi"/>
        </w:rPr>
      </w:pPr>
      <w:r w:rsidRPr="00BB50BA">
        <w:rPr>
          <w:rFonts w:asciiTheme="minorHAnsi" w:hAnsiTheme="minorHAnsi" w:cstheme="minorHAnsi"/>
          <w:vertAlign w:val="superscript"/>
        </w:rPr>
        <w:t xml:space="preserve">1 </w:t>
      </w:r>
      <w:r w:rsidRPr="00BB50BA">
        <w:rPr>
          <w:rFonts w:asciiTheme="minorHAnsi" w:hAnsiTheme="minorHAnsi" w:cstheme="minorHAnsi"/>
        </w:rPr>
        <w:t>OP = outpatient, OT = other, n/a = not applicable</w:t>
      </w:r>
    </w:p>
    <w:p w14:paraId="20BB75CA" w14:textId="77777777" w:rsidR="005E0DEE" w:rsidRDefault="005E0DEE" w:rsidP="00BC5CB8">
      <w:pPr>
        <w:spacing w:before="120" w:after="120" w:line="240" w:lineRule="auto"/>
        <w:jc w:val="both"/>
        <w:rPr>
          <w:rFonts w:eastAsia="Calibri" w:cstheme="minorHAnsi"/>
          <w:highlight w:val="yellow"/>
          <w:lang w:val="en-GB"/>
        </w:rPr>
        <w:sectPr w:rsidR="005E0DEE" w:rsidSect="00D77C47">
          <w:headerReference w:type="default" r:id="rId18"/>
          <w:footerReference w:type="default" r:id="rId19"/>
          <w:headerReference w:type="first" r:id="rId20"/>
          <w:footerReference w:type="first" r:id="rId21"/>
          <w:pgSz w:w="16838" w:h="11906" w:orient="landscape" w:code="9"/>
          <w:pgMar w:top="1134" w:right="1418" w:bottom="1134" w:left="1418" w:header="851" w:footer="851" w:gutter="0"/>
          <w:cols w:space="708"/>
          <w:docGrid w:linePitch="360"/>
        </w:sectPr>
      </w:pPr>
    </w:p>
    <w:p w14:paraId="1B8F0D6B" w14:textId="54D52A1C" w:rsidR="00661873" w:rsidRPr="00FC045D" w:rsidRDefault="00661873" w:rsidP="00341FA3">
      <w:pPr>
        <w:pStyle w:val="Heading2"/>
        <w:numPr>
          <w:ilvl w:val="1"/>
          <w:numId w:val="5"/>
        </w:numPr>
        <w:ind w:left="426" w:hanging="426"/>
        <w:rPr>
          <w:szCs w:val="28"/>
          <w:lang w:val="en-US"/>
        </w:rPr>
      </w:pPr>
      <w:bookmarkStart w:id="86" w:name="_Toc157171777"/>
      <w:r w:rsidRPr="00FC045D">
        <w:rPr>
          <w:lang w:val="en-US"/>
        </w:rPr>
        <w:lastRenderedPageBreak/>
        <w:t>Study Population with in</w:t>
      </w:r>
      <w:r w:rsidR="005F2BDE" w:rsidRPr="00FC045D">
        <w:rPr>
          <w:lang w:val="en-US"/>
        </w:rPr>
        <w:t>clusion</w:t>
      </w:r>
      <w:r w:rsidRPr="00FC045D">
        <w:rPr>
          <w:lang w:val="en-US"/>
        </w:rPr>
        <w:t xml:space="preserve"> and exclusion criteria</w:t>
      </w:r>
      <w:bookmarkEnd w:id="86"/>
    </w:p>
    <w:p w14:paraId="0906A6E4" w14:textId="53A225A1" w:rsidR="00FC045D" w:rsidRPr="009C046C" w:rsidRDefault="00FC045D" w:rsidP="001B5454">
      <w:pPr>
        <w:spacing w:before="120" w:after="120" w:line="240" w:lineRule="auto"/>
        <w:rPr>
          <w:rStyle w:val="docssharedwiztogglelabeledlabeltext"/>
          <w:rFonts w:eastAsia="Times New Roman"/>
          <w:color w:val="202124"/>
          <w:lang w:val="en-GB"/>
        </w:rPr>
      </w:pPr>
      <w:bookmarkStart w:id="87" w:name="9.2._Setting"/>
      <w:bookmarkStart w:id="88" w:name="_bookmark10"/>
      <w:bookmarkEnd w:id="87"/>
      <w:bookmarkEnd w:id="88"/>
      <w:r w:rsidRPr="009C046C">
        <w:rPr>
          <w:rStyle w:val="normaltextrun"/>
          <w:rFonts w:ascii="Calibri" w:hAnsi="Calibri" w:cs="Calibri"/>
          <w:color w:val="000000"/>
          <w:shd w:val="clear" w:color="auto" w:fill="FFFFFF"/>
          <w:lang w:val="en-GB"/>
        </w:rPr>
        <w:t>The study population will include all individuals aged 18 years and above with a primary diagnosis of cancer (</w:t>
      </w:r>
      <w:r w:rsidRPr="009C046C">
        <w:rPr>
          <w:rStyle w:val="docssharedwiztogglelabeledlabeltext"/>
          <w:rFonts w:eastAsia="Times New Roman" w:cstheme="minorHAnsi"/>
          <w:color w:val="202124"/>
          <w:spacing w:val="3"/>
          <w:lang w:val="en-GB"/>
        </w:rPr>
        <w:t>lung, breast, ovary, endometrium, prostate, pancreas, colorectal cancer, lymphoma, leukemia and myeloma)</w:t>
      </w:r>
      <w:r w:rsidRPr="009C046C">
        <w:rPr>
          <w:rStyle w:val="normaltextrun"/>
          <w:rFonts w:ascii="Calibri" w:hAnsi="Calibri" w:cs="Calibri"/>
          <w:color w:val="000000"/>
          <w:shd w:val="clear" w:color="auto" w:fill="FFFFFF"/>
          <w:lang w:val="en-GB"/>
        </w:rPr>
        <w:t xml:space="preserve"> between 01/01/2017 and 31/12/2022, </w:t>
      </w:r>
      <w:r w:rsidRPr="009C046C">
        <w:rPr>
          <w:rStyle w:val="docssharedwiztogglelabeledlabeltext"/>
          <w:rFonts w:eastAsia="Times New Roman"/>
          <w:color w:val="202124"/>
          <w:lang w:val="en-GB"/>
        </w:rPr>
        <w:t xml:space="preserve">with at least one year of prior history available before cancer diagnosis. </w:t>
      </w:r>
      <w:r w:rsidRPr="009C046C">
        <w:rPr>
          <w:rFonts w:ascii="Calibri" w:eastAsia="Times New Roman" w:hAnsi="Calibri" w:cs="Calibri"/>
          <w:color w:val="000000"/>
          <w:shd w:val="clear" w:color="auto" w:fill="FFFFFF"/>
          <w:lang w:val="en-GB" w:eastAsia="es-ES"/>
        </w:rPr>
        <w:t>Individuals with a diagnosis of cancer (any, excluding non-melanoma skin cancer) any time prior to the diagnosis of one of the selected cancers will be excluded.  </w:t>
      </w:r>
      <w:r w:rsidR="0066234E">
        <w:rPr>
          <w:rFonts w:ascii="Calibri" w:eastAsia="Times New Roman" w:hAnsi="Calibri" w:cs="Calibri"/>
          <w:color w:val="000000"/>
          <w:shd w:val="clear" w:color="auto" w:fill="FFFFFF"/>
          <w:lang w:val="en-GB" w:eastAsia="es-ES"/>
        </w:rPr>
        <w:t xml:space="preserve">Cancer </w:t>
      </w:r>
      <w:r w:rsidR="00B8235A" w:rsidRPr="00B8235A">
        <w:rPr>
          <w:rFonts w:eastAsia="Calibri"/>
          <w:lang w:val="en-US"/>
        </w:rPr>
        <w:t xml:space="preserve">cases will be identified based on a record indicating a diagnosis or observation </w:t>
      </w:r>
      <w:r w:rsidR="00737040">
        <w:rPr>
          <w:rFonts w:eastAsia="Calibri"/>
          <w:lang w:val="en-US"/>
        </w:rPr>
        <w:t xml:space="preserve">for each specific </w:t>
      </w:r>
      <w:r w:rsidR="004C4037">
        <w:rPr>
          <w:rFonts w:eastAsia="Calibri"/>
          <w:lang w:val="en-US"/>
        </w:rPr>
        <w:t>cancer</w:t>
      </w:r>
      <w:r w:rsidR="00B8235A" w:rsidRPr="00B8235A">
        <w:rPr>
          <w:rFonts w:eastAsia="Calibri"/>
          <w:lang w:val="en-US"/>
        </w:rPr>
        <w:t xml:space="preserve">. </w:t>
      </w:r>
      <w:r w:rsidR="00B8235A" w:rsidRPr="00B8235A">
        <w:rPr>
          <w:rStyle w:val="normaltextrun"/>
          <w:lang w:val="en-US"/>
        </w:rPr>
        <w:t>Conditions</w:t>
      </w:r>
      <w:r w:rsidR="00B8235A" w:rsidRPr="00B8235A">
        <w:rPr>
          <w:rStyle w:val="normaltextrun"/>
          <w:rFonts w:ascii="Calibri" w:hAnsi="Calibri" w:cs="Calibri"/>
          <w:lang w:val="en-US"/>
        </w:rPr>
        <w:t xml:space="preserve"> in the OMOP CDM use the Systematized Nomenclature of Medicine (SNOMED) as the standard vocabulary for diagnosis codes. </w:t>
      </w:r>
      <w:r w:rsidR="00B8235A" w:rsidRPr="00B8235A">
        <w:rPr>
          <w:rFonts w:eastAsia="Calibri"/>
          <w:lang w:val="en-US"/>
        </w:rPr>
        <w:t>A preliminary code list</w:t>
      </w:r>
      <w:r w:rsidR="004C4037">
        <w:rPr>
          <w:rFonts w:eastAsia="Calibri"/>
          <w:lang w:val="en-US"/>
        </w:rPr>
        <w:t xml:space="preserve"> for each cancer</w:t>
      </w:r>
      <w:r w:rsidR="00B8235A" w:rsidRPr="00B8235A">
        <w:rPr>
          <w:rFonts w:eastAsia="Calibri"/>
          <w:lang w:val="en-US"/>
        </w:rPr>
        <w:t xml:space="preserve"> is provided in </w:t>
      </w:r>
      <w:r w:rsidR="00B8235A" w:rsidRPr="00B8235A">
        <w:rPr>
          <w:rFonts w:eastAsia="Calibri"/>
          <w:b/>
          <w:bCs/>
          <w:color w:val="003399"/>
          <w:lang w:val="en-US"/>
        </w:rPr>
        <w:t>Appendix 1</w:t>
      </w:r>
      <w:r w:rsidR="004C4037">
        <w:rPr>
          <w:rFonts w:eastAsia="Calibri"/>
          <w:b/>
          <w:bCs/>
          <w:color w:val="003399"/>
          <w:lang w:val="en-US"/>
        </w:rPr>
        <w:t xml:space="preserve"> – Table 1</w:t>
      </w:r>
      <w:r w:rsidR="00B8235A" w:rsidRPr="00B8235A">
        <w:rPr>
          <w:rFonts w:eastAsia="Calibri"/>
          <w:lang w:val="en-US"/>
        </w:rPr>
        <w:t>.</w:t>
      </w:r>
    </w:p>
    <w:p w14:paraId="5F3D4015" w14:textId="77777777" w:rsidR="00FC045D" w:rsidRPr="009C046C" w:rsidRDefault="00FC045D" w:rsidP="001B5454">
      <w:pPr>
        <w:spacing w:after="120" w:line="240" w:lineRule="auto"/>
        <w:textAlignment w:val="baseline"/>
        <w:rPr>
          <w:rFonts w:ascii="Calibri" w:eastAsia="Times New Roman" w:hAnsi="Calibri" w:cs="Calibri"/>
          <w:color w:val="000000"/>
          <w:lang w:val="en-GB" w:eastAsia="es-ES"/>
        </w:rPr>
      </w:pPr>
      <w:r w:rsidRPr="009C046C">
        <w:rPr>
          <w:rFonts w:ascii="Calibri" w:eastAsia="Times New Roman" w:hAnsi="Calibri" w:cs="Calibri"/>
          <w:color w:val="000000"/>
          <w:shd w:val="clear" w:color="auto" w:fill="FFFFFF"/>
          <w:lang w:val="en-GB" w:eastAsia="es-ES"/>
        </w:rPr>
        <w:t>Additional eligibility of a</w:t>
      </w:r>
      <w:r w:rsidRPr="009C046C">
        <w:rPr>
          <w:rFonts w:ascii="Calibri" w:eastAsia="Times New Roman" w:hAnsi="Calibri" w:cs="Calibri"/>
          <w:color w:val="000000"/>
          <w:lang w:val="en-GB" w:eastAsia="es-ES"/>
        </w:rPr>
        <w:t xml:space="preserve"> minimum of 1 year of potential follow-up time will be imposed for the estimation of o</w:t>
      </w:r>
      <w:r w:rsidRPr="009C046C">
        <w:rPr>
          <w:rFonts w:cstheme="minorHAnsi"/>
          <w:lang w:val="en-GB"/>
        </w:rPr>
        <w:t>ne-year hospitalisation and mortality rates</w:t>
      </w:r>
      <w:r w:rsidRPr="009C046C">
        <w:rPr>
          <w:rFonts w:ascii="Calibri" w:eastAsia="Times New Roman" w:hAnsi="Calibri" w:cs="Calibri"/>
          <w:color w:val="000000"/>
          <w:lang w:val="en-GB" w:eastAsia="es-ES"/>
        </w:rPr>
        <w:t>.</w:t>
      </w:r>
    </w:p>
    <w:p w14:paraId="53B19D62" w14:textId="77777777" w:rsidR="002B4DAB" w:rsidRPr="002361A7" w:rsidRDefault="002B4DAB" w:rsidP="00BC5CB8">
      <w:pPr>
        <w:spacing w:before="120" w:after="120" w:line="240" w:lineRule="auto"/>
        <w:jc w:val="both"/>
        <w:rPr>
          <w:rFonts w:eastAsia="Calibri" w:cstheme="minorHAnsi"/>
          <w:highlight w:val="yellow"/>
          <w:lang w:val="en-GB"/>
        </w:rPr>
      </w:pPr>
    </w:p>
    <w:p w14:paraId="7BD4C1D0" w14:textId="77777777" w:rsidR="002B4DAB" w:rsidRPr="002361A7" w:rsidRDefault="002B4DAB" w:rsidP="00BC5CB8">
      <w:pPr>
        <w:spacing w:before="120" w:after="120" w:line="240" w:lineRule="auto"/>
        <w:jc w:val="both"/>
        <w:rPr>
          <w:rFonts w:eastAsia="Calibri" w:cstheme="minorHAnsi"/>
          <w:highlight w:val="yellow"/>
          <w:lang w:val="en-GB"/>
        </w:rPr>
      </w:pPr>
    </w:p>
    <w:p w14:paraId="6B75667C" w14:textId="77777777" w:rsidR="009B6C75" w:rsidRDefault="009B6C75">
      <w:pPr>
        <w:rPr>
          <w:rFonts w:eastAsia="Calibri" w:cstheme="minorHAnsi"/>
          <w:b/>
          <w:bCs/>
          <w:color w:val="003399"/>
          <w:highlight w:val="yellow"/>
          <w:lang w:val="en-GB"/>
        </w:rPr>
      </w:pPr>
      <w:bookmarkStart w:id="89" w:name="_Toc102631296"/>
      <w:r>
        <w:rPr>
          <w:rFonts w:eastAsia="Calibri" w:cstheme="minorHAnsi"/>
          <w:b/>
          <w:bCs/>
          <w:color w:val="003399"/>
          <w:highlight w:val="yellow"/>
          <w:lang w:val="en-GB"/>
        </w:rPr>
        <w:br w:type="page"/>
      </w:r>
    </w:p>
    <w:p w14:paraId="7AC0601D" w14:textId="77777777" w:rsidR="009B6C75" w:rsidRDefault="009B6C75" w:rsidP="002B4DAB">
      <w:pPr>
        <w:spacing w:before="120" w:after="120" w:line="240" w:lineRule="auto"/>
        <w:jc w:val="both"/>
        <w:rPr>
          <w:rFonts w:eastAsia="Calibri" w:cstheme="minorHAnsi"/>
          <w:b/>
          <w:bCs/>
          <w:color w:val="003399"/>
          <w:highlight w:val="yellow"/>
          <w:lang w:val="en-GB"/>
        </w:rPr>
        <w:sectPr w:rsidR="009B6C75" w:rsidSect="00D77C47">
          <w:pgSz w:w="11906" w:h="16838"/>
          <w:pgMar w:top="1418" w:right="1134" w:bottom="1418" w:left="1134" w:header="851" w:footer="851" w:gutter="0"/>
          <w:cols w:space="708"/>
          <w:docGrid w:linePitch="360"/>
        </w:sectPr>
      </w:pPr>
    </w:p>
    <w:p w14:paraId="3D14F987" w14:textId="1A41DAD9" w:rsidR="00580E7A" w:rsidRPr="0042060A" w:rsidRDefault="00B107E0" w:rsidP="002B4DAB">
      <w:pPr>
        <w:spacing w:before="120" w:after="120" w:line="240" w:lineRule="auto"/>
        <w:jc w:val="both"/>
        <w:rPr>
          <w:rFonts w:eastAsia="Calibri" w:cstheme="minorHAnsi"/>
          <w:b/>
          <w:bCs/>
          <w:color w:val="003399"/>
          <w:lang w:val="en-GB"/>
        </w:rPr>
      </w:pPr>
      <w:r w:rsidRPr="0042060A">
        <w:rPr>
          <w:rFonts w:eastAsia="Calibri" w:cstheme="minorHAnsi"/>
          <w:b/>
          <w:bCs/>
          <w:color w:val="003399"/>
          <w:lang w:val="en-GB"/>
        </w:rPr>
        <w:lastRenderedPageBreak/>
        <w:t xml:space="preserve">Table </w:t>
      </w:r>
      <w:r w:rsidR="009B6C75" w:rsidRPr="0042060A">
        <w:rPr>
          <w:rFonts w:eastAsia="Calibri" w:cstheme="minorHAnsi"/>
          <w:b/>
          <w:bCs/>
          <w:color w:val="003399"/>
          <w:lang w:val="en-GB"/>
        </w:rPr>
        <w:t>5</w:t>
      </w:r>
      <w:r w:rsidRPr="0042060A">
        <w:rPr>
          <w:rFonts w:eastAsia="Calibri" w:cstheme="minorHAnsi"/>
          <w:b/>
          <w:bCs/>
          <w:color w:val="003399"/>
          <w:lang w:val="en-GB"/>
        </w:rPr>
        <w:t>. Operational Definitions of Inclusion Criteria</w:t>
      </w:r>
      <w:bookmarkEnd w:id="89"/>
    </w:p>
    <w:tbl>
      <w:tblPr>
        <w:tblW w:w="4709" w:type="pct"/>
        <w:tblLayout w:type="fixed"/>
        <w:tblLook w:val="04A0" w:firstRow="1" w:lastRow="0" w:firstColumn="1" w:lastColumn="0" w:noHBand="0" w:noVBand="1"/>
      </w:tblPr>
      <w:tblGrid>
        <w:gridCol w:w="2265"/>
        <w:gridCol w:w="1703"/>
        <w:gridCol w:w="1407"/>
        <w:gridCol w:w="1199"/>
        <w:gridCol w:w="930"/>
        <w:gridCol w:w="638"/>
        <w:gridCol w:w="1009"/>
        <w:gridCol w:w="1476"/>
        <w:gridCol w:w="1418"/>
        <w:gridCol w:w="1133"/>
      </w:tblGrid>
      <w:tr w:rsidR="00C47166" w14:paraId="5F30981C" w14:textId="77777777">
        <w:trPr>
          <w:trHeight w:val="655"/>
        </w:trPr>
        <w:tc>
          <w:tcPr>
            <w:tcW w:w="859" w:type="pct"/>
            <w:tcBorders>
              <w:top w:val="single" w:sz="4" w:space="0" w:color="auto"/>
              <w:left w:val="single" w:sz="4" w:space="0" w:color="auto"/>
              <w:bottom w:val="double" w:sz="6" w:space="0" w:color="auto"/>
              <w:right w:val="nil"/>
            </w:tcBorders>
            <w:shd w:val="clear" w:color="auto" w:fill="D9D9D9" w:themeFill="background2" w:themeFillShade="D9"/>
            <w:noWrap/>
            <w:hideMark/>
          </w:tcPr>
          <w:p w14:paraId="2DE5EF2C" w14:textId="77777777" w:rsidR="00C47166" w:rsidRPr="00B36F6E" w:rsidRDefault="00C47166">
            <w:pPr>
              <w:tabs>
                <w:tab w:val="left" w:pos="4706"/>
              </w:tabs>
              <w:ind w:right="783"/>
              <w:rPr>
                <w:rFonts w:ascii="Calibri" w:eastAsia="Times New Roman" w:hAnsi="Calibri" w:cs="Calibri"/>
                <w:b/>
                <w:bCs/>
                <w:sz w:val="20"/>
                <w:szCs w:val="20"/>
                <w:vertAlign w:val="superscript"/>
              </w:rPr>
            </w:pPr>
            <w:r w:rsidRPr="00B36F6E">
              <w:rPr>
                <w:rFonts w:ascii="Calibri" w:eastAsia="Times New Roman" w:hAnsi="Calibri" w:cs="Calibri"/>
                <w:b/>
                <w:bCs/>
                <w:sz w:val="20"/>
                <w:szCs w:val="20"/>
              </w:rPr>
              <w:t>Criterion</w:t>
            </w:r>
          </w:p>
        </w:tc>
        <w:tc>
          <w:tcPr>
            <w:tcW w:w="646" w:type="pct"/>
            <w:tcBorders>
              <w:top w:val="single" w:sz="4" w:space="0" w:color="auto"/>
              <w:left w:val="nil"/>
              <w:bottom w:val="double" w:sz="6" w:space="0" w:color="auto"/>
              <w:right w:val="nil"/>
            </w:tcBorders>
            <w:shd w:val="clear" w:color="auto" w:fill="D9D9D9" w:themeFill="background2" w:themeFillShade="D9"/>
            <w:noWrap/>
            <w:hideMark/>
          </w:tcPr>
          <w:p w14:paraId="69154067" w14:textId="77777777" w:rsidR="00C47166" w:rsidRPr="00B36F6E" w:rsidRDefault="00C47166">
            <w:pPr>
              <w:ind w:left="-314" w:right="-67" w:firstLine="288"/>
              <w:rPr>
                <w:rFonts w:ascii="Calibri" w:eastAsia="Times New Roman" w:hAnsi="Calibri" w:cs="Calibri"/>
                <w:b/>
                <w:bCs/>
                <w:color w:val="000000"/>
                <w:sz w:val="20"/>
                <w:szCs w:val="20"/>
              </w:rPr>
            </w:pPr>
            <w:r w:rsidRPr="00B36F6E">
              <w:rPr>
                <w:rFonts w:ascii="Calibri" w:eastAsia="Times New Roman" w:hAnsi="Calibri" w:cs="Calibri"/>
                <w:b/>
                <w:bCs/>
                <w:color w:val="000000"/>
                <w:sz w:val="20"/>
                <w:szCs w:val="20"/>
              </w:rPr>
              <w:t>Details</w:t>
            </w:r>
          </w:p>
        </w:tc>
        <w:tc>
          <w:tcPr>
            <w:tcW w:w="534" w:type="pct"/>
            <w:tcBorders>
              <w:top w:val="single" w:sz="4" w:space="0" w:color="auto"/>
              <w:left w:val="nil"/>
              <w:bottom w:val="double" w:sz="6" w:space="0" w:color="auto"/>
              <w:right w:val="nil"/>
            </w:tcBorders>
            <w:shd w:val="clear" w:color="auto" w:fill="D9D9D9" w:themeFill="background2" w:themeFillShade="D9"/>
            <w:noWrap/>
            <w:hideMark/>
          </w:tcPr>
          <w:p w14:paraId="6F548BF4" w14:textId="77777777" w:rsidR="00C47166" w:rsidRPr="00B36F6E" w:rsidRDefault="00C47166">
            <w:pPr>
              <w:ind w:right="-67"/>
              <w:rPr>
                <w:rFonts w:ascii="Calibri" w:eastAsia="Times New Roman" w:hAnsi="Calibri" w:cs="Calibri"/>
                <w:b/>
                <w:bCs/>
                <w:sz w:val="20"/>
                <w:szCs w:val="20"/>
              </w:rPr>
            </w:pPr>
            <w:r w:rsidRPr="00B36F6E">
              <w:rPr>
                <w:rFonts w:ascii="Calibri" w:eastAsia="Times New Roman" w:hAnsi="Calibri" w:cs="Calibri"/>
                <w:b/>
                <w:bCs/>
                <w:sz w:val="20"/>
                <w:szCs w:val="20"/>
              </w:rPr>
              <w:t>Order of application</w:t>
            </w:r>
          </w:p>
        </w:tc>
        <w:tc>
          <w:tcPr>
            <w:tcW w:w="455" w:type="pct"/>
            <w:tcBorders>
              <w:top w:val="single" w:sz="4" w:space="0" w:color="auto"/>
              <w:left w:val="nil"/>
              <w:bottom w:val="double" w:sz="6" w:space="0" w:color="auto"/>
              <w:right w:val="nil"/>
            </w:tcBorders>
            <w:shd w:val="clear" w:color="auto" w:fill="D9D9D9" w:themeFill="background2" w:themeFillShade="D9"/>
            <w:hideMark/>
          </w:tcPr>
          <w:p w14:paraId="1989F5FF" w14:textId="77777777" w:rsidR="00C47166" w:rsidRPr="00B36F6E" w:rsidRDefault="00C47166">
            <w:pPr>
              <w:ind w:right="-67"/>
              <w:rPr>
                <w:rFonts w:ascii="Calibri" w:eastAsia="Times New Roman" w:hAnsi="Calibri" w:cs="Calibri"/>
                <w:b/>
                <w:bCs/>
                <w:sz w:val="20"/>
                <w:szCs w:val="20"/>
              </w:rPr>
            </w:pPr>
            <w:r w:rsidRPr="00B36F6E">
              <w:rPr>
                <w:rFonts w:ascii="Calibri" w:eastAsia="Times New Roman" w:hAnsi="Calibri" w:cs="Calibri"/>
                <w:b/>
                <w:bCs/>
                <w:sz w:val="20"/>
                <w:szCs w:val="20"/>
              </w:rPr>
              <w:t>Assessment window</w:t>
            </w:r>
          </w:p>
        </w:tc>
        <w:tc>
          <w:tcPr>
            <w:tcW w:w="353" w:type="pct"/>
            <w:tcBorders>
              <w:top w:val="single" w:sz="4" w:space="0" w:color="auto"/>
              <w:left w:val="nil"/>
              <w:bottom w:val="double" w:sz="6" w:space="0" w:color="auto"/>
              <w:right w:val="nil"/>
            </w:tcBorders>
            <w:shd w:val="clear" w:color="auto" w:fill="D9D9D9" w:themeFill="background2" w:themeFillShade="D9"/>
            <w:hideMark/>
          </w:tcPr>
          <w:p w14:paraId="5CAEEFE8" w14:textId="77777777" w:rsidR="00C47166" w:rsidRPr="00B36F6E" w:rsidRDefault="00C47166">
            <w:pPr>
              <w:ind w:right="-67"/>
              <w:rPr>
                <w:rFonts w:ascii="Calibri" w:eastAsia="Times New Roman" w:hAnsi="Calibri" w:cs="Calibri"/>
                <w:b/>
                <w:bCs/>
                <w:sz w:val="20"/>
                <w:szCs w:val="20"/>
              </w:rPr>
            </w:pPr>
            <w:r w:rsidRPr="00B36F6E">
              <w:rPr>
                <w:rFonts w:ascii="Calibri" w:eastAsia="Times New Roman" w:hAnsi="Calibri" w:cs="Calibri"/>
                <w:b/>
                <w:bCs/>
                <w:sz w:val="20"/>
                <w:szCs w:val="20"/>
              </w:rPr>
              <w:t>Care Settings¹</w:t>
            </w:r>
          </w:p>
        </w:tc>
        <w:tc>
          <w:tcPr>
            <w:tcW w:w="242" w:type="pct"/>
            <w:tcBorders>
              <w:top w:val="single" w:sz="4" w:space="0" w:color="auto"/>
              <w:left w:val="nil"/>
              <w:bottom w:val="double" w:sz="6" w:space="0" w:color="auto"/>
              <w:right w:val="nil"/>
            </w:tcBorders>
            <w:shd w:val="clear" w:color="auto" w:fill="D9D9D9" w:themeFill="background2" w:themeFillShade="D9"/>
            <w:hideMark/>
          </w:tcPr>
          <w:p w14:paraId="3E3680EE" w14:textId="77777777" w:rsidR="00C47166" w:rsidRPr="00B36F6E" w:rsidRDefault="00C47166">
            <w:pPr>
              <w:ind w:right="-67"/>
              <w:rPr>
                <w:rFonts w:ascii="Calibri" w:eastAsia="Times New Roman" w:hAnsi="Calibri" w:cs="Calibri"/>
                <w:b/>
                <w:bCs/>
                <w:sz w:val="20"/>
                <w:szCs w:val="20"/>
                <w:vertAlign w:val="superscript"/>
              </w:rPr>
            </w:pPr>
            <w:r w:rsidRPr="00B36F6E">
              <w:rPr>
                <w:rFonts w:ascii="Calibri" w:eastAsia="Times New Roman" w:hAnsi="Calibri" w:cs="Calibri"/>
                <w:b/>
                <w:bCs/>
                <w:sz w:val="20"/>
                <w:szCs w:val="20"/>
              </w:rPr>
              <w:t>Code Type</w:t>
            </w:r>
          </w:p>
        </w:tc>
        <w:tc>
          <w:tcPr>
            <w:tcW w:w="383" w:type="pct"/>
            <w:tcBorders>
              <w:top w:val="single" w:sz="4" w:space="0" w:color="auto"/>
              <w:left w:val="nil"/>
              <w:bottom w:val="double" w:sz="6" w:space="0" w:color="auto"/>
              <w:right w:val="nil"/>
            </w:tcBorders>
            <w:shd w:val="clear" w:color="auto" w:fill="D9D9D9" w:themeFill="background2" w:themeFillShade="D9"/>
            <w:hideMark/>
          </w:tcPr>
          <w:p w14:paraId="4BFD08A5" w14:textId="77777777" w:rsidR="00C47166" w:rsidRPr="00B36F6E" w:rsidRDefault="00C47166">
            <w:pPr>
              <w:ind w:right="-67"/>
              <w:rPr>
                <w:rFonts w:ascii="Calibri" w:eastAsia="Times New Roman" w:hAnsi="Calibri" w:cs="Calibri"/>
                <w:b/>
                <w:bCs/>
                <w:sz w:val="20"/>
                <w:szCs w:val="20"/>
                <w:vertAlign w:val="superscript"/>
              </w:rPr>
            </w:pPr>
            <w:r w:rsidRPr="00B36F6E">
              <w:rPr>
                <w:rFonts w:ascii="Calibri" w:eastAsia="Times New Roman" w:hAnsi="Calibri" w:cs="Calibri"/>
                <w:b/>
                <w:bCs/>
                <w:sz w:val="20"/>
                <w:szCs w:val="20"/>
              </w:rPr>
              <w:t>Diagnosis position</w:t>
            </w:r>
          </w:p>
        </w:tc>
        <w:tc>
          <w:tcPr>
            <w:tcW w:w="560" w:type="pct"/>
            <w:tcBorders>
              <w:top w:val="single" w:sz="4" w:space="0" w:color="auto"/>
              <w:left w:val="nil"/>
              <w:bottom w:val="double" w:sz="6" w:space="0" w:color="auto"/>
              <w:right w:val="nil"/>
            </w:tcBorders>
            <w:shd w:val="clear" w:color="auto" w:fill="D9D9D9" w:themeFill="background2" w:themeFillShade="D9"/>
            <w:hideMark/>
          </w:tcPr>
          <w:p w14:paraId="45418825" w14:textId="77777777" w:rsidR="00C47166" w:rsidRPr="00B36F6E" w:rsidRDefault="00C47166">
            <w:pPr>
              <w:ind w:right="-67"/>
              <w:rPr>
                <w:rFonts w:ascii="Calibri" w:eastAsia="Times New Roman" w:hAnsi="Calibri" w:cs="Calibri"/>
                <w:b/>
                <w:bCs/>
                <w:sz w:val="20"/>
                <w:szCs w:val="20"/>
              </w:rPr>
            </w:pPr>
            <w:r w:rsidRPr="00B36F6E">
              <w:rPr>
                <w:rFonts w:ascii="Calibri" w:eastAsia="Times New Roman" w:hAnsi="Calibri" w:cs="Calibri"/>
                <w:b/>
                <w:bCs/>
                <w:sz w:val="20"/>
                <w:szCs w:val="20"/>
              </w:rPr>
              <w:t>Applied to study populations:</w:t>
            </w:r>
          </w:p>
        </w:tc>
        <w:tc>
          <w:tcPr>
            <w:tcW w:w="538" w:type="pct"/>
            <w:tcBorders>
              <w:top w:val="single" w:sz="4" w:space="0" w:color="auto"/>
              <w:left w:val="nil"/>
              <w:bottom w:val="double" w:sz="6" w:space="0" w:color="auto"/>
              <w:right w:val="nil"/>
            </w:tcBorders>
            <w:shd w:val="clear" w:color="auto" w:fill="D9D9D9" w:themeFill="background2" w:themeFillShade="D9"/>
            <w:hideMark/>
          </w:tcPr>
          <w:p w14:paraId="7E10C3FC" w14:textId="77777777" w:rsidR="00C47166" w:rsidRPr="00B36F6E" w:rsidRDefault="00C47166">
            <w:pPr>
              <w:ind w:right="-67"/>
              <w:rPr>
                <w:rFonts w:ascii="Calibri" w:eastAsia="Times New Roman" w:hAnsi="Calibri" w:cs="Calibri"/>
                <w:b/>
                <w:bCs/>
                <w:sz w:val="20"/>
                <w:szCs w:val="20"/>
              </w:rPr>
            </w:pPr>
            <w:r w:rsidRPr="00B36F6E">
              <w:rPr>
                <w:rFonts w:ascii="Calibri" w:eastAsia="Times New Roman" w:hAnsi="Calibri" w:cs="Calibri"/>
                <w:b/>
                <w:bCs/>
                <w:sz w:val="20"/>
                <w:szCs w:val="20"/>
              </w:rPr>
              <w:t>Measurement characteristics/validation</w:t>
            </w:r>
          </w:p>
        </w:tc>
        <w:tc>
          <w:tcPr>
            <w:tcW w:w="430" w:type="pct"/>
            <w:tcBorders>
              <w:top w:val="single" w:sz="4" w:space="0" w:color="auto"/>
              <w:left w:val="nil"/>
              <w:bottom w:val="double" w:sz="6" w:space="0" w:color="auto"/>
              <w:right w:val="single" w:sz="4" w:space="0" w:color="auto"/>
            </w:tcBorders>
            <w:shd w:val="clear" w:color="auto" w:fill="D9D9D9" w:themeFill="background2" w:themeFillShade="D9"/>
            <w:hideMark/>
          </w:tcPr>
          <w:p w14:paraId="643BA4DD" w14:textId="77777777" w:rsidR="00C47166" w:rsidRPr="00B36F6E" w:rsidRDefault="00C47166">
            <w:pPr>
              <w:ind w:right="-67"/>
              <w:rPr>
                <w:rFonts w:ascii="Calibri" w:eastAsia="Times New Roman" w:hAnsi="Calibri" w:cs="Calibri"/>
                <w:b/>
                <w:bCs/>
                <w:color w:val="000000"/>
                <w:sz w:val="20"/>
                <w:szCs w:val="20"/>
              </w:rPr>
            </w:pPr>
            <w:r w:rsidRPr="00B36F6E">
              <w:rPr>
                <w:rFonts w:ascii="Calibri" w:eastAsia="Times New Roman" w:hAnsi="Calibri" w:cs="Calibri"/>
                <w:b/>
                <w:bCs/>
                <w:color w:val="000000"/>
                <w:sz w:val="20"/>
                <w:szCs w:val="20"/>
              </w:rPr>
              <w:t>Source for algorithm</w:t>
            </w:r>
          </w:p>
        </w:tc>
      </w:tr>
      <w:tr w:rsidR="00C47166" w14:paraId="024D89F1" w14:textId="77777777">
        <w:trPr>
          <w:trHeight w:val="432"/>
        </w:trPr>
        <w:tc>
          <w:tcPr>
            <w:tcW w:w="859" w:type="pct"/>
            <w:tcBorders>
              <w:top w:val="single" w:sz="4" w:space="0" w:color="auto"/>
              <w:left w:val="single" w:sz="4" w:space="0" w:color="auto"/>
              <w:bottom w:val="single" w:sz="4" w:space="0" w:color="auto"/>
              <w:right w:val="single" w:sz="4" w:space="0" w:color="auto"/>
            </w:tcBorders>
            <w:shd w:val="clear" w:color="auto" w:fill="auto"/>
            <w:noWrap/>
          </w:tcPr>
          <w:p w14:paraId="6648649A" w14:textId="77777777" w:rsidR="00C47166" w:rsidRPr="003C45CB" w:rsidRDefault="00C47166">
            <w:pPr>
              <w:ind w:right="-67"/>
              <w:rPr>
                <w:rFonts w:ascii="Calibri" w:eastAsia="Times New Roman" w:hAnsi="Calibri" w:cs="Calibri"/>
                <w:sz w:val="20"/>
                <w:szCs w:val="20"/>
                <w:lang w:val="en-US"/>
              </w:rPr>
            </w:pPr>
            <w:r w:rsidRPr="42763561">
              <w:rPr>
                <w:rFonts w:ascii="Calibri" w:eastAsia="Times New Roman" w:hAnsi="Calibri" w:cs="Calibri"/>
                <w:sz w:val="20"/>
                <w:szCs w:val="20"/>
                <w:lang w:val="en-US"/>
              </w:rPr>
              <w:t>Prior database history of 1 year</w:t>
            </w:r>
            <w:r w:rsidRPr="7904BF4E">
              <w:rPr>
                <w:rFonts w:ascii="Calibri" w:eastAsia="Times New Roman" w:hAnsi="Calibri" w:cs="Calibri"/>
                <w:sz w:val="20"/>
                <w:szCs w:val="20"/>
                <w:lang w:val="en-US"/>
              </w:rPr>
              <w:t xml:space="preserve"> (objective 1)</w:t>
            </w:r>
          </w:p>
        </w:tc>
        <w:tc>
          <w:tcPr>
            <w:tcW w:w="646" w:type="pct"/>
            <w:tcBorders>
              <w:top w:val="single" w:sz="4" w:space="0" w:color="auto"/>
              <w:left w:val="single" w:sz="4" w:space="0" w:color="auto"/>
              <w:bottom w:val="single" w:sz="4" w:space="0" w:color="auto"/>
              <w:right w:val="single" w:sz="4" w:space="0" w:color="auto"/>
            </w:tcBorders>
            <w:shd w:val="clear" w:color="auto" w:fill="auto"/>
          </w:tcPr>
          <w:p w14:paraId="02486082" w14:textId="77777777" w:rsidR="00C47166" w:rsidRPr="003C45CB" w:rsidRDefault="00C47166">
            <w:pPr>
              <w:ind w:right="-67"/>
              <w:rPr>
                <w:rFonts w:ascii="Calibri" w:eastAsia="Times New Roman" w:hAnsi="Calibri" w:cs="Calibri"/>
                <w:sz w:val="20"/>
                <w:szCs w:val="20"/>
                <w:lang w:val="en-US"/>
              </w:rPr>
            </w:pPr>
            <w:r w:rsidRPr="42763561">
              <w:rPr>
                <w:rFonts w:ascii="Calibri" w:eastAsia="Times New Roman" w:hAnsi="Calibri" w:cs="Calibri"/>
                <w:sz w:val="20"/>
                <w:szCs w:val="20"/>
                <w:lang w:val="en-US"/>
              </w:rPr>
              <w:t xml:space="preserve">Study participants will be required to have a year of prior history observed before contributing observation time </w:t>
            </w:r>
          </w:p>
        </w:tc>
        <w:tc>
          <w:tcPr>
            <w:tcW w:w="534" w:type="pct"/>
            <w:tcBorders>
              <w:top w:val="single" w:sz="4" w:space="0" w:color="auto"/>
              <w:left w:val="single" w:sz="4" w:space="0" w:color="auto"/>
              <w:bottom w:val="single" w:sz="4" w:space="0" w:color="auto"/>
              <w:right w:val="single" w:sz="4" w:space="0" w:color="auto"/>
            </w:tcBorders>
            <w:shd w:val="clear" w:color="auto" w:fill="auto"/>
          </w:tcPr>
          <w:p w14:paraId="2DAB18AB" w14:textId="77777777" w:rsidR="00C47166" w:rsidRPr="003C45CB" w:rsidRDefault="00C47166">
            <w:pPr>
              <w:ind w:right="-67"/>
              <w:rPr>
                <w:rFonts w:ascii="Calibri" w:eastAsia="Times New Roman" w:hAnsi="Calibri" w:cs="Calibri"/>
                <w:sz w:val="20"/>
                <w:szCs w:val="20"/>
                <w:lang w:val="en-US"/>
              </w:rPr>
            </w:pPr>
            <w:r w:rsidRPr="42763561">
              <w:rPr>
                <w:rFonts w:ascii="Calibri" w:eastAsia="Times New Roman" w:hAnsi="Calibri" w:cs="Calibri"/>
                <w:sz w:val="20"/>
                <w:szCs w:val="20"/>
                <w:lang w:val="en-US"/>
              </w:rPr>
              <w:t>After</w:t>
            </w:r>
          </w:p>
        </w:tc>
        <w:tc>
          <w:tcPr>
            <w:tcW w:w="455" w:type="pct"/>
            <w:tcBorders>
              <w:top w:val="single" w:sz="4" w:space="0" w:color="auto"/>
              <w:left w:val="single" w:sz="4" w:space="0" w:color="auto"/>
              <w:bottom w:val="single" w:sz="4" w:space="0" w:color="auto"/>
              <w:right w:val="single" w:sz="4" w:space="0" w:color="auto"/>
            </w:tcBorders>
            <w:shd w:val="clear" w:color="auto" w:fill="auto"/>
          </w:tcPr>
          <w:p w14:paraId="17DE2FDE" w14:textId="77777777" w:rsidR="00C47166" w:rsidRPr="003C45CB" w:rsidRDefault="00C47166">
            <w:pPr>
              <w:ind w:right="-67"/>
              <w:rPr>
                <w:rFonts w:ascii="Calibri" w:eastAsia="Times New Roman" w:hAnsi="Calibri" w:cs="Calibri"/>
                <w:sz w:val="20"/>
                <w:szCs w:val="20"/>
                <w:lang w:val="en-US"/>
              </w:rPr>
            </w:pPr>
            <w:r w:rsidRPr="42763561">
              <w:rPr>
                <w:rFonts w:ascii="Calibri" w:eastAsia="Times New Roman" w:hAnsi="Calibri" w:cs="Calibri"/>
                <w:sz w:val="20"/>
                <w:szCs w:val="20"/>
                <w:lang w:val="en-US"/>
              </w:rPr>
              <w:t>1 year</w:t>
            </w:r>
          </w:p>
        </w:tc>
        <w:tc>
          <w:tcPr>
            <w:tcW w:w="353" w:type="pct"/>
            <w:tcBorders>
              <w:top w:val="single" w:sz="4" w:space="0" w:color="auto"/>
              <w:left w:val="single" w:sz="4" w:space="0" w:color="auto"/>
              <w:bottom w:val="single" w:sz="4" w:space="0" w:color="auto"/>
              <w:right w:val="single" w:sz="4" w:space="0" w:color="auto"/>
            </w:tcBorders>
            <w:shd w:val="clear" w:color="auto" w:fill="auto"/>
          </w:tcPr>
          <w:p w14:paraId="41DF16AA" w14:textId="663808AA" w:rsidR="00C47166" w:rsidRPr="003C45CB" w:rsidRDefault="00C47166">
            <w:pPr>
              <w:ind w:right="-67"/>
              <w:rPr>
                <w:rFonts w:ascii="Calibri" w:eastAsia="Times New Roman" w:hAnsi="Calibri" w:cs="Calibri"/>
                <w:sz w:val="20"/>
                <w:szCs w:val="20"/>
                <w:lang w:val="en-US"/>
              </w:rPr>
            </w:pPr>
            <w:r w:rsidRPr="42763561">
              <w:rPr>
                <w:rFonts w:ascii="Calibri" w:eastAsia="Times New Roman" w:hAnsi="Calibri" w:cs="Calibri"/>
                <w:sz w:val="20"/>
                <w:szCs w:val="20"/>
                <w:lang w:val="en-US"/>
              </w:rPr>
              <w:t>OP, OT</w:t>
            </w:r>
          </w:p>
        </w:tc>
        <w:tc>
          <w:tcPr>
            <w:tcW w:w="242" w:type="pct"/>
            <w:tcBorders>
              <w:top w:val="single" w:sz="4" w:space="0" w:color="auto"/>
              <w:left w:val="single" w:sz="4" w:space="0" w:color="auto"/>
              <w:bottom w:val="single" w:sz="4" w:space="0" w:color="auto"/>
              <w:right w:val="single" w:sz="4" w:space="0" w:color="auto"/>
            </w:tcBorders>
            <w:shd w:val="clear" w:color="auto" w:fill="auto"/>
          </w:tcPr>
          <w:p w14:paraId="26754862" w14:textId="77777777" w:rsidR="00C47166" w:rsidRPr="003C45CB" w:rsidRDefault="00C47166">
            <w:pPr>
              <w:ind w:right="-67"/>
              <w:rPr>
                <w:rFonts w:ascii="Calibri" w:eastAsia="Times New Roman" w:hAnsi="Calibri" w:cs="Calibri"/>
                <w:sz w:val="20"/>
                <w:szCs w:val="20"/>
                <w:lang w:val="en-US"/>
              </w:rPr>
            </w:pPr>
            <w:r w:rsidRPr="42763561">
              <w:rPr>
                <w:rFonts w:ascii="Calibri" w:eastAsia="Times New Roman" w:hAnsi="Calibri" w:cs="Calibri"/>
                <w:sz w:val="20"/>
                <w:szCs w:val="20"/>
                <w:lang w:val="en-US"/>
              </w:rPr>
              <w:t>N/A</w:t>
            </w:r>
          </w:p>
        </w:tc>
        <w:tc>
          <w:tcPr>
            <w:tcW w:w="383" w:type="pct"/>
            <w:tcBorders>
              <w:top w:val="single" w:sz="4" w:space="0" w:color="auto"/>
              <w:left w:val="single" w:sz="4" w:space="0" w:color="auto"/>
              <w:bottom w:val="single" w:sz="4" w:space="0" w:color="auto"/>
              <w:right w:val="single" w:sz="4" w:space="0" w:color="auto"/>
            </w:tcBorders>
            <w:shd w:val="clear" w:color="auto" w:fill="auto"/>
          </w:tcPr>
          <w:p w14:paraId="7C669C28" w14:textId="77777777" w:rsidR="00C47166" w:rsidRPr="003C45CB" w:rsidRDefault="00C47166">
            <w:pPr>
              <w:ind w:right="-67"/>
              <w:rPr>
                <w:rFonts w:ascii="Calibri" w:eastAsia="Times New Roman" w:hAnsi="Calibri" w:cs="Calibri"/>
                <w:sz w:val="20"/>
                <w:szCs w:val="20"/>
                <w:lang w:val="en-US"/>
              </w:rPr>
            </w:pPr>
            <w:r w:rsidRPr="42763561">
              <w:rPr>
                <w:rFonts w:ascii="Calibri" w:eastAsia="Times New Roman" w:hAnsi="Calibri" w:cs="Calibri"/>
                <w:sz w:val="20"/>
                <w:szCs w:val="20"/>
                <w:lang w:val="en-US"/>
              </w:rPr>
              <w:t>N/A</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0781B274" w14:textId="035235E9" w:rsidR="00C47166" w:rsidRPr="003C45CB" w:rsidRDefault="00C47166">
            <w:pPr>
              <w:ind w:right="-67"/>
              <w:rPr>
                <w:rFonts w:ascii="Calibri" w:eastAsia="Times New Roman" w:hAnsi="Calibri" w:cs="Calibri"/>
                <w:sz w:val="20"/>
                <w:szCs w:val="20"/>
                <w:lang w:val="en-US"/>
              </w:rPr>
            </w:pPr>
            <w:r w:rsidRPr="42763561">
              <w:rPr>
                <w:rFonts w:ascii="Calibri" w:eastAsia="Times New Roman" w:hAnsi="Calibri" w:cs="Calibri"/>
                <w:sz w:val="20"/>
                <w:szCs w:val="20"/>
                <w:lang w:val="en-US"/>
              </w:rPr>
              <w:t xml:space="preserve">All study participants </w:t>
            </w:r>
          </w:p>
        </w:tc>
        <w:tc>
          <w:tcPr>
            <w:tcW w:w="538" w:type="pct"/>
            <w:tcBorders>
              <w:top w:val="single" w:sz="4" w:space="0" w:color="auto"/>
              <w:left w:val="single" w:sz="4" w:space="0" w:color="auto"/>
              <w:bottom w:val="single" w:sz="4" w:space="0" w:color="auto"/>
              <w:right w:val="single" w:sz="4" w:space="0" w:color="auto"/>
            </w:tcBorders>
            <w:shd w:val="clear" w:color="auto" w:fill="auto"/>
          </w:tcPr>
          <w:p w14:paraId="15A7D2CD" w14:textId="77777777" w:rsidR="00C47166" w:rsidRPr="003C45CB" w:rsidRDefault="00C47166">
            <w:pPr>
              <w:ind w:right="-67"/>
              <w:jc w:val="center"/>
              <w:rPr>
                <w:rFonts w:ascii="Calibri" w:eastAsia="Times New Roman" w:hAnsi="Calibri" w:cs="Calibri"/>
                <w:sz w:val="20"/>
                <w:szCs w:val="20"/>
              </w:rPr>
            </w:pPr>
            <w:r w:rsidRPr="42763561">
              <w:rPr>
                <w:rFonts w:ascii="Calibri" w:eastAsia="Times New Roman" w:hAnsi="Calibri" w:cs="Calibri"/>
                <w:sz w:val="20"/>
                <w:szCs w:val="20"/>
              </w:rPr>
              <w:t>N/A</w:t>
            </w:r>
          </w:p>
        </w:tc>
        <w:tc>
          <w:tcPr>
            <w:tcW w:w="430" w:type="pct"/>
            <w:tcBorders>
              <w:top w:val="single" w:sz="4" w:space="0" w:color="auto"/>
              <w:left w:val="single" w:sz="4" w:space="0" w:color="auto"/>
              <w:bottom w:val="single" w:sz="4" w:space="0" w:color="auto"/>
              <w:right w:val="single" w:sz="4" w:space="0" w:color="auto"/>
            </w:tcBorders>
            <w:shd w:val="clear" w:color="auto" w:fill="auto"/>
            <w:noWrap/>
          </w:tcPr>
          <w:p w14:paraId="624EC0F6" w14:textId="77777777" w:rsidR="00C47166" w:rsidRPr="003C45CB" w:rsidRDefault="00C47166">
            <w:pPr>
              <w:ind w:right="-67"/>
              <w:rPr>
                <w:rFonts w:ascii="Calibri" w:eastAsia="Times New Roman" w:hAnsi="Calibri" w:cs="Calibri"/>
                <w:sz w:val="20"/>
                <w:szCs w:val="20"/>
              </w:rPr>
            </w:pPr>
            <w:r w:rsidRPr="42763561">
              <w:rPr>
                <w:rFonts w:ascii="Calibri" w:eastAsia="Times New Roman" w:hAnsi="Calibri" w:cs="Calibri"/>
                <w:sz w:val="20"/>
                <w:szCs w:val="20"/>
              </w:rPr>
              <w:t>N/A</w:t>
            </w:r>
          </w:p>
        </w:tc>
      </w:tr>
      <w:tr w:rsidR="00C47166" w14:paraId="638CD64A" w14:textId="77777777" w:rsidTr="0042060A">
        <w:trPr>
          <w:trHeight w:val="432"/>
        </w:trPr>
        <w:tc>
          <w:tcPr>
            <w:tcW w:w="859" w:type="pct"/>
            <w:tcBorders>
              <w:top w:val="single" w:sz="4" w:space="0" w:color="auto"/>
              <w:left w:val="single" w:sz="4" w:space="0" w:color="auto"/>
              <w:bottom w:val="single" w:sz="4" w:space="0" w:color="auto"/>
              <w:right w:val="single" w:sz="4" w:space="0" w:color="auto"/>
            </w:tcBorders>
            <w:shd w:val="clear" w:color="auto" w:fill="auto"/>
            <w:noWrap/>
          </w:tcPr>
          <w:p w14:paraId="24230828" w14:textId="2BB442F3" w:rsidR="00C47166" w:rsidRDefault="00C47166">
            <w:pPr>
              <w:rPr>
                <w:rFonts w:ascii="Calibri" w:eastAsia="Times New Roman" w:hAnsi="Calibri" w:cs="Calibri"/>
                <w:sz w:val="20"/>
                <w:szCs w:val="20"/>
                <w:lang w:val="en-US"/>
              </w:rPr>
            </w:pPr>
            <w:r w:rsidRPr="483CBC30">
              <w:rPr>
                <w:rFonts w:ascii="Calibri" w:eastAsia="Times New Roman" w:hAnsi="Calibri" w:cs="Calibri"/>
                <w:sz w:val="20"/>
                <w:szCs w:val="20"/>
                <w:lang w:val="en-US"/>
              </w:rPr>
              <w:t>Minimum potential follow-up time (</w:t>
            </w:r>
            <w:r w:rsidR="00957DB4">
              <w:rPr>
                <w:rFonts w:ascii="Calibri" w:eastAsia="Times New Roman" w:hAnsi="Calibri" w:cs="Calibri"/>
                <w:sz w:val="20"/>
                <w:szCs w:val="20"/>
                <w:lang w:val="en-US"/>
              </w:rPr>
              <w:t xml:space="preserve">only for calculation of </w:t>
            </w:r>
            <w:r w:rsidR="00C8117F">
              <w:rPr>
                <w:rFonts w:ascii="Calibri" w:eastAsia="Times New Roman" w:hAnsi="Calibri" w:cs="Calibri"/>
                <w:sz w:val="20"/>
                <w:szCs w:val="20"/>
                <w:lang w:val="en-US"/>
              </w:rPr>
              <w:t>one year hospitalisation and mortality rates</w:t>
            </w:r>
            <w:r w:rsidRPr="483CBC30">
              <w:rPr>
                <w:rFonts w:ascii="Calibri" w:eastAsia="Times New Roman" w:hAnsi="Calibri" w:cs="Calibri"/>
                <w:sz w:val="20"/>
                <w:szCs w:val="20"/>
                <w:lang w:val="en-US"/>
              </w:rPr>
              <w:t>)</w:t>
            </w:r>
          </w:p>
        </w:tc>
        <w:tc>
          <w:tcPr>
            <w:tcW w:w="646" w:type="pct"/>
            <w:tcBorders>
              <w:top w:val="single" w:sz="4" w:space="0" w:color="auto"/>
              <w:left w:val="single" w:sz="4" w:space="0" w:color="auto"/>
              <w:bottom w:val="single" w:sz="4" w:space="0" w:color="auto"/>
              <w:right w:val="single" w:sz="4" w:space="0" w:color="auto"/>
            </w:tcBorders>
            <w:shd w:val="clear" w:color="auto" w:fill="auto"/>
          </w:tcPr>
          <w:p w14:paraId="6EFCB787" w14:textId="4F2AD941" w:rsidR="00C47166" w:rsidRDefault="00C47166">
            <w:pPr>
              <w:rPr>
                <w:rFonts w:ascii="Calibri" w:eastAsia="Times New Roman" w:hAnsi="Calibri" w:cs="Calibri"/>
                <w:sz w:val="20"/>
                <w:szCs w:val="20"/>
                <w:lang w:val="en-US"/>
              </w:rPr>
            </w:pPr>
            <w:r w:rsidRPr="2BAFB72A">
              <w:rPr>
                <w:rFonts w:ascii="Calibri" w:eastAsia="Times New Roman" w:hAnsi="Calibri" w:cs="Calibri"/>
                <w:sz w:val="20"/>
                <w:szCs w:val="20"/>
                <w:lang w:val="en-US"/>
              </w:rPr>
              <w:t xml:space="preserve">Only participants with a </w:t>
            </w:r>
            <w:r w:rsidR="00C8117F">
              <w:rPr>
                <w:rFonts w:ascii="Calibri" w:eastAsia="Times New Roman" w:hAnsi="Calibri" w:cs="Calibri"/>
                <w:sz w:val="20"/>
                <w:szCs w:val="20"/>
                <w:lang w:val="en-US"/>
              </w:rPr>
              <w:t xml:space="preserve">cancer </w:t>
            </w:r>
            <w:r w:rsidRPr="2BAFB72A">
              <w:rPr>
                <w:rFonts w:ascii="Calibri" w:eastAsia="Times New Roman" w:hAnsi="Calibri" w:cs="Calibri"/>
                <w:sz w:val="20"/>
                <w:szCs w:val="20"/>
                <w:lang w:val="en-US"/>
              </w:rPr>
              <w:t>diagnosis</w:t>
            </w:r>
            <w:r w:rsidR="00C8117F">
              <w:rPr>
                <w:rFonts w:ascii="Calibri" w:eastAsia="Times New Roman" w:hAnsi="Calibri" w:cs="Calibri"/>
                <w:sz w:val="20"/>
                <w:szCs w:val="20"/>
                <w:lang w:val="en-US"/>
              </w:rPr>
              <w:t xml:space="preserve"> </w:t>
            </w:r>
            <w:r w:rsidRPr="2BAFB72A">
              <w:rPr>
                <w:rFonts w:ascii="Calibri" w:eastAsia="Times New Roman" w:hAnsi="Calibri" w:cs="Calibri"/>
                <w:sz w:val="20"/>
                <w:szCs w:val="20"/>
                <w:lang w:val="en-US"/>
              </w:rPr>
              <w:t>(index date) occurring one year prior to end of data availability in the database will be included</w:t>
            </w:r>
          </w:p>
        </w:tc>
        <w:tc>
          <w:tcPr>
            <w:tcW w:w="534" w:type="pct"/>
            <w:tcBorders>
              <w:top w:val="single" w:sz="4" w:space="0" w:color="auto"/>
              <w:left w:val="single" w:sz="4" w:space="0" w:color="auto"/>
              <w:bottom w:val="single" w:sz="4" w:space="0" w:color="auto"/>
              <w:right w:val="single" w:sz="4" w:space="0" w:color="auto"/>
            </w:tcBorders>
            <w:shd w:val="clear" w:color="auto" w:fill="auto"/>
          </w:tcPr>
          <w:p w14:paraId="70199D71" w14:textId="77777777" w:rsidR="00C47166" w:rsidRDefault="00C47166">
            <w:pPr>
              <w:ind w:right="-67"/>
              <w:rPr>
                <w:rFonts w:ascii="Calibri" w:eastAsia="Times New Roman" w:hAnsi="Calibri" w:cs="Calibri"/>
                <w:sz w:val="20"/>
                <w:szCs w:val="20"/>
                <w:lang w:val="en-US"/>
              </w:rPr>
            </w:pPr>
            <w:r w:rsidRPr="4325830E">
              <w:rPr>
                <w:rFonts w:ascii="Calibri" w:eastAsia="Times New Roman" w:hAnsi="Calibri" w:cs="Calibri"/>
                <w:sz w:val="20"/>
                <w:szCs w:val="20"/>
                <w:lang w:val="en-US"/>
              </w:rPr>
              <w:t>After</w:t>
            </w:r>
          </w:p>
        </w:tc>
        <w:tc>
          <w:tcPr>
            <w:tcW w:w="455" w:type="pct"/>
            <w:tcBorders>
              <w:top w:val="single" w:sz="4" w:space="0" w:color="auto"/>
              <w:left w:val="single" w:sz="4" w:space="0" w:color="auto"/>
              <w:bottom w:val="single" w:sz="4" w:space="0" w:color="auto"/>
              <w:right w:val="single" w:sz="4" w:space="0" w:color="auto"/>
            </w:tcBorders>
            <w:shd w:val="clear" w:color="auto" w:fill="auto"/>
          </w:tcPr>
          <w:p w14:paraId="21B9EB5E" w14:textId="77777777" w:rsidR="00C47166" w:rsidRDefault="00C47166">
            <w:pPr>
              <w:ind w:right="-67"/>
              <w:rPr>
                <w:rFonts w:ascii="Calibri" w:eastAsia="Times New Roman" w:hAnsi="Calibri" w:cs="Calibri"/>
                <w:sz w:val="20"/>
                <w:szCs w:val="20"/>
                <w:lang w:val="en-US"/>
              </w:rPr>
            </w:pPr>
            <w:r w:rsidRPr="4325830E">
              <w:rPr>
                <w:rFonts w:ascii="Calibri" w:eastAsia="Times New Roman" w:hAnsi="Calibri" w:cs="Calibri"/>
                <w:sz w:val="20"/>
                <w:szCs w:val="20"/>
                <w:lang w:val="en-US"/>
              </w:rPr>
              <w:t>1 year</w:t>
            </w:r>
          </w:p>
        </w:tc>
        <w:tc>
          <w:tcPr>
            <w:tcW w:w="353" w:type="pct"/>
            <w:tcBorders>
              <w:top w:val="single" w:sz="4" w:space="0" w:color="auto"/>
              <w:left w:val="single" w:sz="4" w:space="0" w:color="auto"/>
              <w:bottom w:val="single" w:sz="4" w:space="0" w:color="auto"/>
              <w:right w:val="single" w:sz="4" w:space="0" w:color="auto"/>
            </w:tcBorders>
            <w:shd w:val="clear" w:color="auto" w:fill="auto"/>
          </w:tcPr>
          <w:p w14:paraId="74873D9A" w14:textId="6DB3BDD3" w:rsidR="00C47166" w:rsidRDefault="00C47166">
            <w:pPr>
              <w:ind w:right="-67"/>
              <w:rPr>
                <w:rFonts w:ascii="Calibri" w:eastAsia="Times New Roman" w:hAnsi="Calibri" w:cs="Calibri"/>
                <w:sz w:val="20"/>
                <w:szCs w:val="20"/>
                <w:lang w:val="en-US"/>
              </w:rPr>
            </w:pPr>
            <w:r w:rsidRPr="4325830E">
              <w:rPr>
                <w:rFonts w:ascii="Calibri" w:eastAsia="Times New Roman" w:hAnsi="Calibri" w:cs="Calibri"/>
                <w:sz w:val="20"/>
                <w:szCs w:val="20"/>
                <w:lang w:val="en-US"/>
              </w:rPr>
              <w:t>OP, OT</w:t>
            </w:r>
          </w:p>
        </w:tc>
        <w:tc>
          <w:tcPr>
            <w:tcW w:w="242" w:type="pct"/>
            <w:tcBorders>
              <w:top w:val="single" w:sz="4" w:space="0" w:color="auto"/>
              <w:left w:val="single" w:sz="4" w:space="0" w:color="auto"/>
              <w:bottom w:val="single" w:sz="4" w:space="0" w:color="auto"/>
              <w:right w:val="single" w:sz="4" w:space="0" w:color="auto"/>
            </w:tcBorders>
            <w:shd w:val="clear" w:color="auto" w:fill="auto"/>
          </w:tcPr>
          <w:p w14:paraId="03532F97" w14:textId="77777777" w:rsidR="00C47166" w:rsidRDefault="00C47166">
            <w:pPr>
              <w:ind w:right="-67"/>
              <w:rPr>
                <w:rFonts w:ascii="Calibri" w:eastAsia="Times New Roman" w:hAnsi="Calibri" w:cs="Calibri"/>
                <w:sz w:val="20"/>
                <w:szCs w:val="20"/>
                <w:lang w:val="en-US"/>
              </w:rPr>
            </w:pPr>
            <w:r w:rsidRPr="4325830E">
              <w:rPr>
                <w:rFonts w:ascii="Calibri" w:eastAsia="Times New Roman" w:hAnsi="Calibri" w:cs="Calibri"/>
                <w:sz w:val="20"/>
                <w:szCs w:val="20"/>
                <w:lang w:val="en-US"/>
              </w:rPr>
              <w:t>N/A</w:t>
            </w:r>
          </w:p>
        </w:tc>
        <w:tc>
          <w:tcPr>
            <w:tcW w:w="383" w:type="pct"/>
            <w:tcBorders>
              <w:top w:val="single" w:sz="4" w:space="0" w:color="auto"/>
              <w:left w:val="single" w:sz="4" w:space="0" w:color="auto"/>
              <w:bottom w:val="single" w:sz="4" w:space="0" w:color="auto"/>
              <w:right w:val="single" w:sz="4" w:space="0" w:color="auto"/>
            </w:tcBorders>
            <w:shd w:val="clear" w:color="auto" w:fill="auto"/>
          </w:tcPr>
          <w:p w14:paraId="29556409" w14:textId="77777777" w:rsidR="00C47166" w:rsidRDefault="00C47166">
            <w:pPr>
              <w:ind w:right="-67"/>
              <w:rPr>
                <w:rFonts w:ascii="Calibri" w:eastAsia="Times New Roman" w:hAnsi="Calibri" w:cs="Calibri"/>
                <w:sz w:val="20"/>
                <w:szCs w:val="20"/>
                <w:lang w:val="en-US"/>
              </w:rPr>
            </w:pPr>
            <w:r w:rsidRPr="4325830E">
              <w:rPr>
                <w:rFonts w:ascii="Calibri" w:eastAsia="Times New Roman" w:hAnsi="Calibri" w:cs="Calibri"/>
                <w:sz w:val="20"/>
                <w:szCs w:val="20"/>
                <w:lang w:val="en-US"/>
              </w:rPr>
              <w:t>N/A</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4BEB7F3E" w14:textId="03EAEA4A" w:rsidR="00C47166" w:rsidRDefault="00C47166">
            <w:pPr>
              <w:ind w:right="-67"/>
              <w:rPr>
                <w:rFonts w:ascii="Calibri" w:eastAsia="Times New Roman" w:hAnsi="Calibri" w:cs="Calibri"/>
                <w:sz w:val="20"/>
                <w:szCs w:val="20"/>
                <w:lang w:val="en-US"/>
              </w:rPr>
            </w:pPr>
            <w:r w:rsidRPr="4325830E">
              <w:rPr>
                <w:rFonts w:ascii="Calibri" w:eastAsia="Times New Roman" w:hAnsi="Calibri" w:cs="Calibri"/>
                <w:sz w:val="20"/>
                <w:szCs w:val="20"/>
                <w:lang w:val="en-US"/>
              </w:rPr>
              <w:t xml:space="preserve">All study participants </w:t>
            </w:r>
          </w:p>
        </w:tc>
        <w:tc>
          <w:tcPr>
            <w:tcW w:w="538" w:type="pct"/>
            <w:tcBorders>
              <w:top w:val="single" w:sz="4" w:space="0" w:color="auto"/>
              <w:left w:val="single" w:sz="4" w:space="0" w:color="auto"/>
              <w:bottom w:val="single" w:sz="4" w:space="0" w:color="auto"/>
              <w:right w:val="single" w:sz="4" w:space="0" w:color="auto"/>
            </w:tcBorders>
            <w:shd w:val="clear" w:color="auto" w:fill="auto"/>
          </w:tcPr>
          <w:p w14:paraId="247D536E" w14:textId="77777777" w:rsidR="00C47166" w:rsidRDefault="00C47166">
            <w:pPr>
              <w:ind w:right="-67"/>
              <w:jc w:val="center"/>
              <w:rPr>
                <w:rFonts w:ascii="Calibri" w:eastAsia="Times New Roman" w:hAnsi="Calibri" w:cs="Calibri"/>
                <w:sz w:val="20"/>
                <w:szCs w:val="20"/>
              </w:rPr>
            </w:pPr>
            <w:r w:rsidRPr="4325830E">
              <w:rPr>
                <w:rFonts w:ascii="Calibri" w:eastAsia="Times New Roman" w:hAnsi="Calibri" w:cs="Calibri"/>
                <w:sz w:val="20"/>
                <w:szCs w:val="20"/>
              </w:rPr>
              <w:t>N/A</w:t>
            </w:r>
          </w:p>
        </w:tc>
        <w:tc>
          <w:tcPr>
            <w:tcW w:w="430" w:type="pct"/>
            <w:tcBorders>
              <w:top w:val="single" w:sz="4" w:space="0" w:color="auto"/>
              <w:left w:val="single" w:sz="4" w:space="0" w:color="auto"/>
              <w:bottom w:val="single" w:sz="4" w:space="0" w:color="auto"/>
              <w:right w:val="single" w:sz="4" w:space="0" w:color="auto"/>
            </w:tcBorders>
            <w:shd w:val="clear" w:color="auto" w:fill="auto"/>
            <w:noWrap/>
          </w:tcPr>
          <w:p w14:paraId="76F657A2" w14:textId="77777777" w:rsidR="00C47166" w:rsidRDefault="00C47166">
            <w:pPr>
              <w:ind w:right="-67"/>
              <w:rPr>
                <w:rFonts w:ascii="Calibri" w:eastAsia="Times New Roman" w:hAnsi="Calibri" w:cs="Calibri"/>
                <w:sz w:val="20"/>
                <w:szCs w:val="20"/>
              </w:rPr>
            </w:pPr>
            <w:r w:rsidRPr="4325830E">
              <w:rPr>
                <w:rFonts w:ascii="Calibri" w:eastAsia="Times New Roman" w:hAnsi="Calibri" w:cs="Calibri"/>
                <w:sz w:val="20"/>
                <w:szCs w:val="20"/>
              </w:rPr>
              <w:t>N/A</w:t>
            </w:r>
          </w:p>
        </w:tc>
      </w:tr>
    </w:tbl>
    <w:p w14:paraId="0CD65AA3" w14:textId="77777777" w:rsidR="009B6C75" w:rsidRPr="00BB50BA" w:rsidRDefault="009B6C75" w:rsidP="009B6C75">
      <w:pPr>
        <w:pStyle w:val="BodytextAgency"/>
        <w:rPr>
          <w:rFonts w:asciiTheme="minorHAnsi" w:hAnsiTheme="minorHAnsi" w:cstheme="minorHAnsi"/>
        </w:rPr>
      </w:pPr>
      <w:r w:rsidRPr="00BB50BA">
        <w:rPr>
          <w:rFonts w:asciiTheme="minorHAnsi" w:hAnsiTheme="minorHAnsi" w:cstheme="minorHAnsi"/>
          <w:vertAlign w:val="superscript"/>
        </w:rPr>
        <w:t xml:space="preserve">1 </w:t>
      </w:r>
      <w:r w:rsidRPr="00BB50BA">
        <w:rPr>
          <w:rFonts w:asciiTheme="minorHAnsi" w:hAnsiTheme="minorHAnsi" w:cstheme="minorHAnsi"/>
        </w:rPr>
        <w:t>OP = outpatient, OT = other, n/a = not applicable</w:t>
      </w:r>
    </w:p>
    <w:p w14:paraId="6634146C" w14:textId="77777777" w:rsidR="00EB1FD7" w:rsidRPr="002361A7" w:rsidRDefault="00EB1FD7" w:rsidP="00580E7A">
      <w:pPr>
        <w:pStyle w:val="BodytextAgency"/>
        <w:spacing w:after="0" w:line="240" w:lineRule="auto"/>
        <w:rPr>
          <w:rFonts w:ascii="Calibri" w:hAnsi="Calibri" w:cs="Calibri"/>
          <w:highlight w:val="yellow"/>
        </w:rPr>
      </w:pPr>
    </w:p>
    <w:p w14:paraId="006DDA9B" w14:textId="77777777" w:rsidR="00C8117F" w:rsidRDefault="00C8117F" w:rsidP="001C48D9">
      <w:pPr>
        <w:spacing w:before="120" w:after="120" w:line="240" w:lineRule="auto"/>
        <w:jc w:val="both"/>
        <w:rPr>
          <w:rFonts w:eastAsia="Calibri" w:cstheme="minorHAnsi"/>
          <w:b/>
          <w:bCs/>
          <w:color w:val="003399"/>
          <w:lang w:val="en-GB"/>
        </w:rPr>
      </w:pPr>
      <w:bookmarkStart w:id="90" w:name="_Toc102631298"/>
    </w:p>
    <w:p w14:paraId="64BA5B1E" w14:textId="77777777" w:rsidR="00C8117F" w:rsidRDefault="00C8117F" w:rsidP="001C48D9">
      <w:pPr>
        <w:spacing w:before="120" w:after="120" w:line="240" w:lineRule="auto"/>
        <w:jc w:val="both"/>
        <w:rPr>
          <w:rFonts w:eastAsia="Calibri" w:cstheme="minorHAnsi"/>
          <w:b/>
          <w:bCs/>
          <w:color w:val="003399"/>
          <w:lang w:val="en-GB"/>
        </w:rPr>
      </w:pPr>
    </w:p>
    <w:p w14:paraId="1912A53D" w14:textId="77777777" w:rsidR="00C8117F" w:rsidRDefault="00C8117F" w:rsidP="001C48D9">
      <w:pPr>
        <w:spacing w:before="120" w:after="120" w:line="240" w:lineRule="auto"/>
        <w:jc w:val="both"/>
        <w:rPr>
          <w:rFonts w:eastAsia="Calibri" w:cstheme="minorHAnsi"/>
          <w:b/>
          <w:bCs/>
          <w:color w:val="003399"/>
          <w:lang w:val="en-GB"/>
        </w:rPr>
      </w:pPr>
    </w:p>
    <w:p w14:paraId="26E094FC" w14:textId="2BF9691A" w:rsidR="00EB1FD7" w:rsidRPr="009D5C4F" w:rsidRDefault="00EB1FD7" w:rsidP="001C48D9">
      <w:pPr>
        <w:spacing w:before="120" w:after="120" w:line="240" w:lineRule="auto"/>
        <w:jc w:val="both"/>
        <w:rPr>
          <w:rFonts w:eastAsia="Calibri" w:cstheme="minorHAnsi"/>
          <w:b/>
          <w:bCs/>
          <w:color w:val="003399"/>
          <w:lang w:val="en-GB"/>
        </w:rPr>
      </w:pPr>
      <w:r w:rsidRPr="009D5C4F">
        <w:rPr>
          <w:rFonts w:eastAsia="Calibri" w:cstheme="minorHAnsi"/>
          <w:b/>
          <w:bCs/>
          <w:color w:val="003399"/>
          <w:lang w:val="en-GB"/>
        </w:rPr>
        <w:lastRenderedPageBreak/>
        <w:t xml:space="preserve">Table </w:t>
      </w:r>
      <w:r w:rsidR="009B6C75" w:rsidRPr="009D5C4F">
        <w:rPr>
          <w:rFonts w:eastAsia="Calibri" w:cstheme="minorHAnsi"/>
          <w:b/>
          <w:bCs/>
          <w:color w:val="003399"/>
          <w:lang w:val="en-GB"/>
        </w:rPr>
        <w:t>6</w:t>
      </w:r>
      <w:r w:rsidRPr="009D5C4F">
        <w:rPr>
          <w:rFonts w:eastAsia="Calibri" w:cstheme="minorHAnsi"/>
          <w:b/>
          <w:bCs/>
          <w:color w:val="003399"/>
          <w:lang w:val="en-GB"/>
        </w:rPr>
        <w:t>. Operational Definitions of Exclusion Criteria</w:t>
      </w:r>
      <w:bookmarkEnd w:id="90"/>
    </w:p>
    <w:tbl>
      <w:tblPr>
        <w:tblW w:w="14898" w:type="dxa"/>
        <w:tblLayout w:type="fixed"/>
        <w:tblLook w:val="04A0" w:firstRow="1" w:lastRow="0" w:firstColumn="1" w:lastColumn="0" w:noHBand="0" w:noVBand="1"/>
      </w:tblPr>
      <w:tblGrid>
        <w:gridCol w:w="2393"/>
        <w:gridCol w:w="3131"/>
        <w:gridCol w:w="1275"/>
        <w:gridCol w:w="1254"/>
        <w:gridCol w:w="946"/>
        <w:gridCol w:w="966"/>
        <w:gridCol w:w="1034"/>
        <w:gridCol w:w="1307"/>
        <w:gridCol w:w="1537"/>
        <w:gridCol w:w="1055"/>
      </w:tblGrid>
      <w:tr w:rsidR="009D5C4F" w:rsidRPr="002361A7" w14:paraId="4A0DC452" w14:textId="77777777" w:rsidTr="009D5C4F">
        <w:trPr>
          <w:trHeight w:val="655"/>
        </w:trPr>
        <w:tc>
          <w:tcPr>
            <w:tcW w:w="2393" w:type="dxa"/>
            <w:tcBorders>
              <w:top w:val="single" w:sz="4" w:space="0" w:color="auto"/>
              <w:left w:val="single" w:sz="4" w:space="0" w:color="auto"/>
              <w:bottom w:val="double" w:sz="6" w:space="0" w:color="auto"/>
              <w:right w:val="nil"/>
            </w:tcBorders>
            <w:shd w:val="clear" w:color="000000" w:fill="D9D9D9"/>
            <w:noWrap/>
            <w:hideMark/>
          </w:tcPr>
          <w:p w14:paraId="16398864" w14:textId="77777777" w:rsidR="003F7AA0" w:rsidRPr="009D5C4F" w:rsidRDefault="003F7AA0">
            <w:pPr>
              <w:rPr>
                <w:rFonts w:ascii="Calibri" w:eastAsia="Times New Roman" w:hAnsi="Calibri" w:cs="Calibri"/>
                <w:b/>
                <w:bCs/>
                <w:sz w:val="20"/>
                <w:szCs w:val="20"/>
                <w:vertAlign w:val="superscript"/>
              </w:rPr>
            </w:pPr>
            <w:r w:rsidRPr="009D5C4F">
              <w:rPr>
                <w:rFonts w:ascii="Calibri" w:eastAsia="Times New Roman" w:hAnsi="Calibri" w:cs="Calibri"/>
                <w:b/>
                <w:bCs/>
                <w:sz w:val="20"/>
                <w:szCs w:val="20"/>
              </w:rPr>
              <w:t>Criterion</w:t>
            </w:r>
          </w:p>
        </w:tc>
        <w:tc>
          <w:tcPr>
            <w:tcW w:w="3131" w:type="dxa"/>
            <w:tcBorders>
              <w:top w:val="single" w:sz="4" w:space="0" w:color="auto"/>
              <w:left w:val="nil"/>
              <w:bottom w:val="double" w:sz="6" w:space="0" w:color="auto"/>
              <w:right w:val="nil"/>
            </w:tcBorders>
            <w:shd w:val="clear" w:color="000000" w:fill="D9D9D9"/>
            <w:noWrap/>
            <w:hideMark/>
          </w:tcPr>
          <w:p w14:paraId="383224D8" w14:textId="77777777" w:rsidR="003F7AA0" w:rsidRPr="009D5C4F" w:rsidRDefault="003F7AA0">
            <w:pPr>
              <w:rPr>
                <w:rFonts w:ascii="Calibri" w:eastAsia="Times New Roman" w:hAnsi="Calibri" w:cs="Calibri"/>
                <w:b/>
                <w:bCs/>
                <w:color w:val="000000"/>
                <w:sz w:val="20"/>
                <w:szCs w:val="20"/>
              </w:rPr>
            </w:pPr>
            <w:r w:rsidRPr="009D5C4F">
              <w:rPr>
                <w:rFonts w:ascii="Calibri" w:eastAsia="Times New Roman" w:hAnsi="Calibri" w:cs="Calibri"/>
                <w:b/>
                <w:bCs/>
                <w:color w:val="000000"/>
                <w:sz w:val="20"/>
                <w:szCs w:val="20"/>
              </w:rPr>
              <w:t>Details</w:t>
            </w:r>
          </w:p>
        </w:tc>
        <w:tc>
          <w:tcPr>
            <w:tcW w:w="1275" w:type="dxa"/>
            <w:tcBorders>
              <w:top w:val="single" w:sz="4" w:space="0" w:color="auto"/>
              <w:left w:val="nil"/>
              <w:bottom w:val="double" w:sz="6" w:space="0" w:color="auto"/>
              <w:right w:val="nil"/>
            </w:tcBorders>
            <w:shd w:val="clear" w:color="000000" w:fill="D9D9D9"/>
            <w:noWrap/>
            <w:hideMark/>
          </w:tcPr>
          <w:p w14:paraId="76BC3501" w14:textId="77777777" w:rsidR="003F7AA0" w:rsidRPr="009D5C4F" w:rsidRDefault="003F7AA0">
            <w:pPr>
              <w:rPr>
                <w:rFonts w:ascii="Calibri" w:eastAsia="Times New Roman" w:hAnsi="Calibri" w:cs="Calibri"/>
                <w:b/>
                <w:bCs/>
                <w:sz w:val="20"/>
                <w:szCs w:val="20"/>
              </w:rPr>
            </w:pPr>
            <w:r w:rsidRPr="009D5C4F">
              <w:rPr>
                <w:rFonts w:ascii="Calibri" w:eastAsia="Times New Roman" w:hAnsi="Calibri" w:cs="Calibri"/>
                <w:b/>
                <w:bCs/>
                <w:sz w:val="20"/>
                <w:szCs w:val="20"/>
              </w:rPr>
              <w:t>Order of application</w:t>
            </w:r>
          </w:p>
        </w:tc>
        <w:tc>
          <w:tcPr>
            <w:tcW w:w="1254" w:type="dxa"/>
            <w:tcBorders>
              <w:top w:val="single" w:sz="4" w:space="0" w:color="auto"/>
              <w:left w:val="nil"/>
              <w:bottom w:val="double" w:sz="6" w:space="0" w:color="auto"/>
              <w:right w:val="nil"/>
            </w:tcBorders>
            <w:shd w:val="clear" w:color="000000" w:fill="D9D9D9"/>
            <w:hideMark/>
          </w:tcPr>
          <w:p w14:paraId="2D4A4C98" w14:textId="77777777" w:rsidR="003F7AA0" w:rsidRPr="009D5C4F" w:rsidRDefault="003F7AA0">
            <w:pPr>
              <w:rPr>
                <w:rFonts w:ascii="Calibri" w:eastAsia="Times New Roman" w:hAnsi="Calibri" w:cs="Calibri"/>
                <w:b/>
                <w:bCs/>
                <w:sz w:val="20"/>
                <w:szCs w:val="20"/>
              </w:rPr>
            </w:pPr>
            <w:r w:rsidRPr="009D5C4F">
              <w:rPr>
                <w:rFonts w:ascii="Calibri" w:eastAsia="Times New Roman" w:hAnsi="Calibri" w:cs="Calibri"/>
                <w:b/>
                <w:bCs/>
                <w:sz w:val="20"/>
                <w:szCs w:val="20"/>
              </w:rPr>
              <w:t>Assessment window</w:t>
            </w:r>
          </w:p>
        </w:tc>
        <w:tc>
          <w:tcPr>
            <w:tcW w:w="946" w:type="dxa"/>
            <w:tcBorders>
              <w:top w:val="single" w:sz="4" w:space="0" w:color="auto"/>
              <w:left w:val="nil"/>
              <w:bottom w:val="double" w:sz="6" w:space="0" w:color="auto"/>
              <w:right w:val="nil"/>
            </w:tcBorders>
            <w:shd w:val="clear" w:color="000000" w:fill="D9D9D9"/>
            <w:hideMark/>
          </w:tcPr>
          <w:p w14:paraId="166925FC" w14:textId="77777777" w:rsidR="003F7AA0" w:rsidRPr="009D5C4F" w:rsidRDefault="003F7AA0">
            <w:pPr>
              <w:rPr>
                <w:rFonts w:ascii="Calibri" w:eastAsia="Times New Roman" w:hAnsi="Calibri" w:cs="Calibri"/>
                <w:b/>
                <w:bCs/>
                <w:sz w:val="20"/>
                <w:szCs w:val="20"/>
              </w:rPr>
            </w:pPr>
            <w:r w:rsidRPr="009D5C4F">
              <w:rPr>
                <w:rFonts w:ascii="Calibri" w:eastAsia="Times New Roman" w:hAnsi="Calibri" w:cs="Calibri"/>
                <w:b/>
                <w:bCs/>
                <w:sz w:val="20"/>
                <w:szCs w:val="20"/>
              </w:rPr>
              <w:t>Care Settings¹</w:t>
            </w:r>
          </w:p>
        </w:tc>
        <w:tc>
          <w:tcPr>
            <w:tcW w:w="966" w:type="dxa"/>
            <w:tcBorders>
              <w:top w:val="single" w:sz="4" w:space="0" w:color="auto"/>
              <w:left w:val="nil"/>
              <w:bottom w:val="double" w:sz="6" w:space="0" w:color="auto"/>
              <w:right w:val="nil"/>
            </w:tcBorders>
            <w:shd w:val="clear" w:color="000000" w:fill="D9D9D9"/>
            <w:hideMark/>
          </w:tcPr>
          <w:p w14:paraId="5AE2E1F4" w14:textId="6F40A434" w:rsidR="003F7AA0" w:rsidRPr="009D5C4F" w:rsidRDefault="003F7AA0">
            <w:pPr>
              <w:rPr>
                <w:rFonts w:ascii="Calibri" w:eastAsia="Times New Roman" w:hAnsi="Calibri" w:cs="Calibri"/>
                <w:b/>
                <w:bCs/>
                <w:sz w:val="20"/>
                <w:szCs w:val="20"/>
                <w:vertAlign w:val="superscript"/>
              </w:rPr>
            </w:pPr>
            <w:r w:rsidRPr="009D5C4F">
              <w:rPr>
                <w:rFonts w:ascii="Calibri" w:eastAsia="Times New Roman" w:hAnsi="Calibri" w:cs="Calibri"/>
                <w:b/>
                <w:bCs/>
                <w:sz w:val="20"/>
                <w:szCs w:val="20"/>
              </w:rPr>
              <w:t>Code Type</w:t>
            </w:r>
          </w:p>
        </w:tc>
        <w:tc>
          <w:tcPr>
            <w:tcW w:w="1034" w:type="dxa"/>
            <w:tcBorders>
              <w:top w:val="single" w:sz="4" w:space="0" w:color="auto"/>
              <w:left w:val="nil"/>
              <w:bottom w:val="double" w:sz="6" w:space="0" w:color="auto"/>
              <w:right w:val="nil"/>
            </w:tcBorders>
            <w:shd w:val="clear" w:color="000000" w:fill="D9D9D9"/>
            <w:hideMark/>
          </w:tcPr>
          <w:p w14:paraId="4D032A54" w14:textId="5CA58283" w:rsidR="003F7AA0" w:rsidRPr="009D5C4F" w:rsidRDefault="003F7AA0">
            <w:pPr>
              <w:rPr>
                <w:rFonts w:ascii="Calibri" w:eastAsia="Times New Roman" w:hAnsi="Calibri" w:cs="Calibri"/>
                <w:b/>
                <w:bCs/>
                <w:sz w:val="20"/>
                <w:szCs w:val="20"/>
                <w:vertAlign w:val="superscript"/>
              </w:rPr>
            </w:pPr>
            <w:r w:rsidRPr="009D5C4F">
              <w:rPr>
                <w:rFonts w:ascii="Calibri" w:eastAsia="Times New Roman" w:hAnsi="Calibri" w:cs="Calibri"/>
                <w:b/>
                <w:bCs/>
                <w:sz w:val="20"/>
                <w:szCs w:val="20"/>
              </w:rPr>
              <w:t>Diagnosis position</w:t>
            </w:r>
            <w:r w:rsidRPr="009D5C4F">
              <w:rPr>
                <w:rFonts w:ascii="Calibri" w:eastAsia="Times New Roman" w:hAnsi="Calibri" w:cs="Calibri"/>
                <w:b/>
                <w:bCs/>
                <w:sz w:val="20"/>
                <w:szCs w:val="20"/>
                <w:vertAlign w:val="superscript"/>
              </w:rPr>
              <w:t>2</w:t>
            </w:r>
          </w:p>
        </w:tc>
        <w:tc>
          <w:tcPr>
            <w:tcW w:w="1307" w:type="dxa"/>
            <w:tcBorders>
              <w:top w:val="single" w:sz="4" w:space="0" w:color="auto"/>
              <w:left w:val="nil"/>
              <w:bottom w:val="double" w:sz="6" w:space="0" w:color="auto"/>
              <w:right w:val="nil"/>
            </w:tcBorders>
            <w:shd w:val="clear" w:color="000000" w:fill="D9D9D9"/>
            <w:hideMark/>
          </w:tcPr>
          <w:p w14:paraId="0D7BA672" w14:textId="77777777" w:rsidR="003F7AA0" w:rsidRPr="009D5C4F" w:rsidRDefault="003F7AA0">
            <w:pPr>
              <w:rPr>
                <w:rFonts w:ascii="Calibri" w:eastAsia="Times New Roman" w:hAnsi="Calibri" w:cs="Calibri"/>
                <w:b/>
                <w:bCs/>
                <w:sz w:val="20"/>
                <w:szCs w:val="20"/>
              </w:rPr>
            </w:pPr>
            <w:r w:rsidRPr="009D5C4F">
              <w:rPr>
                <w:rFonts w:ascii="Calibri" w:eastAsia="Times New Roman" w:hAnsi="Calibri" w:cs="Calibri"/>
                <w:b/>
                <w:bCs/>
                <w:sz w:val="20"/>
                <w:szCs w:val="20"/>
              </w:rPr>
              <w:t>Applied to study populations:</w:t>
            </w:r>
          </w:p>
        </w:tc>
        <w:tc>
          <w:tcPr>
            <w:tcW w:w="1537" w:type="dxa"/>
            <w:tcBorders>
              <w:top w:val="single" w:sz="4" w:space="0" w:color="auto"/>
              <w:left w:val="nil"/>
              <w:bottom w:val="double" w:sz="6" w:space="0" w:color="auto"/>
              <w:right w:val="nil"/>
            </w:tcBorders>
            <w:shd w:val="clear" w:color="000000" w:fill="D9D9D9"/>
            <w:hideMark/>
          </w:tcPr>
          <w:p w14:paraId="5BAD134B" w14:textId="77777777" w:rsidR="003F7AA0" w:rsidRPr="009D5C4F" w:rsidRDefault="003F7AA0">
            <w:pPr>
              <w:rPr>
                <w:rFonts w:ascii="Calibri" w:eastAsia="Times New Roman" w:hAnsi="Calibri" w:cs="Calibri"/>
                <w:b/>
                <w:bCs/>
                <w:sz w:val="20"/>
                <w:szCs w:val="20"/>
              </w:rPr>
            </w:pPr>
            <w:r w:rsidRPr="009D5C4F">
              <w:rPr>
                <w:rFonts w:ascii="Calibri" w:eastAsia="Times New Roman" w:hAnsi="Calibri" w:cs="Calibri"/>
                <w:b/>
                <w:bCs/>
                <w:sz w:val="20"/>
                <w:szCs w:val="20"/>
              </w:rPr>
              <w:t>Measurement characteristics/</w:t>
            </w:r>
          </w:p>
          <w:p w14:paraId="19CA00B6" w14:textId="77777777" w:rsidR="003F7AA0" w:rsidRPr="009D5C4F" w:rsidRDefault="003F7AA0">
            <w:pPr>
              <w:rPr>
                <w:rFonts w:ascii="Calibri" w:eastAsia="Times New Roman" w:hAnsi="Calibri" w:cs="Calibri"/>
                <w:b/>
                <w:bCs/>
                <w:sz w:val="20"/>
                <w:szCs w:val="20"/>
              </w:rPr>
            </w:pPr>
            <w:r w:rsidRPr="009D5C4F">
              <w:rPr>
                <w:rFonts w:ascii="Calibri" w:eastAsia="Times New Roman" w:hAnsi="Calibri" w:cs="Calibri"/>
                <w:b/>
                <w:bCs/>
                <w:sz w:val="20"/>
                <w:szCs w:val="20"/>
              </w:rPr>
              <w:t>validation</w:t>
            </w:r>
          </w:p>
        </w:tc>
        <w:tc>
          <w:tcPr>
            <w:tcW w:w="1055" w:type="dxa"/>
            <w:tcBorders>
              <w:top w:val="single" w:sz="4" w:space="0" w:color="auto"/>
              <w:left w:val="nil"/>
              <w:bottom w:val="double" w:sz="6" w:space="0" w:color="auto"/>
              <w:right w:val="single" w:sz="4" w:space="0" w:color="auto"/>
            </w:tcBorders>
            <w:shd w:val="clear" w:color="000000" w:fill="D9D9D9"/>
            <w:hideMark/>
          </w:tcPr>
          <w:p w14:paraId="7589FF22" w14:textId="77777777" w:rsidR="003F7AA0" w:rsidRPr="009D5C4F" w:rsidRDefault="003F7AA0">
            <w:pPr>
              <w:rPr>
                <w:rFonts w:ascii="Calibri" w:eastAsia="Times New Roman" w:hAnsi="Calibri" w:cs="Calibri"/>
                <w:b/>
                <w:bCs/>
                <w:color w:val="000000"/>
                <w:sz w:val="20"/>
                <w:szCs w:val="20"/>
              </w:rPr>
            </w:pPr>
            <w:r w:rsidRPr="009D5C4F">
              <w:rPr>
                <w:rFonts w:ascii="Calibri" w:eastAsia="Times New Roman" w:hAnsi="Calibri" w:cs="Calibri"/>
                <w:b/>
                <w:bCs/>
                <w:color w:val="000000"/>
                <w:sz w:val="20"/>
                <w:szCs w:val="20"/>
              </w:rPr>
              <w:t>Source for algorithm</w:t>
            </w:r>
          </w:p>
        </w:tc>
      </w:tr>
      <w:tr w:rsidR="009D5C4F" w:rsidRPr="002361A7" w14:paraId="4AA902FF" w14:textId="77777777" w:rsidTr="009D5C4F">
        <w:trPr>
          <w:trHeight w:val="432"/>
        </w:trPr>
        <w:tc>
          <w:tcPr>
            <w:tcW w:w="2393" w:type="dxa"/>
            <w:tcBorders>
              <w:top w:val="single" w:sz="4" w:space="0" w:color="auto"/>
              <w:left w:val="single" w:sz="4" w:space="0" w:color="auto"/>
              <w:bottom w:val="single" w:sz="4" w:space="0" w:color="auto"/>
              <w:right w:val="single" w:sz="4" w:space="0" w:color="auto"/>
            </w:tcBorders>
            <w:shd w:val="clear" w:color="auto" w:fill="auto"/>
            <w:noWrap/>
          </w:tcPr>
          <w:p w14:paraId="0D315921" w14:textId="686F08FF" w:rsidR="009D5C4F" w:rsidRPr="002361A7" w:rsidRDefault="009D5C4F" w:rsidP="009D5C4F">
            <w:pPr>
              <w:rPr>
                <w:rFonts w:ascii="Calibri" w:eastAsia="Times New Roman" w:hAnsi="Calibri" w:cs="Calibri"/>
                <w:color w:val="00B050"/>
                <w:sz w:val="20"/>
                <w:szCs w:val="20"/>
                <w:highlight w:val="yellow"/>
              </w:rPr>
            </w:pPr>
            <w:r w:rsidRPr="42763561">
              <w:rPr>
                <w:rFonts w:ascii="Calibri" w:eastAsia="Times New Roman" w:hAnsi="Calibri" w:cs="Calibri"/>
                <w:sz w:val="20"/>
                <w:szCs w:val="20"/>
              </w:rPr>
              <w:t>History of cancer diagnosis</w:t>
            </w:r>
          </w:p>
        </w:tc>
        <w:tc>
          <w:tcPr>
            <w:tcW w:w="3131" w:type="dxa"/>
            <w:tcBorders>
              <w:top w:val="single" w:sz="4" w:space="0" w:color="auto"/>
              <w:left w:val="single" w:sz="4" w:space="0" w:color="auto"/>
              <w:bottom w:val="single" w:sz="4" w:space="0" w:color="auto"/>
              <w:right w:val="single" w:sz="4" w:space="0" w:color="auto"/>
            </w:tcBorders>
            <w:shd w:val="clear" w:color="auto" w:fill="auto"/>
          </w:tcPr>
          <w:p w14:paraId="39350A93" w14:textId="210D3680" w:rsidR="009D5C4F" w:rsidRPr="009D5C4F" w:rsidRDefault="009D5C4F" w:rsidP="009D5C4F">
            <w:pPr>
              <w:rPr>
                <w:rFonts w:ascii="Calibri" w:eastAsia="Times New Roman" w:hAnsi="Calibri" w:cs="Calibri"/>
                <w:color w:val="00B050"/>
                <w:sz w:val="20"/>
                <w:szCs w:val="20"/>
                <w:highlight w:val="yellow"/>
                <w:lang w:val="en-US"/>
              </w:rPr>
            </w:pPr>
            <w:r w:rsidRPr="42763561">
              <w:rPr>
                <w:rFonts w:eastAsia="Times New Roman"/>
                <w:sz w:val="20"/>
                <w:szCs w:val="20"/>
                <w:lang w:val="en-US"/>
              </w:rPr>
              <w:t xml:space="preserve">Participants with a diagnosis of cancer (any, excluding non-melanoma skin cancer) any time prior to the diagnosis of </w:t>
            </w:r>
            <w:r>
              <w:rPr>
                <w:rFonts w:eastAsia="Times New Roman"/>
                <w:sz w:val="20"/>
                <w:szCs w:val="20"/>
                <w:lang w:val="en-US"/>
              </w:rPr>
              <w:t>the selected cancer</w:t>
            </w:r>
            <w:r w:rsidRPr="42763561">
              <w:rPr>
                <w:rFonts w:eastAsia="Times New Roman"/>
                <w:sz w:val="20"/>
                <w:szCs w:val="20"/>
                <w:lang w:val="en-US"/>
              </w:rPr>
              <w:t xml:space="preserve"> or prior to the start of the study period</w:t>
            </w:r>
            <w:r w:rsidRPr="42763561">
              <w:rPr>
                <w:rFonts w:ascii="Calibri" w:eastAsia="Times New Roman" w:hAnsi="Calibri" w:cs="Calibri"/>
                <w:sz w:val="20"/>
                <w:szCs w:val="20"/>
                <w:lang w:val="en-US"/>
              </w:rPr>
              <w:t> </w:t>
            </w:r>
          </w:p>
        </w:tc>
        <w:tc>
          <w:tcPr>
            <w:tcW w:w="1275" w:type="dxa"/>
            <w:tcBorders>
              <w:top w:val="single" w:sz="4" w:space="0" w:color="auto"/>
              <w:left w:val="single" w:sz="4" w:space="0" w:color="auto"/>
              <w:bottom w:val="single" w:sz="4" w:space="0" w:color="auto"/>
              <w:right w:val="single" w:sz="4" w:space="0" w:color="auto"/>
            </w:tcBorders>
            <w:shd w:val="clear" w:color="auto" w:fill="auto"/>
          </w:tcPr>
          <w:p w14:paraId="42E37D19" w14:textId="02FB7CA8" w:rsidR="009D5C4F" w:rsidRPr="002361A7" w:rsidRDefault="009D5C4F" w:rsidP="009D5C4F">
            <w:pPr>
              <w:rPr>
                <w:rFonts w:ascii="Calibri" w:eastAsia="Times New Roman" w:hAnsi="Calibri" w:cs="Calibri"/>
                <w:color w:val="00B050"/>
                <w:sz w:val="20"/>
                <w:szCs w:val="20"/>
                <w:highlight w:val="yellow"/>
              </w:rPr>
            </w:pPr>
            <w:r w:rsidRPr="42763561">
              <w:rPr>
                <w:rFonts w:ascii="Calibri" w:eastAsia="Times New Roman" w:hAnsi="Calibri" w:cs="Calibri"/>
                <w:sz w:val="20"/>
                <w:szCs w:val="20"/>
                <w:lang w:val="en-US"/>
              </w:rPr>
              <w:t>After</w:t>
            </w:r>
          </w:p>
        </w:tc>
        <w:tc>
          <w:tcPr>
            <w:tcW w:w="1254" w:type="dxa"/>
            <w:tcBorders>
              <w:top w:val="single" w:sz="4" w:space="0" w:color="auto"/>
              <w:left w:val="single" w:sz="4" w:space="0" w:color="auto"/>
              <w:bottom w:val="single" w:sz="4" w:space="0" w:color="auto"/>
              <w:right w:val="single" w:sz="4" w:space="0" w:color="auto"/>
            </w:tcBorders>
            <w:shd w:val="clear" w:color="auto" w:fill="auto"/>
          </w:tcPr>
          <w:p w14:paraId="2C42FDCD" w14:textId="63A01DDF" w:rsidR="009D5C4F" w:rsidRPr="002361A7" w:rsidRDefault="009D5C4F" w:rsidP="009D5C4F">
            <w:pPr>
              <w:rPr>
                <w:rFonts w:ascii="Calibri" w:eastAsia="Times New Roman" w:hAnsi="Calibri" w:cs="Calibri"/>
                <w:color w:val="00B050"/>
                <w:sz w:val="20"/>
                <w:szCs w:val="20"/>
                <w:highlight w:val="yellow"/>
              </w:rPr>
            </w:pPr>
            <w:r w:rsidRPr="42763561">
              <w:rPr>
                <w:rFonts w:ascii="Calibri" w:eastAsia="Times New Roman" w:hAnsi="Calibri" w:cs="Calibri"/>
                <w:sz w:val="20"/>
                <w:szCs w:val="20"/>
                <w:lang w:val="en-US"/>
              </w:rPr>
              <w:t xml:space="preserve">Anytime prior to </w:t>
            </w:r>
            <w:r>
              <w:rPr>
                <w:rFonts w:ascii="Calibri" w:eastAsia="Times New Roman" w:hAnsi="Calibri" w:cs="Calibri"/>
                <w:sz w:val="20"/>
                <w:szCs w:val="20"/>
                <w:lang w:val="en-US"/>
              </w:rPr>
              <w:t>cancer</w:t>
            </w:r>
            <w:r w:rsidRPr="42763561">
              <w:rPr>
                <w:rFonts w:ascii="Calibri" w:eastAsia="Times New Roman" w:hAnsi="Calibri" w:cs="Calibri"/>
                <w:sz w:val="20"/>
                <w:szCs w:val="20"/>
                <w:lang w:val="en-US"/>
              </w:rPr>
              <w:t xml:space="preserve"> diagnosis</w:t>
            </w:r>
          </w:p>
        </w:tc>
        <w:tc>
          <w:tcPr>
            <w:tcW w:w="946" w:type="dxa"/>
            <w:tcBorders>
              <w:top w:val="single" w:sz="4" w:space="0" w:color="auto"/>
              <w:left w:val="single" w:sz="4" w:space="0" w:color="auto"/>
              <w:bottom w:val="single" w:sz="4" w:space="0" w:color="auto"/>
              <w:right w:val="single" w:sz="4" w:space="0" w:color="auto"/>
            </w:tcBorders>
            <w:shd w:val="clear" w:color="auto" w:fill="auto"/>
          </w:tcPr>
          <w:p w14:paraId="210F7385" w14:textId="5C991F9B" w:rsidR="009D5C4F" w:rsidRPr="002361A7" w:rsidRDefault="009D5C4F" w:rsidP="009D5C4F">
            <w:pPr>
              <w:rPr>
                <w:rFonts w:ascii="Calibri" w:eastAsia="Times New Roman" w:hAnsi="Calibri" w:cs="Calibri"/>
                <w:color w:val="00B050"/>
                <w:sz w:val="20"/>
                <w:szCs w:val="20"/>
                <w:highlight w:val="yellow"/>
              </w:rPr>
            </w:pPr>
            <w:r w:rsidRPr="42763561">
              <w:rPr>
                <w:rFonts w:ascii="Calibri" w:eastAsia="Times New Roman" w:hAnsi="Calibri" w:cs="Calibri"/>
                <w:sz w:val="20"/>
                <w:szCs w:val="20"/>
                <w:lang w:val="en-US"/>
              </w:rPr>
              <w:t>OP, OT</w:t>
            </w:r>
          </w:p>
        </w:tc>
        <w:tc>
          <w:tcPr>
            <w:tcW w:w="966" w:type="dxa"/>
            <w:tcBorders>
              <w:top w:val="single" w:sz="4" w:space="0" w:color="auto"/>
              <w:left w:val="single" w:sz="4" w:space="0" w:color="auto"/>
              <w:bottom w:val="single" w:sz="4" w:space="0" w:color="auto"/>
              <w:right w:val="single" w:sz="4" w:space="0" w:color="auto"/>
            </w:tcBorders>
            <w:shd w:val="clear" w:color="auto" w:fill="auto"/>
          </w:tcPr>
          <w:p w14:paraId="68CF8B2F" w14:textId="0B3B272E" w:rsidR="009D5C4F" w:rsidRPr="002361A7" w:rsidRDefault="009D5C4F" w:rsidP="009D5C4F">
            <w:pPr>
              <w:rPr>
                <w:rFonts w:ascii="Calibri" w:eastAsia="Times New Roman" w:hAnsi="Calibri" w:cs="Calibri"/>
                <w:color w:val="00B050"/>
                <w:sz w:val="20"/>
                <w:szCs w:val="20"/>
                <w:highlight w:val="yellow"/>
              </w:rPr>
            </w:pPr>
            <w:r w:rsidRPr="42763561">
              <w:rPr>
                <w:rFonts w:ascii="Calibri" w:eastAsia="Times New Roman" w:hAnsi="Calibri" w:cs="Calibri"/>
                <w:sz w:val="20"/>
                <w:szCs w:val="20"/>
                <w:lang w:val="en-US"/>
              </w:rPr>
              <w:t>SNOMED</w:t>
            </w:r>
          </w:p>
        </w:tc>
        <w:tc>
          <w:tcPr>
            <w:tcW w:w="1034" w:type="dxa"/>
            <w:tcBorders>
              <w:top w:val="single" w:sz="4" w:space="0" w:color="auto"/>
              <w:left w:val="single" w:sz="4" w:space="0" w:color="auto"/>
              <w:bottom w:val="single" w:sz="4" w:space="0" w:color="auto"/>
              <w:right w:val="single" w:sz="4" w:space="0" w:color="auto"/>
            </w:tcBorders>
            <w:shd w:val="clear" w:color="auto" w:fill="auto"/>
          </w:tcPr>
          <w:p w14:paraId="7D1B6A0E" w14:textId="775AD1D5" w:rsidR="009D5C4F" w:rsidRPr="002361A7" w:rsidRDefault="009D5C4F" w:rsidP="009D5C4F">
            <w:pPr>
              <w:rPr>
                <w:rFonts w:ascii="Calibri" w:eastAsia="Times New Roman" w:hAnsi="Calibri" w:cs="Calibri"/>
                <w:color w:val="00B050"/>
                <w:sz w:val="20"/>
                <w:szCs w:val="20"/>
                <w:highlight w:val="yellow"/>
              </w:rPr>
            </w:pPr>
            <w:r w:rsidRPr="42763561">
              <w:rPr>
                <w:rFonts w:ascii="Calibri" w:eastAsia="Times New Roman" w:hAnsi="Calibri" w:cs="Calibri"/>
                <w:sz w:val="20"/>
                <w:szCs w:val="20"/>
                <w:lang w:val="en-US"/>
              </w:rPr>
              <w:t>Any</w:t>
            </w:r>
          </w:p>
        </w:tc>
        <w:tc>
          <w:tcPr>
            <w:tcW w:w="1307" w:type="dxa"/>
            <w:tcBorders>
              <w:top w:val="single" w:sz="4" w:space="0" w:color="auto"/>
              <w:left w:val="single" w:sz="4" w:space="0" w:color="auto"/>
              <w:bottom w:val="single" w:sz="4" w:space="0" w:color="auto"/>
              <w:right w:val="single" w:sz="4" w:space="0" w:color="auto"/>
            </w:tcBorders>
            <w:shd w:val="clear" w:color="auto" w:fill="auto"/>
          </w:tcPr>
          <w:p w14:paraId="1FC08F14" w14:textId="3464716A" w:rsidR="009D5C4F" w:rsidRPr="009D5C4F" w:rsidRDefault="009D5C4F" w:rsidP="009D5C4F">
            <w:pPr>
              <w:rPr>
                <w:rFonts w:ascii="Calibri" w:eastAsia="Times New Roman" w:hAnsi="Calibri" w:cs="Calibri"/>
                <w:color w:val="00B050"/>
                <w:sz w:val="20"/>
                <w:szCs w:val="20"/>
                <w:highlight w:val="yellow"/>
                <w:lang w:val="en-US"/>
              </w:rPr>
            </w:pPr>
            <w:r w:rsidRPr="42763561">
              <w:rPr>
                <w:rFonts w:ascii="Calibri" w:eastAsia="Times New Roman" w:hAnsi="Calibri" w:cs="Calibri"/>
                <w:sz w:val="20"/>
                <w:szCs w:val="20"/>
                <w:lang w:val="en-US"/>
              </w:rPr>
              <w:t>All study participants</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393DACA3" w14:textId="55C81B39" w:rsidR="009D5C4F" w:rsidRPr="002361A7" w:rsidRDefault="009D5C4F" w:rsidP="009D5C4F">
            <w:pPr>
              <w:jc w:val="center"/>
              <w:rPr>
                <w:rFonts w:ascii="Calibri" w:eastAsia="Times New Roman" w:hAnsi="Calibri" w:cs="Calibri"/>
                <w:color w:val="00B050"/>
                <w:sz w:val="20"/>
                <w:szCs w:val="20"/>
                <w:highlight w:val="yellow"/>
              </w:rPr>
            </w:pPr>
            <w:r w:rsidRPr="42763561">
              <w:rPr>
                <w:rFonts w:ascii="Calibri" w:eastAsia="Times New Roman" w:hAnsi="Calibri" w:cs="Calibri"/>
                <w:sz w:val="20"/>
                <w:szCs w:val="20"/>
              </w:rPr>
              <w:t>N/A</w:t>
            </w:r>
          </w:p>
        </w:tc>
        <w:tc>
          <w:tcPr>
            <w:tcW w:w="1055" w:type="dxa"/>
            <w:tcBorders>
              <w:top w:val="single" w:sz="4" w:space="0" w:color="auto"/>
              <w:left w:val="single" w:sz="4" w:space="0" w:color="auto"/>
              <w:bottom w:val="single" w:sz="4" w:space="0" w:color="auto"/>
              <w:right w:val="single" w:sz="4" w:space="0" w:color="auto"/>
            </w:tcBorders>
            <w:shd w:val="clear" w:color="auto" w:fill="auto"/>
            <w:noWrap/>
          </w:tcPr>
          <w:p w14:paraId="0E14AFCD" w14:textId="78C93B30" w:rsidR="009D5C4F" w:rsidRPr="002361A7" w:rsidRDefault="009D5C4F" w:rsidP="009D5C4F">
            <w:pPr>
              <w:rPr>
                <w:rFonts w:ascii="Calibri" w:eastAsia="Times New Roman" w:hAnsi="Calibri" w:cs="Calibri"/>
                <w:color w:val="00B050"/>
                <w:sz w:val="20"/>
                <w:szCs w:val="20"/>
                <w:highlight w:val="yellow"/>
              </w:rPr>
            </w:pPr>
            <w:r w:rsidRPr="42763561">
              <w:rPr>
                <w:rFonts w:ascii="Calibri" w:eastAsia="Times New Roman" w:hAnsi="Calibri" w:cs="Calibri"/>
                <w:sz w:val="20"/>
                <w:szCs w:val="20"/>
              </w:rPr>
              <w:t>N/A</w:t>
            </w:r>
          </w:p>
        </w:tc>
      </w:tr>
    </w:tbl>
    <w:p w14:paraId="53C7EC6E" w14:textId="77777777" w:rsidR="009B6C75" w:rsidRPr="00BB50BA" w:rsidRDefault="009B6C75" w:rsidP="009B6C75">
      <w:pPr>
        <w:pStyle w:val="BodytextAgency"/>
        <w:rPr>
          <w:rFonts w:asciiTheme="minorHAnsi" w:hAnsiTheme="minorHAnsi" w:cstheme="minorHAnsi"/>
        </w:rPr>
      </w:pPr>
      <w:r w:rsidRPr="00BB50BA">
        <w:rPr>
          <w:rFonts w:asciiTheme="minorHAnsi" w:hAnsiTheme="minorHAnsi" w:cstheme="minorHAnsi"/>
          <w:vertAlign w:val="superscript"/>
        </w:rPr>
        <w:t xml:space="preserve">1 </w:t>
      </w:r>
      <w:r w:rsidRPr="00BB50BA">
        <w:rPr>
          <w:rFonts w:asciiTheme="minorHAnsi" w:hAnsiTheme="minorHAnsi" w:cstheme="minorHAnsi"/>
        </w:rPr>
        <w:t>OP = outpatient, OT = other, n/a = not applicable</w:t>
      </w:r>
    </w:p>
    <w:p w14:paraId="41342974" w14:textId="77777777" w:rsidR="009B6C75" w:rsidRDefault="009B6C75" w:rsidP="00C2715F">
      <w:pPr>
        <w:spacing w:before="120" w:after="120" w:line="240" w:lineRule="auto"/>
        <w:jc w:val="both"/>
        <w:rPr>
          <w:rFonts w:eastAsia="Calibri" w:cstheme="minorHAnsi"/>
          <w:highlight w:val="yellow"/>
          <w:lang w:val="en-GB"/>
        </w:rPr>
        <w:sectPr w:rsidR="009B6C75" w:rsidSect="00D77C47">
          <w:pgSz w:w="16838" w:h="11906" w:orient="landscape"/>
          <w:pgMar w:top="1134" w:right="1418" w:bottom="1134" w:left="1418" w:header="851" w:footer="851" w:gutter="0"/>
          <w:cols w:space="708"/>
          <w:docGrid w:linePitch="360"/>
        </w:sectPr>
      </w:pPr>
    </w:p>
    <w:p w14:paraId="76B0E701" w14:textId="037E0829" w:rsidR="003B194C" w:rsidRPr="006D3CD9" w:rsidRDefault="003B194C" w:rsidP="00341FA3">
      <w:pPr>
        <w:pStyle w:val="Heading2"/>
        <w:numPr>
          <w:ilvl w:val="1"/>
          <w:numId w:val="5"/>
        </w:numPr>
        <w:ind w:left="426" w:hanging="426"/>
      </w:pPr>
      <w:bookmarkStart w:id="91" w:name="_Toc157171778"/>
      <w:r w:rsidRPr="006D3CD9">
        <w:lastRenderedPageBreak/>
        <w:t>Variables</w:t>
      </w:r>
      <w:bookmarkEnd w:id="91"/>
    </w:p>
    <w:p w14:paraId="314253B8" w14:textId="2560E91E" w:rsidR="00E62713" w:rsidRPr="006D3CD9" w:rsidRDefault="00E62713" w:rsidP="00AE0EB4">
      <w:pPr>
        <w:pStyle w:val="Heading3"/>
        <w:numPr>
          <w:ilvl w:val="0"/>
          <w:numId w:val="0"/>
        </w:numPr>
        <w:rPr>
          <w:rFonts w:eastAsia="Calibri"/>
          <w:lang w:val="en-US"/>
        </w:rPr>
      </w:pPr>
      <w:bookmarkStart w:id="92" w:name="_Toc157171779"/>
      <w:r w:rsidRPr="006D3CD9">
        <w:rPr>
          <w:rFonts w:eastAsia="Calibri"/>
          <w:lang w:val="en-US"/>
        </w:rPr>
        <w:t>8.6.1. Exposure/s</w:t>
      </w:r>
      <w:bookmarkEnd w:id="92"/>
      <w:r w:rsidRPr="006D3CD9">
        <w:rPr>
          <w:rFonts w:eastAsia="Calibri"/>
          <w:lang w:val="en-US"/>
        </w:rPr>
        <w:t xml:space="preserve"> </w:t>
      </w:r>
    </w:p>
    <w:p w14:paraId="09224575" w14:textId="77777777" w:rsidR="00565EF3" w:rsidRPr="009C046C" w:rsidRDefault="00565EF3" w:rsidP="00565EF3">
      <w:pPr>
        <w:tabs>
          <w:tab w:val="left" w:pos="1900"/>
        </w:tabs>
        <w:spacing w:after="120"/>
        <w:rPr>
          <w:lang w:val="en-GB"/>
        </w:rPr>
      </w:pPr>
      <w:r w:rsidRPr="009C046C">
        <w:rPr>
          <w:lang w:val="en-GB"/>
        </w:rPr>
        <w:t>Polypharmacy will be defined as the concomitant prescription of &gt;= 5 or &gt;= 10 medications (therapeutic groups) anytime during the year prior to cancer diagnosis.</w:t>
      </w:r>
    </w:p>
    <w:p w14:paraId="02CF5A52" w14:textId="77777777" w:rsidR="00565EF3" w:rsidRPr="009C046C" w:rsidRDefault="00565EF3" w:rsidP="00565EF3">
      <w:pPr>
        <w:spacing w:before="120" w:after="120" w:line="240" w:lineRule="auto"/>
        <w:rPr>
          <w:rStyle w:val="docssharedwiztogglelabeledlabeltext"/>
          <w:rFonts w:eastAsia="Times New Roman"/>
          <w:color w:val="202124"/>
          <w:lang w:val="en-GB"/>
        </w:rPr>
      </w:pPr>
      <w:r w:rsidRPr="009C046C">
        <w:rPr>
          <w:lang w:val="en-GB"/>
        </w:rPr>
        <w:t>A score will be created based on the</w:t>
      </w:r>
      <w:r>
        <w:rPr>
          <w:lang w:val="en-GB"/>
        </w:rPr>
        <w:t xml:space="preserve"> presence of polypharmacy (defined as &gt;=5 prescriptions of medications as mentioned above) and the following</w:t>
      </w:r>
      <w:r w:rsidRPr="009C046C">
        <w:rPr>
          <w:lang w:val="en-GB"/>
        </w:rPr>
        <w:t xml:space="preserve"> conditions included in frailty indexes: Mobility and transfer problems; Housebound; Activity limitation; Visual impairment; Hearing impairment; Requirement for care; Social vulnerability; Falls; Urinary incontinence; Weight loss and anorexia; Memory and cognitive problems; Dizziness; Dyspnoea; Sleep disturbance; Anaemia and haematinic deficiency; Hypertension; Ischaemic heart disease; Heart failure; Cerebrovascular disease; Peripheral vascular disease; Atrial fibrillation; Heart valve disease; Hypotension/syncope; Diabetes; Foot problems; Arthritis; Respiratory disease; Peptic ulcer; Thyroid disease; Chronic kidney disease; Osteoporosis; Fragility fracture; Parkinsonism and tremor; Urinary system disease; Skin ulcer. </w:t>
      </w:r>
      <w:r w:rsidRPr="00431032">
        <w:rPr>
          <w:lang w:val="en-GB"/>
        </w:rPr>
        <w:t xml:space="preserve">Their definition will be based on </w:t>
      </w:r>
      <w:r>
        <w:rPr>
          <w:lang w:val="en-GB"/>
        </w:rPr>
        <w:t xml:space="preserve">SNOMED </w:t>
      </w:r>
      <w:r w:rsidRPr="00431032">
        <w:rPr>
          <w:lang w:val="en-GB"/>
        </w:rPr>
        <w:t>diagnosis codes recorded anytime prior or at cancer diagnosis.</w:t>
      </w:r>
      <w:r w:rsidRPr="009C046C">
        <w:rPr>
          <w:lang w:val="en-GB"/>
        </w:rPr>
        <w:t xml:space="preserve"> </w:t>
      </w:r>
      <w:r w:rsidRPr="00B8235A">
        <w:rPr>
          <w:rFonts w:eastAsia="Calibri"/>
          <w:lang w:val="en-US"/>
        </w:rPr>
        <w:t>A preliminary code list</w:t>
      </w:r>
      <w:r>
        <w:rPr>
          <w:rFonts w:eastAsia="Calibri"/>
          <w:lang w:val="en-US"/>
        </w:rPr>
        <w:t xml:space="preserve"> for condition</w:t>
      </w:r>
      <w:r w:rsidRPr="00B8235A">
        <w:rPr>
          <w:rFonts w:eastAsia="Calibri"/>
          <w:lang w:val="en-US"/>
        </w:rPr>
        <w:t xml:space="preserve"> is provided in </w:t>
      </w:r>
      <w:r w:rsidRPr="00B8235A">
        <w:rPr>
          <w:rFonts w:eastAsia="Calibri"/>
          <w:b/>
          <w:bCs/>
          <w:color w:val="003399"/>
          <w:lang w:val="en-US"/>
        </w:rPr>
        <w:t>Appendix 1</w:t>
      </w:r>
      <w:r>
        <w:rPr>
          <w:rFonts w:eastAsia="Calibri"/>
          <w:b/>
          <w:bCs/>
          <w:color w:val="003399"/>
          <w:lang w:val="en-US"/>
        </w:rPr>
        <w:t xml:space="preserve"> – Table 2</w:t>
      </w:r>
      <w:r w:rsidRPr="00B8235A">
        <w:rPr>
          <w:rFonts w:eastAsia="Calibri"/>
          <w:lang w:val="en-US"/>
        </w:rPr>
        <w:t>.</w:t>
      </w:r>
    </w:p>
    <w:p w14:paraId="67C8B3D5" w14:textId="77777777" w:rsidR="00565EF3" w:rsidRDefault="00565EF3" w:rsidP="00565EF3">
      <w:pPr>
        <w:rPr>
          <w:lang w:val="en-GB"/>
        </w:rPr>
      </w:pPr>
      <w:r>
        <w:rPr>
          <w:lang w:val="en-GB"/>
        </w:rPr>
        <w:t xml:space="preserve">The score will be calculated based on the number of present conditions and polypharmacy divided by the total number of conditions/polypharmacy mentioned above (35 conditions and 1 for polypharmacy prevalence), and will be further categorised </w:t>
      </w:r>
      <w:r w:rsidRPr="002778E5">
        <w:rPr>
          <w:lang w:val="en-GB"/>
        </w:rPr>
        <w:t xml:space="preserve">accordingly into </w:t>
      </w:r>
      <w:r>
        <w:rPr>
          <w:lang w:val="en-GB"/>
        </w:rPr>
        <w:t xml:space="preserve">the following </w:t>
      </w:r>
      <w:r w:rsidRPr="002778E5">
        <w:rPr>
          <w:lang w:val="en-GB"/>
        </w:rPr>
        <w:t>levels of severity:</w:t>
      </w:r>
      <w:r>
        <w:rPr>
          <w:lang w:val="en-GB"/>
        </w:rPr>
        <w:t xml:space="preserve"> fit: </w:t>
      </w:r>
      <w:r w:rsidRPr="002778E5">
        <w:rPr>
          <w:lang w:val="en-GB"/>
        </w:rPr>
        <w:t>0–0.12; mild frailty</w:t>
      </w:r>
      <w:r>
        <w:rPr>
          <w:lang w:val="en-GB"/>
        </w:rPr>
        <w:t xml:space="preserve">: </w:t>
      </w:r>
      <w:r w:rsidRPr="002778E5">
        <w:rPr>
          <w:lang w:val="en-GB"/>
        </w:rPr>
        <w:t xml:space="preserve">&gt;0.12–0.24; </w:t>
      </w:r>
      <w:r>
        <w:rPr>
          <w:lang w:val="en-GB"/>
        </w:rPr>
        <w:t xml:space="preserve">moderate frailty= </w:t>
      </w:r>
      <w:r w:rsidRPr="002778E5">
        <w:rPr>
          <w:lang w:val="en-GB"/>
        </w:rPr>
        <w:t>&gt;0.24–0.36</w:t>
      </w:r>
      <w:r>
        <w:rPr>
          <w:lang w:val="en-GB"/>
        </w:rPr>
        <w:t>;</w:t>
      </w:r>
      <w:r w:rsidRPr="002778E5">
        <w:rPr>
          <w:lang w:val="en-GB"/>
        </w:rPr>
        <w:t xml:space="preserve"> </w:t>
      </w:r>
      <w:r>
        <w:rPr>
          <w:lang w:val="en-GB"/>
        </w:rPr>
        <w:t>severely frail: &gt;=</w:t>
      </w:r>
      <w:r w:rsidRPr="002778E5">
        <w:rPr>
          <w:lang w:val="en-GB"/>
        </w:rPr>
        <w:t>0.36</w:t>
      </w:r>
      <w:r>
        <w:rPr>
          <w:lang w:val="en-GB"/>
        </w:rPr>
        <w:t>.</w:t>
      </w:r>
    </w:p>
    <w:p w14:paraId="164B272B" w14:textId="77777777" w:rsidR="00AB5C68" w:rsidRDefault="00AB5C68">
      <w:pPr>
        <w:rPr>
          <w:lang w:val="en-GB"/>
        </w:rPr>
      </w:pPr>
      <w:r>
        <w:rPr>
          <w:lang w:val="en-GB"/>
        </w:rPr>
        <w:br w:type="page"/>
      </w:r>
    </w:p>
    <w:p w14:paraId="7AA2B5A3" w14:textId="77777777" w:rsidR="00AB5C68" w:rsidRDefault="00AB5C68" w:rsidP="00AB5C68">
      <w:pPr>
        <w:spacing w:before="120" w:after="120" w:line="240" w:lineRule="auto"/>
        <w:jc w:val="both"/>
        <w:rPr>
          <w:rFonts w:eastAsia="Calibri" w:cstheme="minorHAnsi"/>
          <w:b/>
          <w:bCs/>
          <w:color w:val="003399"/>
          <w:lang w:val="en-GB"/>
        </w:rPr>
        <w:sectPr w:rsidR="00AB5C68" w:rsidSect="00D77C47">
          <w:pgSz w:w="11906" w:h="16838" w:code="9"/>
          <w:pgMar w:top="1418" w:right="1134" w:bottom="1418" w:left="1134" w:header="851" w:footer="851" w:gutter="0"/>
          <w:cols w:space="708"/>
          <w:docGrid w:linePitch="360"/>
        </w:sectPr>
      </w:pPr>
    </w:p>
    <w:p w14:paraId="5C2A63BA" w14:textId="40F966AB" w:rsidR="00AB5C68" w:rsidRPr="001C48D9" w:rsidRDefault="00AB5C68" w:rsidP="00AB5C68">
      <w:pPr>
        <w:spacing w:before="120" w:after="120" w:line="240" w:lineRule="auto"/>
        <w:jc w:val="both"/>
        <w:rPr>
          <w:rFonts w:eastAsia="Calibri" w:cstheme="minorHAnsi"/>
          <w:b/>
          <w:bCs/>
          <w:color w:val="003399"/>
          <w:lang w:val="en-GB"/>
        </w:rPr>
      </w:pPr>
      <w:r w:rsidRPr="001C48D9">
        <w:rPr>
          <w:rFonts w:eastAsia="Calibri" w:cstheme="minorHAnsi"/>
          <w:b/>
          <w:bCs/>
          <w:color w:val="003399"/>
          <w:lang w:val="en-GB"/>
        </w:rPr>
        <w:lastRenderedPageBreak/>
        <w:t xml:space="preserve">Table </w:t>
      </w:r>
      <w:r>
        <w:rPr>
          <w:rFonts w:eastAsia="Calibri" w:cstheme="minorHAnsi"/>
          <w:b/>
          <w:bCs/>
          <w:color w:val="003399"/>
          <w:lang w:val="en-GB"/>
        </w:rPr>
        <w:t>7</w:t>
      </w:r>
      <w:r w:rsidRPr="001C48D9">
        <w:rPr>
          <w:rFonts w:eastAsia="Calibri" w:cstheme="minorHAnsi"/>
          <w:b/>
          <w:bCs/>
          <w:color w:val="003399"/>
          <w:lang w:val="en-GB"/>
        </w:rPr>
        <w:t xml:space="preserve">. Operational Definitions of </w:t>
      </w:r>
      <w:r>
        <w:rPr>
          <w:rFonts w:eastAsia="Calibri" w:cstheme="minorHAnsi"/>
          <w:b/>
          <w:bCs/>
          <w:color w:val="003399"/>
          <w:lang w:val="en-GB"/>
        </w:rPr>
        <w:t>Exposure</w:t>
      </w:r>
    </w:p>
    <w:tbl>
      <w:tblPr>
        <w:tblW w:w="13218" w:type="dxa"/>
        <w:tblLayout w:type="fixed"/>
        <w:tblLook w:val="04A0" w:firstRow="1" w:lastRow="0" w:firstColumn="1" w:lastColumn="0" w:noHBand="0" w:noVBand="1"/>
      </w:tblPr>
      <w:tblGrid>
        <w:gridCol w:w="1458"/>
        <w:gridCol w:w="1939"/>
        <w:gridCol w:w="984"/>
        <w:gridCol w:w="1847"/>
        <w:gridCol w:w="960"/>
        <w:gridCol w:w="1050"/>
        <w:gridCol w:w="1125"/>
        <w:gridCol w:w="1275"/>
        <w:gridCol w:w="1440"/>
        <w:gridCol w:w="1140"/>
      </w:tblGrid>
      <w:tr w:rsidR="00E774C1" w14:paraId="175B520E" w14:textId="77777777">
        <w:trPr>
          <w:trHeight w:val="667"/>
          <w:tblHeader/>
        </w:trPr>
        <w:tc>
          <w:tcPr>
            <w:tcW w:w="1458" w:type="dxa"/>
            <w:tcBorders>
              <w:top w:val="single" w:sz="4" w:space="0" w:color="auto"/>
              <w:left w:val="single" w:sz="4" w:space="0" w:color="auto"/>
              <w:bottom w:val="double" w:sz="6" w:space="0" w:color="auto"/>
              <w:right w:val="nil"/>
            </w:tcBorders>
            <w:shd w:val="clear" w:color="auto" w:fill="D9D9D9" w:themeFill="background2" w:themeFillShade="D9"/>
            <w:hideMark/>
          </w:tcPr>
          <w:p w14:paraId="01F2BCA8" w14:textId="77777777" w:rsidR="00E774C1" w:rsidRPr="00B36F6E" w:rsidRDefault="00E774C1">
            <w:pPr>
              <w:rPr>
                <w:rFonts w:eastAsia="Times New Roman" w:cstheme="minorHAnsi"/>
                <w:b/>
                <w:bCs/>
                <w:sz w:val="20"/>
                <w:szCs w:val="20"/>
              </w:rPr>
            </w:pPr>
            <w:r w:rsidRPr="00B36F6E">
              <w:rPr>
                <w:rFonts w:eastAsia="Times New Roman" w:cstheme="minorHAnsi"/>
                <w:b/>
                <w:bCs/>
                <w:sz w:val="20"/>
                <w:szCs w:val="20"/>
              </w:rPr>
              <w:t>Characteristic</w:t>
            </w:r>
          </w:p>
        </w:tc>
        <w:tc>
          <w:tcPr>
            <w:tcW w:w="1939" w:type="dxa"/>
            <w:tcBorders>
              <w:top w:val="single" w:sz="4" w:space="0" w:color="auto"/>
              <w:left w:val="nil"/>
              <w:bottom w:val="double" w:sz="6" w:space="0" w:color="auto"/>
              <w:right w:val="nil"/>
            </w:tcBorders>
            <w:shd w:val="clear" w:color="auto" w:fill="D9D9D9" w:themeFill="background2" w:themeFillShade="D9"/>
            <w:hideMark/>
          </w:tcPr>
          <w:p w14:paraId="583C3293" w14:textId="77777777" w:rsidR="00E774C1" w:rsidRPr="00B36F6E" w:rsidRDefault="00E774C1">
            <w:pPr>
              <w:rPr>
                <w:rFonts w:eastAsia="Times New Roman" w:cstheme="minorHAnsi"/>
                <w:b/>
                <w:bCs/>
                <w:color w:val="000000"/>
                <w:sz w:val="20"/>
                <w:szCs w:val="20"/>
              </w:rPr>
            </w:pPr>
            <w:r w:rsidRPr="00B36F6E">
              <w:rPr>
                <w:rFonts w:eastAsia="Times New Roman" w:cstheme="minorHAnsi"/>
                <w:b/>
                <w:bCs/>
                <w:color w:val="000000"/>
                <w:sz w:val="20"/>
                <w:szCs w:val="20"/>
              </w:rPr>
              <w:t>Details</w:t>
            </w:r>
          </w:p>
        </w:tc>
        <w:tc>
          <w:tcPr>
            <w:tcW w:w="984" w:type="dxa"/>
            <w:tcBorders>
              <w:top w:val="single" w:sz="4" w:space="0" w:color="auto"/>
              <w:left w:val="nil"/>
              <w:bottom w:val="double" w:sz="6" w:space="0" w:color="auto"/>
              <w:right w:val="nil"/>
            </w:tcBorders>
            <w:shd w:val="clear" w:color="auto" w:fill="D9D9D9" w:themeFill="background2" w:themeFillShade="D9"/>
            <w:hideMark/>
          </w:tcPr>
          <w:p w14:paraId="186D1E6E" w14:textId="77777777" w:rsidR="00E774C1" w:rsidRPr="00B36F6E" w:rsidRDefault="00E774C1">
            <w:pPr>
              <w:rPr>
                <w:rFonts w:eastAsia="Times New Roman" w:cstheme="minorHAnsi"/>
                <w:b/>
                <w:bCs/>
                <w:sz w:val="20"/>
                <w:szCs w:val="20"/>
              </w:rPr>
            </w:pPr>
            <w:r w:rsidRPr="00B36F6E">
              <w:rPr>
                <w:rFonts w:eastAsia="Times New Roman" w:cstheme="minorHAnsi"/>
                <w:b/>
                <w:bCs/>
                <w:sz w:val="20"/>
                <w:szCs w:val="20"/>
              </w:rPr>
              <w:t>Type of variable</w:t>
            </w:r>
          </w:p>
        </w:tc>
        <w:tc>
          <w:tcPr>
            <w:tcW w:w="1847" w:type="dxa"/>
            <w:tcBorders>
              <w:top w:val="single" w:sz="4" w:space="0" w:color="auto"/>
              <w:left w:val="nil"/>
              <w:bottom w:val="double" w:sz="6" w:space="0" w:color="auto"/>
              <w:right w:val="nil"/>
            </w:tcBorders>
            <w:shd w:val="clear" w:color="auto" w:fill="D9D9D9" w:themeFill="background2" w:themeFillShade="D9"/>
            <w:hideMark/>
          </w:tcPr>
          <w:p w14:paraId="2D351118" w14:textId="77777777" w:rsidR="00E774C1" w:rsidRPr="00B36F6E" w:rsidRDefault="00E774C1">
            <w:pPr>
              <w:rPr>
                <w:rFonts w:eastAsia="Times New Roman" w:cstheme="minorHAnsi"/>
                <w:b/>
                <w:bCs/>
                <w:sz w:val="20"/>
                <w:szCs w:val="20"/>
              </w:rPr>
            </w:pPr>
            <w:r w:rsidRPr="00B36F6E">
              <w:rPr>
                <w:rFonts w:eastAsia="Times New Roman" w:cstheme="minorHAnsi"/>
                <w:b/>
                <w:bCs/>
                <w:sz w:val="20"/>
                <w:szCs w:val="20"/>
              </w:rPr>
              <w:t>Assessment window</w:t>
            </w:r>
          </w:p>
        </w:tc>
        <w:tc>
          <w:tcPr>
            <w:tcW w:w="960" w:type="dxa"/>
            <w:tcBorders>
              <w:top w:val="single" w:sz="4" w:space="0" w:color="auto"/>
              <w:left w:val="nil"/>
              <w:bottom w:val="double" w:sz="6" w:space="0" w:color="auto"/>
              <w:right w:val="nil"/>
            </w:tcBorders>
            <w:shd w:val="clear" w:color="auto" w:fill="D9D9D9" w:themeFill="background2" w:themeFillShade="D9"/>
            <w:hideMark/>
          </w:tcPr>
          <w:p w14:paraId="67DD82DC" w14:textId="77777777" w:rsidR="00E774C1" w:rsidRPr="00B36F6E" w:rsidRDefault="00E774C1">
            <w:pPr>
              <w:rPr>
                <w:rFonts w:eastAsia="Times New Roman" w:cstheme="minorHAnsi"/>
                <w:b/>
                <w:bCs/>
                <w:sz w:val="20"/>
                <w:szCs w:val="20"/>
              </w:rPr>
            </w:pPr>
            <w:r w:rsidRPr="00B36F6E">
              <w:rPr>
                <w:rFonts w:eastAsia="Times New Roman" w:cstheme="minorHAnsi"/>
                <w:b/>
                <w:bCs/>
                <w:sz w:val="20"/>
                <w:szCs w:val="20"/>
              </w:rPr>
              <w:t>Care Settings¹</w:t>
            </w:r>
          </w:p>
        </w:tc>
        <w:tc>
          <w:tcPr>
            <w:tcW w:w="1050" w:type="dxa"/>
            <w:tcBorders>
              <w:top w:val="single" w:sz="4" w:space="0" w:color="auto"/>
              <w:left w:val="nil"/>
              <w:bottom w:val="double" w:sz="6" w:space="0" w:color="auto"/>
              <w:right w:val="nil"/>
            </w:tcBorders>
            <w:shd w:val="clear" w:color="auto" w:fill="D9D9D9" w:themeFill="background2" w:themeFillShade="D9"/>
            <w:hideMark/>
          </w:tcPr>
          <w:p w14:paraId="37F21427" w14:textId="77777777" w:rsidR="00E774C1" w:rsidRPr="00B36F6E" w:rsidRDefault="00E774C1">
            <w:pPr>
              <w:rPr>
                <w:rFonts w:eastAsia="Times New Roman" w:cstheme="minorHAnsi"/>
                <w:b/>
                <w:bCs/>
                <w:sz w:val="20"/>
                <w:szCs w:val="20"/>
                <w:vertAlign w:val="superscript"/>
              </w:rPr>
            </w:pPr>
            <w:r w:rsidRPr="00B36F6E">
              <w:rPr>
                <w:rFonts w:eastAsia="Times New Roman" w:cstheme="minorHAnsi"/>
                <w:b/>
                <w:bCs/>
                <w:sz w:val="20"/>
                <w:szCs w:val="20"/>
              </w:rPr>
              <w:t>Code Type</w:t>
            </w:r>
          </w:p>
        </w:tc>
        <w:tc>
          <w:tcPr>
            <w:tcW w:w="1125" w:type="dxa"/>
            <w:tcBorders>
              <w:top w:val="single" w:sz="4" w:space="0" w:color="auto"/>
              <w:left w:val="nil"/>
              <w:bottom w:val="double" w:sz="6" w:space="0" w:color="auto"/>
              <w:right w:val="nil"/>
            </w:tcBorders>
            <w:shd w:val="clear" w:color="auto" w:fill="D9D9D9" w:themeFill="background2" w:themeFillShade="D9"/>
            <w:hideMark/>
          </w:tcPr>
          <w:p w14:paraId="5CFBFB07" w14:textId="77777777" w:rsidR="00E774C1" w:rsidRPr="00B36F6E" w:rsidRDefault="00E774C1">
            <w:pPr>
              <w:rPr>
                <w:rFonts w:eastAsia="Times New Roman" w:cstheme="minorHAnsi"/>
                <w:b/>
                <w:bCs/>
                <w:sz w:val="20"/>
                <w:szCs w:val="20"/>
                <w:vertAlign w:val="superscript"/>
              </w:rPr>
            </w:pPr>
            <w:r w:rsidRPr="00B36F6E">
              <w:rPr>
                <w:rFonts w:eastAsia="Times New Roman" w:cstheme="minorHAnsi"/>
                <w:b/>
                <w:bCs/>
                <w:sz w:val="20"/>
                <w:szCs w:val="20"/>
              </w:rPr>
              <w:t>Diagnosis Position</w:t>
            </w:r>
          </w:p>
        </w:tc>
        <w:tc>
          <w:tcPr>
            <w:tcW w:w="1275" w:type="dxa"/>
            <w:tcBorders>
              <w:top w:val="single" w:sz="4" w:space="0" w:color="auto"/>
              <w:left w:val="nil"/>
              <w:bottom w:val="double" w:sz="6" w:space="0" w:color="auto"/>
              <w:right w:val="nil"/>
            </w:tcBorders>
            <w:shd w:val="clear" w:color="auto" w:fill="D9D9D9" w:themeFill="background2" w:themeFillShade="D9"/>
            <w:hideMark/>
          </w:tcPr>
          <w:p w14:paraId="49DA13BC" w14:textId="77777777" w:rsidR="00E774C1" w:rsidRPr="00B36F6E" w:rsidRDefault="00E774C1">
            <w:pPr>
              <w:rPr>
                <w:rFonts w:eastAsia="Times New Roman" w:cstheme="minorHAnsi"/>
                <w:b/>
                <w:bCs/>
                <w:sz w:val="20"/>
                <w:szCs w:val="20"/>
              </w:rPr>
            </w:pPr>
            <w:r w:rsidRPr="00B36F6E">
              <w:rPr>
                <w:rFonts w:eastAsia="Times New Roman" w:cstheme="minorHAnsi"/>
                <w:b/>
                <w:bCs/>
                <w:sz w:val="20"/>
                <w:szCs w:val="20"/>
              </w:rPr>
              <w:t>Applied to study populations:</w:t>
            </w:r>
          </w:p>
        </w:tc>
        <w:tc>
          <w:tcPr>
            <w:tcW w:w="1440" w:type="dxa"/>
            <w:tcBorders>
              <w:top w:val="single" w:sz="4" w:space="0" w:color="auto"/>
              <w:left w:val="nil"/>
              <w:bottom w:val="double" w:sz="6" w:space="0" w:color="auto"/>
              <w:right w:val="nil"/>
            </w:tcBorders>
            <w:shd w:val="clear" w:color="auto" w:fill="D9D9D9" w:themeFill="background2" w:themeFillShade="D9"/>
            <w:hideMark/>
          </w:tcPr>
          <w:p w14:paraId="4E33E51E" w14:textId="77777777" w:rsidR="00E774C1" w:rsidRPr="00B36F6E" w:rsidRDefault="00E774C1">
            <w:pPr>
              <w:rPr>
                <w:rFonts w:eastAsia="Times New Roman" w:cstheme="minorHAnsi"/>
                <w:b/>
                <w:bCs/>
                <w:sz w:val="20"/>
                <w:szCs w:val="20"/>
              </w:rPr>
            </w:pPr>
            <w:r w:rsidRPr="00B36F6E">
              <w:rPr>
                <w:rFonts w:eastAsia="Times New Roman" w:cstheme="minorHAnsi"/>
                <w:b/>
                <w:bCs/>
                <w:sz w:val="20"/>
                <w:szCs w:val="20"/>
              </w:rPr>
              <w:t>Measurement characteristics/validation</w:t>
            </w:r>
          </w:p>
        </w:tc>
        <w:tc>
          <w:tcPr>
            <w:tcW w:w="1140" w:type="dxa"/>
            <w:tcBorders>
              <w:top w:val="single" w:sz="4" w:space="0" w:color="auto"/>
              <w:left w:val="nil"/>
              <w:bottom w:val="double" w:sz="6" w:space="0" w:color="auto"/>
              <w:right w:val="single" w:sz="4" w:space="0" w:color="auto"/>
            </w:tcBorders>
            <w:shd w:val="clear" w:color="auto" w:fill="D9D9D9" w:themeFill="background2" w:themeFillShade="D9"/>
            <w:noWrap/>
            <w:hideMark/>
          </w:tcPr>
          <w:p w14:paraId="37E9973A" w14:textId="77777777" w:rsidR="00E774C1" w:rsidRPr="00B36F6E" w:rsidRDefault="00E774C1">
            <w:pPr>
              <w:rPr>
                <w:rFonts w:eastAsia="Times New Roman" w:cstheme="minorHAnsi"/>
                <w:b/>
                <w:bCs/>
                <w:color w:val="000000"/>
                <w:sz w:val="20"/>
                <w:szCs w:val="20"/>
              </w:rPr>
            </w:pPr>
            <w:r w:rsidRPr="00B36F6E">
              <w:rPr>
                <w:rFonts w:eastAsia="Times New Roman" w:cstheme="minorHAnsi"/>
                <w:b/>
                <w:bCs/>
                <w:color w:val="000000"/>
                <w:sz w:val="20"/>
                <w:szCs w:val="20"/>
              </w:rPr>
              <w:t>Source for algorithm</w:t>
            </w:r>
          </w:p>
        </w:tc>
      </w:tr>
      <w:tr w:rsidR="00E774C1" w14:paraId="05D52C3B" w14:textId="77777777">
        <w:trPr>
          <w:trHeight w:val="432"/>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2567AF97" w14:textId="02CF1F8E" w:rsidR="00E774C1" w:rsidRPr="009F050E" w:rsidRDefault="00CB1FBC">
            <w:pPr>
              <w:rPr>
                <w:sz w:val="20"/>
                <w:szCs w:val="20"/>
                <w:lang w:val="en-US"/>
              </w:rPr>
            </w:pPr>
            <w:r w:rsidRPr="009F050E">
              <w:rPr>
                <w:sz w:val="20"/>
                <w:szCs w:val="20"/>
                <w:lang w:val="en-US"/>
              </w:rPr>
              <w:t>Polypharmacy</w:t>
            </w:r>
          </w:p>
        </w:tc>
        <w:tc>
          <w:tcPr>
            <w:tcW w:w="1939" w:type="dxa"/>
            <w:tcBorders>
              <w:top w:val="single" w:sz="4" w:space="0" w:color="auto"/>
              <w:left w:val="single" w:sz="4" w:space="0" w:color="auto"/>
              <w:bottom w:val="single" w:sz="4" w:space="0" w:color="auto"/>
              <w:right w:val="single" w:sz="4" w:space="0" w:color="auto"/>
            </w:tcBorders>
            <w:shd w:val="clear" w:color="auto" w:fill="auto"/>
            <w:noWrap/>
          </w:tcPr>
          <w:p w14:paraId="15C7F8CB" w14:textId="079A186D" w:rsidR="00E774C1" w:rsidRPr="003C45CB" w:rsidRDefault="00CB1FBC">
            <w:pPr>
              <w:rPr>
                <w:sz w:val="20"/>
                <w:szCs w:val="20"/>
                <w:lang w:val="en-US"/>
              </w:rPr>
            </w:pPr>
            <w:r w:rsidRPr="009F050E">
              <w:rPr>
                <w:sz w:val="20"/>
                <w:szCs w:val="20"/>
                <w:lang w:val="en-US"/>
              </w:rPr>
              <w:t>The concomitant prescription of &gt;= 5 or &gt;= 10 medications (therapeutic groups)</w:t>
            </w:r>
          </w:p>
        </w:tc>
        <w:tc>
          <w:tcPr>
            <w:tcW w:w="984" w:type="dxa"/>
            <w:tcBorders>
              <w:top w:val="single" w:sz="4" w:space="0" w:color="auto"/>
              <w:left w:val="single" w:sz="4" w:space="0" w:color="auto"/>
              <w:bottom w:val="single" w:sz="4" w:space="0" w:color="auto"/>
              <w:right w:val="single" w:sz="4" w:space="0" w:color="auto"/>
            </w:tcBorders>
            <w:shd w:val="clear" w:color="auto" w:fill="auto"/>
            <w:noWrap/>
          </w:tcPr>
          <w:p w14:paraId="33A03B6B" w14:textId="347889D9" w:rsidR="00E774C1" w:rsidRPr="003C45CB" w:rsidRDefault="009F050E">
            <w:pPr>
              <w:rPr>
                <w:sz w:val="20"/>
                <w:szCs w:val="20"/>
                <w:lang w:val="en-US"/>
              </w:rPr>
            </w:pPr>
            <w:r>
              <w:rPr>
                <w:sz w:val="20"/>
                <w:szCs w:val="20"/>
                <w:lang w:val="en-US"/>
              </w:rPr>
              <w:t>Counts</w:t>
            </w:r>
          </w:p>
        </w:tc>
        <w:tc>
          <w:tcPr>
            <w:tcW w:w="1847" w:type="dxa"/>
            <w:tcBorders>
              <w:top w:val="single" w:sz="4" w:space="0" w:color="auto"/>
              <w:left w:val="single" w:sz="4" w:space="0" w:color="auto"/>
              <w:bottom w:val="single" w:sz="4" w:space="0" w:color="auto"/>
              <w:right w:val="single" w:sz="4" w:space="0" w:color="auto"/>
            </w:tcBorders>
            <w:shd w:val="clear" w:color="auto" w:fill="auto"/>
            <w:noWrap/>
          </w:tcPr>
          <w:p w14:paraId="25145023" w14:textId="7A6002FD" w:rsidR="00E774C1" w:rsidRPr="003C45CB" w:rsidRDefault="00D477AD">
            <w:pPr>
              <w:rPr>
                <w:sz w:val="20"/>
                <w:szCs w:val="20"/>
                <w:lang w:val="en-US"/>
              </w:rPr>
            </w:pPr>
            <w:r>
              <w:rPr>
                <w:rFonts w:eastAsia="Calibri"/>
                <w:sz w:val="20"/>
                <w:szCs w:val="20"/>
                <w:lang w:val="en-GB"/>
              </w:rPr>
              <w:t>1 year prior to ID</w:t>
            </w:r>
          </w:p>
        </w:tc>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17532782" w14:textId="77777777" w:rsidR="00E774C1" w:rsidRPr="003C45CB" w:rsidRDefault="00E774C1">
            <w:pPr>
              <w:rPr>
                <w:sz w:val="20"/>
                <w:szCs w:val="20"/>
                <w:lang w:val="en-US"/>
              </w:rPr>
            </w:pPr>
            <w:r w:rsidRPr="42763561">
              <w:rPr>
                <w:sz w:val="20"/>
                <w:szCs w:val="20"/>
                <w:lang w:val="en-US"/>
              </w:rPr>
              <w:t>OP, OT</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6C1F6311" w14:textId="5A463E14" w:rsidR="00E774C1" w:rsidRPr="003C45CB" w:rsidRDefault="00D477AD">
            <w:pPr>
              <w:rPr>
                <w:sz w:val="20"/>
                <w:szCs w:val="20"/>
              </w:rPr>
            </w:pPr>
            <w:r w:rsidRPr="42763561">
              <w:rPr>
                <w:sz w:val="20"/>
                <w:szCs w:val="20"/>
              </w:rPr>
              <w:t>RxNorm</w:t>
            </w:r>
          </w:p>
        </w:tc>
        <w:tc>
          <w:tcPr>
            <w:tcW w:w="1125" w:type="dxa"/>
            <w:tcBorders>
              <w:top w:val="single" w:sz="4" w:space="0" w:color="auto"/>
              <w:left w:val="single" w:sz="4" w:space="0" w:color="auto"/>
              <w:bottom w:val="single" w:sz="4" w:space="0" w:color="auto"/>
              <w:right w:val="single" w:sz="4" w:space="0" w:color="auto"/>
            </w:tcBorders>
            <w:shd w:val="clear" w:color="auto" w:fill="auto"/>
            <w:noWrap/>
          </w:tcPr>
          <w:p w14:paraId="0B286FE6" w14:textId="77777777" w:rsidR="00E774C1" w:rsidRPr="003C45CB" w:rsidRDefault="00E774C1">
            <w:pPr>
              <w:rPr>
                <w:sz w:val="20"/>
                <w:szCs w:val="20"/>
              </w:rPr>
            </w:pPr>
            <w:r w:rsidRPr="42763561">
              <w:rPr>
                <w:sz w:val="20"/>
                <w:szCs w:val="20"/>
              </w:rPr>
              <w:t>N/A</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2959939D" w14:textId="77777777" w:rsidR="00E774C1" w:rsidRPr="003C45CB" w:rsidRDefault="00E774C1">
            <w:pPr>
              <w:rPr>
                <w:sz w:val="20"/>
                <w:szCs w:val="20"/>
              </w:rPr>
            </w:pPr>
            <w:r w:rsidRPr="42763561">
              <w:rPr>
                <w:rFonts w:ascii="Calibri" w:eastAsia="Times New Roman" w:hAnsi="Calibri" w:cs="Calibri"/>
                <w:sz w:val="20"/>
                <w:szCs w:val="20"/>
                <w:lang w:val="en-US"/>
              </w:rPr>
              <w:t>All study participants</w:t>
            </w:r>
            <w:r w:rsidRPr="42763561">
              <w:rPr>
                <w:sz w:val="20"/>
                <w:szCs w:val="20"/>
              </w:rPr>
              <w:t xml:space="preserve"> </w:t>
            </w:r>
          </w:p>
        </w:tc>
        <w:tc>
          <w:tcPr>
            <w:tcW w:w="1440" w:type="dxa"/>
            <w:tcBorders>
              <w:top w:val="single" w:sz="4" w:space="0" w:color="auto"/>
              <w:left w:val="single" w:sz="4" w:space="0" w:color="auto"/>
              <w:bottom w:val="single" w:sz="4" w:space="0" w:color="auto"/>
              <w:right w:val="single" w:sz="4" w:space="0" w:color="auto"/>
            </w:tcBorders>
            <w:shd w:val="clear" w:color="auto" w:fill="auto"/>
            <w:noWrap/>
          </w:tcPr>
          <w:p w14:paraId="6C80A554" w14:textId="77777777" w:rsidR="00E774C1" w:rsidRPr="003C45CB" w:rsidRDefault="00E774C1">
            <w:pPr>
              <w:rPr>
                <w:sz w:val="20"/>
                <w:szCs w:val="20"/>
              </w:rPr>
            </w:pPr>
            <w:r w:rsidRPr="42763561">
              <w:rPr>
                <w:sz w:val="20"/>
                <w:szCs w:val="20"/>
              </w:rPr>
              <w:t>N/A</w:t>
            </w:r>
          </w:p>
        </w:tc>
        <w:tc>
          <w:tcPr>
            <w:tcW w:w="1140" w:type="dxa"/>
            <w:tcBorders>
              <w:top w:val="single" w:sz="4" w:space="0" w:color="auto"/>
              <w:left w:val="single" w:sz="4" w:space="0" w:color="auto"/>
              <w:bottom w:val="single" w:sz="4" w:space="0" w:color="auto"/>
              <w:right w:val="single" w:sz="4" w:space="0" w:color="auto"/>
            </w:tcBorders>
            <w:shd w:val="clear" w:color="auto" w:fill="auto"/>
            <w:noWrap/>
          </w:tcPr>
          <w:p w14:paraId="1E5389AB" w14:textId="77777777" w:rsidR="00E774C1" w:rsidRPr="003C45CB" w:rsidRDefault="00E774C1">
            <w:pPr>
              <w:rPr>
                <w:sz w:val="20"/>
                <w:szCs w:val="20"/>
              </w:rPr>
            </w:pPr>
            <w:r w:rsidRPr="42763561">
              <w:rPr>
                <w:sz w:val="20"/>
                <w:szCs w:val="20"/>
              </w:rPr>
              <w:t>N/A</w:t>
            </w:r>
          </w:p>
        </w:tc>
      </w:tr>
      <w:tr w:rsidR="00E774C1" w14:paraId="0E78F6AD" w14:textId="77777777">
        <w:trPr>
          <w:trHeight w:val="432"/>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5E0E955E" w14:textId="13F9E5C0" w:rsidR="00E774C1" w:rsidRPr="003C45CB" w:rsidRDefault="00D477AD">
            <w:pPr>
              <w:rPr>
                <w:sz w:val="20"/>
                <w:szCs w:val="20"/>
              </w:rPr>
            </w:pPr>
            <w:r>
              <w:rPr>
                <w:sz w:val="20"/>
                <w:szCs w:val="20"/>
              </w:rPr>
              <w:t xml:space="preserve">Score </w:t>
            </w:r>
            <w:r w:rsidR="00FD09A1">
              <w:rPr>
                <w:sz w:val="20"/>
                <w:szCs w:val="20"/>
              </w:rPr>
              <w:t xml:space="preserve">of </w:t>
            </w:r>
            <w:r w:rsidR="00912D02">
              <w:rPr>
                <w:sz w:val="20"/>
                <w:szCs w:val="20"/>
              </w:rPr>
              <w:t>frailty conditions</w:t>
            </w:r>
          </w:p>
        </w:tc>
        <w:tc>
          <w:tcPr>
            <w:tcW w:w="1939" w:type="dxa"/>
            <w:tcBorders>
              <w:top w:val="single" w:sz="4" w:space="0" w:color="auto"/>
              <w:left w:val="single" w:sz="4" w:space="0" w:color="auto"/>
              <w:bottom w:val="single" w:sz="4" w:space="0" w:color="auto"/>
              <w:right w:val="single" w:sz="4" w:space="0" w:color="auto"/>
            </w:tcBorders>
            <w:shd w:val="clear" w:color="auto" w:fill="auto"/>
            <w:noWrap/>
          </w:tcPr>
          <w:p w14:paraId="7085315B" w14:textId="08403589" w:rsidR="00E774C1" w:rsidRPr="003C45CB" w:rsidRDefault="00CE6AD1">
            <w:pPr>
              <w:rPr>
                <w:sz w:val="20"/>
                <w:szCs w:val="20"/>
                <w:lang w:val="en-US"/>
              </w:rPr>
            </w:pPr>
            <w:r>
              <w:rPr>
                <w:sz w:val="20"/>
                <w:szCs w:val="20"/>
                <w:lang w:val="en-US"/>
              </w:rPr>
              <w:t>See description in section 8.6.1</w:t>
            </w:r>
            <w:r w:rsidR="001E7832">
              <w:rPr>
                <w:sz w:val="20"/>
                <w:szCs w:val="20"/>
                <w:lang w:val="en-US"/>
              </w:rPr>
              <w:t xml:space="preserve"> above</w:t>
            </w:r>
          </w:p>
        </w:tc>
        <w:tc>
          <w:tcPr>
            <w:tcW w:w="984" w:type="dxa"/>
            <w:tcBorders>
              <w:top w:val="single" w:sz="4" w:space="0" w:color="auto"/>
              <w:left w:val="single" w:sz="4" w:space="0" w:color="auto"/>
              <w:bottom w:val="single" w:sz="4" w:space="0" w:color="auto"/>
              <w:right w:val="single" w:sz="4" w:space="0" w:color="auto"/>
            </w:tcBorders>
            <w:shd w:val="clear" w:color="auto" w:fill="auto"/>
            <w:noWrap/>
          </w:tcPr>
          <w:p w14:paraId="40C353B7" w14:textId="237DC907" w:rsidR="00E774C1" w:rsidRPr="003C45CB" w:rsidRDefault="00D477AD">
            <w:pPr>
              <w:rPr>
                <w:sz w:val="20"/>
                <w:szCs w:val="20"/>
                <w:lang w:val="en-US"/>
              </w:rPr>
            </w:pPr>
            <w:r>
              <w:rPr>
                <w:sz w:val="20"/>
                <w:szCs w:val="20"/>
                <w:lang w:val="en-US"/>
              </w:rPr>
              <w:t>Counts</w:t>
            </w:r>
          </w:p>
        </w:tc>
        <w:tc>
          <w:tcPr>
            <w:tcW w:w="1847" w:type="dxa"/>
            <w:tcBorders>
              <w:top w:val="single" w:sz="4" w:space="0" w:color="auto"/>
              <w:left w:val="single" w:sz="4" w:space="0" w:color="auto"/>
              <w:bottom w:val="single" w:sz="4" w:space="0" w:color="auto"/>
              <w:right w:val="single" w:sz="4" w:space="0" w:color="auto"/>
            </w:tcBorders>
            <w:shd w:val="clear" w:color="auto" w:fill="auto"/>
            <w:noWrap/>
          </w:tcPr>
          <w:p w14:paraId="206F5D70" w14:textId="6FE87961" w:rsidR="00E774C1" w:rsidRPr="00A53F12" w:rsidRDefault="001C1D75">
            <w:pPr>
              <w:spacing w:after="0"/>
              <w:rPr>
                <w:sz w:val="20"/>
                <w:szCs w:val="20"/>
                <w:lang w:val="en-US"/>
              </w:rPr>
            </w:pPr>
            <w:r>
              <w:rPr>
                <w:sz w:val="20"/>
                <w:szCs w:val="20"/>
                <w:lang w:val="en-US"/>
              </w:rPr>
              <w:t>A</w:t>
            </w:r>
            <w:r w:rsidRPr="00A53F12">
              <w:rPr>
                <w:sz w:val="20"/>
                <w:szCs w:val="20"/>
                <w:lang w:val="en-US"/>
              </w:rPr>
              <w:t>ny time</w:t>
            </w:r>
            <w:r w:rsidR="00A53F12" w:rsidRPr="00A53F12">
              <w:rPr>
                <w:sz w:val="20"/>
                <w:szCs w:val="20"/>
                <w:lang w:val="en-US"/>
              </w:rPr>
              <w:t xml:space="preserve"> prior or at </w:t>
            </w:r>
            <w:r w:rsidR="00A53F12">
              <w:rPr>
                <w:sz w:val="20"/>
                <w:szCs w:val="20"/>
                <w:lang w:val="en-US"/>
              </w:rPr>
              <w:t>ID</w:t>
            </w:r>
          </w:p>
        </w:tc>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6B604FE0" w14:textId="77777777" w:rsidR="00E774C1" w:rsidRPr="003C45CB" w:rsidRDefault="00E774C1">
            <w:pPr>
              <w:rPr>
                <w:sz w:val="20"/>
                <w:szCs w:val="20"/>
                <w:lang w:val="en-US"/>
              </w:rPr>
            </w:pPr>
            <w:r w:rsidRPr="42763561">
              <w:rPr>
                <w:sz w:val="20"/>
                <w:szCs w:val="20"/>
                <w:lang w:val="en-US"/>
              </w:rPr>
              <w:t>OP, OT</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68E53B6F" w14:textId="0F7375FE" w:rsidR="00E774C1" w:rsidRPr="003C45CB" w:rsidRDefault="00D477AD">
            <w:pPr>
              <w:rPr>
                <w:sz w:val="20"/>
                <w:szCs w:val="20"/>
              </w:rPr>
            </w:pPr>
            <w:r>
              <w:rPr>
                <w:sz w:val="20"/>
                <w:szCs w:val="20"/>
              </w:rPr>
              <w:t>SNOMED</w:t>
            </w:r>
          </w:p>
        </w:tc>
        <w:tc>
          <w:tcPr>
            <w:tcW w:w="1125" w:type="dxa"/>
            <w:tcBorders>
              <w:top w:val="single" w:sz="4" w:space="0" w:color="auto"/>
              <w:left w:val="single" w:sz="4" w:space="0" w:color="auto"/>
              <w:bottom w:val="single" w:sz="4" w:space="0" w:color="auto"/>
              <w:right w:val="single" w:sz="4" w:space="0" w:color="auto"/>
            </w:tcBorders>
            <w:shd w:val="clear" w:color="auto" w:fill="auto"/>
            <w:noWrap/>
          </w:tcPr>
          <w:p w14:paraId="3D26034A" w14:textId="77777777" w:rsidR="00E774C1" w:rsidRPr="003C45CB" w:rsidRDefault="00E774C1">
            <w:pPr>
              <w:rPr>
                <w:sz w:val="20"/>
                <w:szCs w:val="20"/>
              </w:rPr>
            </w:pPr>
            <w:r w:rsidRPr="42763561">
              <w:rPr>
                <w:sz w:val="20"/>
                <w:szCs w:val="20"/>
              </w:rPr>
              <w:t>N/A</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76591249" w14:textId="77777777" w:rsidR="00E774C1" w:rsidRPr="003C45CB" w:rsidRDefault="00E774C1">
            <w:pPr>
              <w:rPr>
                <w:sz w:val="20"/>
                <w:szCs w:val="20"/>
              </w:rPr>
            </w:pPr>
            <w:r w:rsidRPr="42763561">
              <w:rPr>
                <w:rFonts w:ascii="Calibri" w:eastAsia="Times New Roman" w:hAnsi="Calibri" w:cs="Calibri"/>
                <w:sz w:val="20"/>
                <w:szCs w:val="20"/>
                <w:lang w:val="en-US"/>
              </w:rPr>
              <w:t>All study participants</w:t>
            </w:r>
          </w:p>
        </w:tc>
        <w:tc>
          <w:tcPr>
            <w:tcW w:w="1440" w:type="dxa"/>
            <w:tcBorders>
              <w:top w:val="single" w:sz="4" w:space="0" w:color="auto"/>
              <w:left w:val="single" w:sz="4" w:space="0" w:color="auto"/>
              <w:bottom w:val="single" w:sz="4" w:space="0" w:color="auto"/>
              <w:right w:val="single" w:sz="4" w:space="0" w:color="auto"/>
            </w:tcBorders>
            <w:shd w:val="clear" w:color="auto" w:fill="auto"/>
            <w:noWrap/>
          </w:tcPr>
          <w:p w14:paraId="521F63A5" w14:textId="77777777" w:rsidR="00E774C1" w:rsidRPr="003C45CB" w:rsidRDefault="00E774C1">
            <w:pPr>
              <w:rPr>
                <w:sz w:val="20"/>
                <w:szCs w:val="20"/>
              </w:rPr>
            </w:pPr>
            <w:r w:rsidRPr="42763561">
              <w:rPr>
                <w:sz w:val="20"/>
                <w:szCs w:val="20"/>
              </w:rPr>
              <w:t>N/A</w:t>
            </w:r>
          </w:p>
        </w:tc>
        <w:tc>
          <w:tcPr>
            <w:tcW w:w="1140" w:type="dxa"/>
            <w:tcBorders>
              <w:top w:val="single" w:sz="4" w:space="0" w:color="auto"/>
              <w:left w:val="single" w:sz="4" w:space="0" w:color="auto"/>
              <w:bottom w:val="single" w:sz="4" w:space="0" w:color="auto"/>
              <w:right w:val="single" w:sz="4" w:space="0" w:color="auto"/>
            </w:tcBorders>
            <w:shd w:val="clear" w:color="auto" w:fill="auto"/>
            <w:noWrap/>
          </w:tcPr>
          <w:p w14:paraId="193E84CA" w14:textId="77777777" w:rsidR="00E774C1" w:rsidRPr="003C45CB" w:rsidRDefault="00E774C1">
            <w:pPr>
              <w:rPr>
                <w:sz w:val="20"/>
                <w:szCs w:val="20"/>
              </w:rPr>
            </w:pPr>
            <w:r w:rsidRPr="42763561">
              <w:rPr>
                <w:sz w:val="20"/>
                <w:szCs w:val="20"/>
              </w:rPr>
              <w:t>N/A</w:t>
            </w:r>
          </w:p>
        </w:tc>
      </w:tr>
    </w:tbl>
    <w:p w14:paraId="0165DF9A" w14:textId="77777777" w:rsidR="00E774C1" w:rsidRPr="00BB50BA" w:rsidRDefault="00E774C1" w:rsidP="00E774C1">
      <w:pPr>
        <w:pStyle w:val="BodytextAgency"/>
        <w:rPr>
          <w:rFonts w:asciiTheme="minorHAnsi" w:hAnsiTheme="minorHAnsi" w:cstheme="minorHAnsi"/>
        </w:rPr>
      </w:pPr>
      <w:r w:rsidRPr="00BB50BA">
        <w:rPr>
          <w:rFonts w:asciiTheme="minorHAnsi" w:hAnsiTheme="minorHAnsi" w:cstheme="minorHAnsi"/>
          <w:vertAlign w:val="superscript"/>
        </w:rPr>
        <w:t xml:space="preserve">1 </w:t>
      </w:r>
      <w:r>
        <w:rPr>
          <w:rFonts w:asciiTheme="minorHAnsi" w:hAnsiTheme="minorHAnsi" w:cstheme="minorHAnsi"/>
        </w:rPr>
        <w:t xml:space="preserve">ID = index date, </w:t>
      </w:r>
      <w:r w:rsidRPr="00BB50BA">
        <w:rPr>
          <w:rFonts w:asciiTheme="minorHAnsi" w:hAnsiTheme="minorHAnsi" w:cstheme="minorHAnsi"/>
        </w:rPr>
        <w:t>P = outpatient, OT = other, n/a = not applicable</w:t>
      </w:r>
    </w:p>
    <w:p w14:paraId="4F1F16BD" w14:textId="77777777" w:rsidR="00AB5C68" w:rsidRDefault="00AB5C68" w:rsidP="00565EF3">
      <w:pPr>
        <w:rPr>
          <w:lang w:val="en-GB"/>
        </w:rPr>
        <w:sectPr w:rsidR="00AB5C68" w:rsidSect="00D77C47">
          <w:pgSz w:w="16838" w:h="11906" w:orient="landscape" w:code="9"/>
          <w:pgMar w:top="1134" w:right="1418" w:bottom="1134" w:left="1418" w:header="851" w:footer="851" w:gutter="0"/>
          <w:cols w:space="708"/>
          <w:docGrid w:linePitch="360"/>
        </w:sectPr>
      </w:pPr>
    </w:p>
    <w:p w14:paraId="05F42365" w14:textId="1BF2FBE9" w:rsidR="00E62713" w:rsidRPr="002254C9" w:rsidRDefault="000727E5" w:rsidP="003F10AD">
      <w:pPr>
        <w:pStyle w:val="Heading3"/>
        <w:numPr>
          <w:ilvl w:val="0"/>
          <w:numId w:val="0"/>
        </w:numPr>
        <w:rPr>
          <w:rFonts w:eastAsia="Calibri"/>
          <w:lang w:val="en-US"/>
        </w:rPr>
      </w:pPr>
      <w:bookmarkStart w:id="93" w:name="_Toc157171780"/>
      <w:r w:rsidRPr="002254C9">
        <w:rPr>
          <w:rFonts w:eastAsia="Calibri"/>
          <w:lang w:val="en-US"/>
        </w:rPr>
        <w:lastRenderedPageBreak/>
        <w:t>8</w:t>
      </w:r>
      <w:r w:rsidR="00E62713" w:rsidRPr="002254C9">
        <w:rPr>
          <w:rFonts w:eastAsia="Calibri"/>
          <w:lang w:val="en-US"/>
        </w:rPr>
        <w:t>.6.2. Outcome/s</w:t>
      </w:r>
      <w:bookmarkEnd w:id="93"/>
      <w:r w:rsidR="00E62713" w:rsidRPr="002254C9">
        <w:rPr>
          <w:rFonts w:eastAsia="Calibri"/>
          <w:lang w:val="en-US"/>
        </w:rPr>
        <w:t xml:space="preserve"> </w:t>
      </w:r>
    </w:p>
    <w:p w14:paraId="603C429D" w14:textId="77777777" w:rsidR="002254C9" w:rsidRPr="006D3CD9" w:rsidRDefault="002254C9" w:rsidP="003F10AD">
      <w:pPr>
        <w:rPr>
          <w:lang w:val="en-US"/>
        </w:rPr>
      </w:pPr>
      <w:bookmarkStart w:id="94" w:name="_Toc102631303"/>
      <w:r w:rsidRPr="006D3CD9">
        <w:rPr>
          <w:lang w:val="en-US"/>
        </w:rPr>
        <w:t>N/A</w:t>
      </w:r>
    </w:p>
    <w:p w14:paraId="1C60C8F8" w14:textId="0607407A" w:rsidR="00E62713" w:rsidRPr="003F10AD" w:rsidRDefault="000727E5" w:rsidP="003F10AD">
      <w:pPr>
        <w:pStyle w:val="Heading3"/>
        <w:numPr>
          <w:ilvl w:val="0"/>
          <w:numId w:val="0"/>
        </w:numPr>
        <w:rPr>
          <w:rFonts w:eastAsia="Calibri"/>
          <w:lang w:val="en-US"/>
        </w:rPr>
      </w:pPr>
      <w:bookmarkStart w:id="95" w:name="_Toc157171781"/>
      <w:bookmarkEnd w:id="94"/>
      <w:r w:rsidRPr="003F10AD">
        <w:rPr>
          <w:rFonts w:eastAsia="Calibri"/>
          <w:lang w:val="en-US"/>
        </w:rPr>
        <w:t>8</w:t>
      </w:r>
      <w:r w:rsidR="00E62713" w:rsidRPr="003F10AD">
        <w:rPr>
          <w:rFonts w:eastAsia="Calibri"/>
          <w:lang w:val="en-US"/>
        </w:rPr>
        <w:t>.6.3. Other covariates, including confounders, effect modifiers and other variable</w:t>
      </w:r>
      <w:r w:rsidR="00BC43BA">
        <w:rPr>
          <w:rFonts w:eastAsia="Calibri"/>
          <w:lang w:val="en-US"/>
        </w:rPr>
        <w:t>s</w:t>
      </w:r>
      <w:bookmarkEnd w:id="95"/>
    </w:p>
    <w:p w14:paraId="6DACFFFF" w14:textId="23F665A4" w:rsidR="00084E48" w:rsidRPr="00084E48" w:rsidRDefault="00084E48" w:rsidP="00084E48">
      <w:pPr>
        <w:pStyle w:val="paragraph"/>
        <w:spacing w:before="0" w:beforeAutospacing="0" w:after="240" w:afterAutospacing="0"/>
        <w:textAlignment w:val="baseline"/>
        <w:rPr>
          <w:rFonts w:ascii="Calibri" w:eastAsia="Calibri" w:hAnsi="Calibri" w:cs="Calibri"/>
          <w:color w:val="000000" w:themeColor="text1"/>
          <w:sz w:val="22"/>
          <w:szCs w:val="22"/>
          <w:lang w:val="en-GB"/>
        </w:rPr>
      </w:pPr>
      <w:r w:rsidRPr="05E0DAC1">
        <w:rPr>
          <w:rStyle w:val="normaltextrun"/>
          <w:rFonts w:ascii="Calibri" w:hAnsi="Calibri" w:cs="Calibri"/>
          <w:sz w:val="22"/>
          <w:szCs w:val="22"/>
          <w:lang w:val="en-GB"/>
        </w:rPr>
        <w:t xml:space="preserve">Age at </w:t>
      </w:r>
      <w:r>
        <w:rPr>
          <w:rStyle w:val="normaltextrun"/>
          <w:rFonts w:ascii="Calibri" w:hAnsi="Calibri" w:cs="Calibri"/>
          <w:sz w:val="22"/>
          <w:szCs w:val="22"/>
          <w:lang w:val="en-GB"/>
        </w:rPr>
        <w:t>cancer</w:t>
      </w:r>
      <w:r w:rsidRPr="05E0DAC1">
        <w:rPr>
          <w:rStyle w:val="normaltextrun"/>
          <w:rFonts w:ascii="Calibri" w:hAnsi="Calibri" w:cs="Calibri"/>
          <w:sz w:val="22"/>
          <w:szCs w:val="22"/>
          <w:lang w:val="en-GB"/>
        </w:rPr>
        <w:t xml:space="preserve"> diagnosis will be described. </w:t>
      </w:r>
      <w:r w:rsidRPr="05E0DAC1">
        <w:rPr>
          <w:rFonts w:ascii="Calibri" w:eastAsia="Calibri" w:hAnsi="Calibri" w:cs="Calibri"/>
          <w:color w:val="000000" w:themeColor="text1"/>
          <w:sz w:val="22"/>
          <w:szCs w:val="22"/>
          <w:lang w:val="en-GB"/>
        </w:rPr>
        <w:t xml:space="preserve">The following age grouping will be used: </w:t>
      </w:r>
      <w:r w:rsidRPr="00084E48">
        <w:rPr>
          <w:rFonts w:ascii="Calibri" w:eastAsia="Calibri" w:hAnsi="Calibri" w:cs="Calibri"/>
          <w:color w:val="000000" w:themeColor="text1"/>
          <w:sz w:val="22"/>
          <w:szCs w:val="22"/>
          <w:lang w:val="en-GB"/>
        </w:rPr>
        <w:t>18-44, 45-64, 65-74, 75-84 and 85</w:t>
      </w:r>
      <w:r>
        <w:rPr>
          <w:rFonts w:ascii="Calibri" w:eastAsia="Calibri" w:hAnsi="Calibri" w:cs="Calibri"/>
          <w:color w:val="000000" w:themeColor="text1"/>
          <w:sz w:val="22"/>
          <w:szCs w:val="22"/>
          <w:lang w:val="en-GB"/>
        </w:rPr>
        <w:t xml:space="preserve"> and over</w:t>
      </w:r>
      <w:r w:rsidRPr="05E0DAC1">
        <w:rPr>
          <w:rFonts w:ascii="Calibri" w:eastAsia="Calibri" w:hAnsi="Calibri" w:cs="Calibri"/>
          <w:color w:val="000000" w:themeColor="text1"/>
          <w:sz w:val="22"/>
          <w:szCs w:val="22"/>
          <w:lang w:val="en-GB"/>
        </w:rPr>
        <w:t>. The sex (male/ female) of study participants will also be identified.</w:t>
      </w:r>
    </w:p>
    <w:p w14:paraId="37061C71" w14:textId="77777777" w:rsidR="00832455" w:rsidRDefault="00D274BE" w:rsidP="00D274BE">
      <w:pPr>
        <w:tabs>
          <w:tab w:val="left" w:pos="1900"/>
        </w:tabs>
        <w:spacing w:after="120"/>
        <w:rPr>
          <w:lang w:val="en-GB"/>
        </w:rPr>
      </w:pPr>
      <w:r>
        <w:rPr>
          <w:lang w:val="en-GB"/>
        </w:rPr>
        <w:t>T</w:t>
      </w:r>
      <w:r w:rsidR="006D3CD9" w:rsidRPr="009C046C">
        <w:rPr>
          <w:lang w:val="en-GB"/>
        </w:rPr>
        <w:t>he Charlson Comorbidity Index at index date will be estimated also based in data recorded prior or at cancer diagnosis.</w:t>
      </w:r>
      <w:r>
        <w:rPr>
          <w:lang w:val="en-GB"/>
        </w:rPr>
        <w:t xml:space="preserve"> </w:t>
      </w:r>
    </w:p>
    <w:p w14:paraId="5060F54B" w14:textId="17D4EB64" w:rsidR="006D3CD9" w:rsidRPr="00832455" w:rsidRDefault="006D3CD9" w:rsidP="00832455">
      <w:pPr>
        <w:tabs>
          <w:tab w:val="left" w:pos="1900"/>
        </w:tabs>
        <w:spacing w:after="120"/>
        <w:rPr>
          <w:rFonts w:ascii="Calibri" w:eastAsia="Times New Roman" w:hAnsi="Calibri" w:cs="Calibri"/>
          <w:lang w:val="en-GB" w:eastAsia="es-ES"/>
        </w:rPr>
      </w:pPr>
      <w:r w:rsidRPr="009C046C">
        <w:rPr>
          <w:rFonts w:ascii="Calibri" w:eastAsia="Times New Roman" w:hAnsi="Calibri" w:cs="Calibri"/>
          <w:color w:val="000000"/>
          <w:shd w:val="clear" w:color="auto" w:fill="FFFFFF"/>
          <w:lang w:val="en-GB" w:eastAsia="es-ES"/>
        </w:rPr>
        <w:t>All co-morbidities</w:t>
      </w:r>
      <w:r w:rsidRPr="009C046C">
        <w:rPr>
          <w:rFonts w:ascii="Calibri" w:eastAsia="Times New Roman" w:hAnsi="Calibri" w:cs="Calibri"/>
          <w:lang w:val="en-GB" w:eastAsia="es-ES"/>
        </w:rPr>
        <w:t xml:space="preserve"> and co-medications will be used for large-scale patient characterisation, identified as concept/code and descendants. Other variables of interest will include number of hospitalisation and date of death during the year after date of cancer diagnosis.</w:t>
      </w:r>
    </w:p>
    <w:p w14:paraId="0BD86576" w14:textId="4930808A" w:rsidR="00925D84" w:rsidRDefault="00925D84">
      <w:pPr>
        <w:rPr>
          <w:rFonts w:eastAsia="Calibri" w:cstheme="minorHAnsi"/>
          <w:highlight w:val="yellow"/>
          <w:lang w:val="en-GB"/>
        </w:rPr>
      </w:pPr>
      <w:r>
        <w:rPr>
          <w:rFonts w:eastAsia="Calibri" w:cstheme="minorHAnsi"/>
          <w:highlight w:val="yellow"/>
          <w:lang w:val="en-GB"/>
        </w:rPr>
        <w:br w:type="page"/>
      </w:r>
    </w:p>
    <w:p w14:paraId="03DB7127" w14:textId="77777777" w:rsidR="006A35EA" w:rsidRDefault="006A35EA" w:rsidP="001C48D9">
      <w:pPr>
        <w:spacing w:before="120" w:after="120" w:line="240" w:lineRule="auto"/>
        <w:jc w:val="both"/>
        <w:rPr>
          <w:rFonts w:eastAsia="Calibri" w:cstheme="minorHAnsi"/>
          <w:b/>
          <w:bCs/>
          <w:color w:val="003399"/>
          <w:highlight w:val="yellow"/>
          <w:lang w:val="en-GB"/>
        </w:rPr>
        <w:sectPr w:rsidR="006A35EA" w:rsidSect="00D77C47">
          <w:pgSz w:w="11906" w:h="16838" w:code="9"/>
          <w:pgMar w:top="1418" w:right="1134" w:bottom="1418" w:left="1134" w:header="851" w:footer="851" w:gutter="0"/>
          <w:cols w:space="708"/>
          <w:docGrid w:linePitch="360"/>
        </w:sectPr>
      </w:pPr>
      <w:bookmarkStart w:id="96" w:name="_Toc102631307"/>
    </w:p>
    <w:p w14:paraId="4CA51A27" w14:textId="2F50A9FA" w:rsidR="00597759" w:rsidRPr="00FF3A24" w:rsidRDefault="00597759" w:rsidP="001C48D9">
      <w:pPr>
        <w:spacing w:before="120" w:after="120" w:line="240" w:lineRule="auto"/>
        <w:jc w:val="both"/>
        <w:rPr>
          <w:rFonts w:eastAsia="Calibri" w:cstheme="minorHAnsi"/>
          <w:b/>
          <w:bCs/>
          <w:color w:val="003399"/>
          <w:lang w:val="en-GB"/>
        </w:rPr>
      </w:pPr>
      <w:r w:rsidRPr="00FF3A24">
        <w:rPr>
          <w:rFonts w:eastAsia="Calibri" w:cstheme="minorHAnsi"/>
          <w:b/>
          <w:bCs/>
          <w:color w:val="003399"/>
          <w:lang w:val="en-GB"/>
        </w:rPr>
        <w:lastRenderedPageBreak/>
        <w:t xml:space="preserve">Table </w:t>
      </w:r>
      <w:r w:rsidR="00A53F12">
        <w:rPr>
          <w:rFonts w:eastAsia="Calibri" w:cstheme="minorHAnsi"/>
          <w:b/>
          <w:bCs/>
          <w:color w:val="003399"/>
          <w:lang w:val="en-GB"/>
        </w:rPr>
        <w:t>8</w:t>
      </w:r>
      <w:r w:rsidRPr="00FF3A24">
        <w:rPr>
          <w:rFonts w:eastAsia="Calibri" w:cstheme="minorHAnsi"/>
          <w:b/>
          <w:bCs/>
          <w:color w:val="003399"/>
          <w:lang w:val="en-GB"/>
        </w:rPr>
        <w:t>. Operational Definitions of Covariates</w:t>
      </w:r>
      <w:bookmarkEnd w:id="96"/>
    </w:p>
    <w:tbl>
      <w:tblPr>
        <w:tblW w:w="13218" w:type="dxa"/>
        <w:tblLayout w:type="fixed"/>
        <w:tblLook w:val="04A0" w:firstRow="1" w:lastRow="0" w:firstColumn="1" w:lastColumn="0" w:noHBand="0" w:noVBand="1"/>
      </w:tblPr>
      <w:tblGrid>
        <w:gridCol w:w="1458"/>
        <w:gridCol w:w="1939"/>
        <w:gridCol w:w="984"/>
        <w:gridCol w:w="1847"/>
        <w:gridCol w:w="960"/>
        <w:gridCol w:w="1050"/>
        <w:gridCol w:w="1125"/>
        <w:gridCol w:w="1275"/>
        <w:gridCol w:w="1440"/>
        <w:gridCol w:w="1140"/>
      </w:tblGrid>
      <w:tr w:rsidR="00341FA3" w14:paraId="677EE523" w14:textId="77777777">
        <w:trPr>
          <w:trHeight w:val="667"/>
          <w:tblHeader/>
        </w:trPr>
        <w:tc>
          <w:tcPr>
            <w:tcW w:w="1458" w:type="dxa"/>
            <w:tcBorders>
              <w:top w:val="single" w:sz="4" w:space="0" w:color="auto"/>
              <w:left w:val="single" w:sz="4" w:space="0" w:color="auto"/>
              <w:bottom w:val="double" w:sz="6" w:space="0" w:color="auto"/>
              <w:right w:val="nil"/>
            </w:tcBorders>
            <w:shd w:val="clear" w:color="auto" w:fill="D9D9D9" w:themeFill="background2" w:themeFillShade="D9"/>
            <w:hideMark/>
          </w:tcPr>
          <w:p w14:paraId="63F14331" w14:textId="77777777" w:rsidR="00341FA3" w:rsidRPr="00B36F6E" w:rsidRDefault="00341FA3">
            <w:pPr>
              <w:rPr>
                <w:rFonts w:eastAsia="Times New Roman" w:cstheme="minorHAnsi"/>
                <w:b/>
                <w:bCs/>
                <w:sz w:val="20"/>
                <w:szCs w:val="20"/>
              </w:rPr>
            </w:pPr>
            <w:r w:rsidRPr="00B36F6E">
              <w:rPr>
                <w:rFonts w:eastAsia="Times New Roman" w:cstheme="minorHAnsi"/>
                <w:b/>
                <w:bCs/>
                <w:sz w:val="20"/>
                <w:szCs w:val="20"/>
              </w:rPr>
              <w:t>Characteristic</w:t>
            </w:r>
          </w:p>
        </w:tc>
        <w:tc>
          <w:tcPr>
            <w:tcW w:w="1939" w:type="dxa"/>
            <w:tcBorders>
              <w:top w:val="single" w:sz="4" w:space="0" w:color="auto"/>
              <w:left w:val="nil"/>
              <w:bottom w:val="double" w:sz="6" w:space="0" w:color="auto"/>
              <w:right w:val="nil"/>
            </w:tcBorders>
            <w:shd w:val="clear" w:color="auto" w:fill="D9D9D9" w:themeFill="background2" w:themeFillShade="D9"/>
            <w:hideMark/>
          </w:tcPr>
          <w:p w14:paraId="39ABA4AA" w14:textId="77777777" w:rsidR="00341FA3" w:rsidRPr="00B36F6E" w:rsidRDefault="00341FA3">
            <w:pPr>
              <w:rPr>
                <w:rFonts w:eastAsia="Times New Roman" w:cstheme="minorHAnsi"/>
                <w:b/>
                <w:bCs/>
                <w:color w:val="000000"/>
                <w:sz w:val="20"/>
                <w:szCs w:val="20"/>
              </w:rPr>
            </w:pPr>
            <w:r w:rsidRPr="00B36F6E">
              <w:rPr>
                <w:rFonts w:eastAsia="Times New Roman" w:cstheme="minorHAnsi"/>
                <w:b/>
                <w:bCs/>
                <w:color w:val="000000"/>
                <w:sz w:val="20"/>
                <w:szCs w:val="20"/>
              </w:rPr>
              <w:t>Details</w:t>
            </w:r>
          </w:p>
        </w:tc>
        <w:tc>
          <w:tcPr>
            <w:tcW w:w="984" w:type="dxa"/>
            <w:tcBorders>
              <w:top w:val="single" w:sz="4" w:space="0" w:color="auto"/>
              <w:left w:val="nil"/>
              <w:bottom w:val="double" w:sz="6" w:space="0" w:color="auto"/>
              <w:right w:val="nil"/>
            </w:tcBorders>
            <w:shd w:val="clear" w:color="auto" w:fill="D9D9D9" w:themeFill="background2" w:themeFillShade="D9"/>
            <w:hideMark/>
          </w:tcPr>
          <w:p w14:paraId="08D8DCE3" w14:textId="77777777" w:rsidR="00341FA3" w:rsidRPr="00B36F6E" w:rsidRDefault="00341FA3">
            <w:pPr>
              <w:rPr>
                <w:rFonts w:eastAsia="Times New Roman" w:cstheme="minorHAnsi"/>
                <w:b/>
                <w:bCs/>
                <w:sz w:val="20"/>
                <w:szCs w:val="20"/>
              </w:rPr>
            </w:pPr>
            <w:r w:rsidRPr="00B36F6E">
              <w:rPr>
                <w:rFonts w:eastAsia="Times New Roman" w:cstheme="minorHAnsi"/>
                <w:b/>
                <w:bCs/>
                <w:sz w:val="20"/>
                <w:szCs w:val="20"/>
              </w:rPr>
              <w:t>Type of variable</w:t>
            </w:r>
          </w:p>
        </w:tc>
        <w:tc>
          <w:tcPr>
            <w:tcW w:w="1847" w:type="dxa"/>
            <w:tcBorders>
              <w:top w:val="single" w:sz="4" w:space="0" w:color="auto"/>
              <w:left w:val="nil"/>
              <w:bottom w:val="double" w:sz="6" w:space="0" w:color="auto"/>
              <w:right w:val="nil"/>
            </w:tcBorders>
            <w:shd w:val="clear" w:color="auto" w:fill="D9D9D9" w:themeFill="background2" w:themeFillShade="D9"/>
            <w:hideMark/>
          </w:tcPr>
          <w:p w14:paraId="029E9CC0" w14:textId="77777777" w:rsidR="00341FA3" w:rsidRPr="00B36F6E" w:rsidRDefault="00341FA3">
            <w:pPr>
              <w:rPr>
                <w:rFonts w:eastAsia="Times New Roman" w:cstheme="minorHAnsi"/>
                <w:b/>
                <w:bCs/>
                <w:sz w:val="20"/>
                <w:szCs w:val="20"/>
              </w:rPr>
            </w:pPr>
            <w:r w:rsidRPr="00B36F6E">
              <w:rPr>
                <w:rFonts w:eastAsia="Times New Roman" w:cstheme="minorHAnsi"/>
                <w:b/>
                <w:bCs/>
                <w:sz w:val="20"/>
                <w:szCs w:val="20"/>
              </w:rPr>
              <w:t>Assessment window</w:t>
            </w:r>
          </w:p>
        </w:tc>
        <w:tc>
          <w:tcPr>
            <w:tcW w:w="960" w:type="dxa"/>
            <w:tcBorders>
              <w:top w:val="single" w:sz="4" w:space="0" w:color="auto"/>
              <w:left w:val="nil"/>
              <w:bottom w:val="double" w:sz="6" w:space="0" w:color="auto"/>
              <w:right w:val="nil"/>
            </w:tcBorders>
            <w:shd w:val="clear" w:color="auto" w:fill="D9D9D9" w:themeFill="background2" w:themeFillShade="D9"/>
            <w:hideMark/>
          </w:tcPr>
          <w:p w14:paraId="19F032A4" w14:textId="77777777" w:rsidR="00341FA3" w:rsidRPr="00B36F6E" w:rsidRDefault="00341FA3">
            <w:pPr>
              <w:rPr>
                <w:rFonts w:eastAsia="Times New Roman" w:cstheme="minorHAnsi"/>
                <w:b/>
                <w:bCs/>
                <w:sz w:val="20"/>
                <w:szCs w:val="20"/>
              </w:rPr>
            </w:pPr>
            <w:r w:rsidRPr="00B36F6E">
              <w:rPr>
                <w:rFonts w:eastAsia="Times New Roman" w:cstheme="minorHAnsi"/>
                <w:b/>
                <w:bCs/>
                <w:sz w:val="20"/>
                <w:szCs w:val="20"/>
              </w:rPr>
              <w:t>Care Settings¹</w:t>
            </w:r>
          </w:p>
        </w:tc>
        <w:tc>
          <w:tcPr>
            <w:tcW w:w="1050" w:type="dxa"/>
            <w:tcBorders>
              <w:top w:val="single" w:sz="4" w:space="0" w:color="auto"/>
              <w:left w:val="nil"/>
              <w:bottom w:val="double" w:sz="6" w:space="0" w:color="auto"/>
              <w:right w:val="nil"/>
            </w:tcBorders>
            <w:shd w:val="clear" w:color="auto" w:fill="D9D9D9" w:themeFill="background2" w:themeFillShade="D9"/>
            <w:hideMark/>
          </w:tcPr>
          <w:p w14:paraId="2ED37C99" w14:textId="77777777" w:rsidR="00341FA3" w:rsidRPr="00B36F6E" w:rsidRDefault="00341FA3">
            <w:pPr>
              <w:rPr>
                <w:rFonts w:eastAsia="Times New Roman" w:cstheme="minorHAnsi"/>
                <w:b/>
                <w:bCs/>
                <w:sz w:val="20"/>
                <w:szCs w:val="20"/>
                <w:vertAlign w:val="superscript"/>
              </w:rPr>
            </w:pPr>
            <w:r w:rsidRPr="00B36F6E">
              <w:rPr>
                <w:rFonts w:eastAsia="Times New Roman" w:cstheme="minorHAnsi"/>
                <w:b/>
                <w:bCs/>
                <w:sz w:val="20"/>
                <w:szCs w:val="20"/>
              </w:rPr>
              <w:t>Code Type</w:t>
            </w:r>
          </w:p>
        </w:tc>
        <w:tc>
          <w:tcPr>
            <w:tcW w:w="1125" w:type="dxa"/>
            <w:tcBorders>
              <w:top w:val="single" w:sz="4" w:space="0" w:color="auto"/>
              <w:left w:val="nil"/>
              <w:bottom w:val="double" w:sz="6" w:space="0" w:color="auto"/>
              <w:right w:val="nil"/>
            </w:tcBorders>
            <w:shd w:val="clear" w:color="auto" w:fill="D9D9D9" w:themeFill="background2" w:themeFillShade="D9"/>
            <w:hideMark/>
          </w:tcPr>
          <w:p w14:paraId="025FBAD9" w14:textId="77777777" w:rsidR="00341FA3" w:rsidRPr="00B36F6E" w:rsidRDefault="00341FA3">
            <w:pPr>
              <w:rPr>
                <w:rFonts w:eastAsia="Times New Roman" w:cstheme="minorHAnsi"/>
                <w:b/>
                <w:bCs/>
                <w:sz w:val="20"/>
                <w:szCs w:val="20"/>
                <w:vertAlign w:val="superscript"/>
              </w:rPr>
            </w:pPr>
            <w:r w:rsidRPr="00B36F6E">
              <w:rPr>
                <w:rFonts w:eastAsia="Times New Roman" w:cstheme="minorHAnsi"/>
                <w:b/>
                <w:bCs/>
                <w:sz w:val="20"/>
                <w:szCs w:val="20"/>
              </w:rPr>
              <w:t>Diagnosis Position</w:t>
            </w:r>
          </w:p>
        </w:tc>
        <w:tc>
          <w:tcPr>
            <w:tcW w:w="1275" w:type="dxa"/>
            <w:tcBorders>
              <w:top w:val="single" w:sz="4" w:space="0" w:color="auto"/>
              <w:left w:val="nil"/>
              <w:bottom w:val="double" w:sz="6" w:space="0" w:color="auto"/>
              <w:right w:val="nil"/>
            </w:tcBorders>
            <w:shd w:val="clear" w:color="auto" w:fill="D9D9D9" w:themeFill="background2" w:themeFillShade="D9"/>
            <w:hideMark/>
          </w:tcPr>
          <w:p w14:paraId="2D8FD254" w14:textId="77777777" w:rsidR="00341FA3" w:rsidRPr="00B36F6E" w:rsidRDefault="00341FA3">
            <w:pPr>
              <w:rPr>
                <w:rFonts w:eastAsia="Times New Roman" w:cstheme="minorHAnsi"/>
                <w:b/>
                <w:bCs/>
                <w:sz w:val="20"/>
                <w:szCs w:val="20"/>
              </w:rPr>
            </w:pPr>
            <w:r w:rsidRPr="00B36F6E">
              <w:rPr>
                <w:rFonts w:eastAsia="Times New Roman" w:cstheme="minorHAnsi"/>
                <w:b/>
                <w:bCs/>
                <w:sz w:val="20"/>
                <w:szCs w:val="20"/>
              </w:rPr>
              <w:t>Applied to study populations:</w:t>
            </w:r>
          </w:p>
        </w:tc>
        <w:tc>
          <w:tcPr>
            <w:tcW w:w="1440" w:type="dxa"/>
            <w:tcBorders>
              <w:top w:val="single" w:sz="4" w:space="0" w:color="auto"/>
              <w:left w:val="nil"/>
              <w:bottom w:val="double" w:sz="6" w:space="0" w:color="auto"/>
              <w:right w:val="nil"/>
            </w:tcBorders>
            <w:shd w:val="clear" w:color="auto" w:fill="D9D9D9" w:themeFill="background2" w:themeFillShade="D9"/>
            <w:hideMark/>
          </w:tcPr>
          <w:p w14:paraId="01849C8A" w14:textId="77777777" w:rsidR="00341FA3" w:rsidRPr="00B36F6E" w:rsidRDefault="00341FA3">
            <w:pPr>
              <w:rPr>
                <w:rFonts w:eastAsia="Times New Roman" w:cstheme="minorHAnsi"/>
                <w:b/>
                <w:bCs/>
                <w:sz w:val="20"/>
                <w:szCs w:val="20"/>
              </w:rPr>
            </w:pPr>
            <w:r w:rsidRPr="00B36F6E">
              <w:rPr>
                <w:rFonts w:eastAsia="Times New Roman" w:cstheme="minorHAnsi"/>
                <w:b/>
                <w:bCs/>
                <w:sz w:val="20"/>
                <w:szCs w:val="20"/>
              </w:rPr>
              <w:t>Measurement characteristics/validation</w:t>
            </w:r>
          </w:p>
        </w:tc>
        <w:tc>
          <w:tcPr>
            <w:tcW w:w="1140" w:type="dxa"/>
            <w:tcBorders>
              <w:top w:val="single" w:sz="4" w:space="0" w:color="auto"/>
              <w:left w:val="nil"/>
              <w:bottom w:val="double" w:sz="6" w:space="0" w:color="auto"/>
              <w:right w:val="single" w:sz="4" w:space="0" w:color="auto"/>
            </w:tcBorders>
            <w:shd w:val="clear" w:color="auto" w:fill="D9D9D9" w:themeFill="background2" w:themeFillShade="D9"/>
            <w:noWrap/>
            <w:hideMark/>
          </w:tcPr>
          <w:p w14:paraId="57761134" w14:textId="77777777" w:rsidR="00341FA3" w:rsidRPr="00B36F6E" w:rsidRDefault="00341FA3">
            <w:pPr>
              <w:rPr>
                <w:rFonts w:eastAsia="Times New Roman" w:cstheme="minorHAnsi"/>
                <w:b/>
                <w:bCs/>
                <w:color w:val="000000"/>
                <w:sz w:val="20"/>
                <w:szCs w:val="20"/>
              </w:rPr>
            </w:pPr>
            <w:r w:rsidRPr="00B36F6E">
              <w:rPr>
                <w:rFonts w:eastAsia="Times New Roman" w:cstheme="minorHAnsi"/>
                <w:b/>
                <w:bCs/>
                <w:color w:val="000000"/>
                <w:sz w:val="20"/>
                <w:szCs w:val="20"/>
              </w:rPr>
              <w:t>Source for algorithm</w:t>
            </w:r>
          </w:p>
        </w:tc>
      </w:tr>
      <w:tr w:rsidR="00341FA3" w14:paraId="39F1114E" w14:textId="77777777">
        <w:trPr>
          <w:trHeight w:val="432"/>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0A294E94" w14:textId="77777777" w:rsidR="00341FA3" w:rsidRPr="003C45CB" w:rsidRDefault="00341FA3">
            <w:pPr>
              <w:rPr>
                <w:sz w:val="20"/>
                <w:szCs w:val="20"/>
              </w:rPr>
            </w:pPr>
            <w:r w:rsidRPr="05E0DAC1">
              <w:rPr>
                <w:sz w:val="20"/>
                <w:szCs w:val="20"/>
              </w:rPr>
              <w:t>Co-morbidities</w:t>
            </w:r>
          </w:p>
        </w:tc>
        <w:tc>
          <w:tcPr>
            <w:tcW w:w="1939" w:type="dxa"/>
            <w:tcBorders>
              <w:top w:val="single" w:sz="4" w:space="0" w:color="auto"/>
              <w:left w:val="single" w:sz="4" w:space="0" w:color="auto"/>
              <w:bottom w:val="single" w:sz="4" w:space="0" w:color="auto"/>
              <w:right w:val="single" w:sz="4" w:space="0" w:color="auto"/>
            </w:tcBorders>
            <w:shd w:val="clear" w:color="auto" w:fill="auto"/>
            <w:noWrap/>
          </w:tcPr>
          <w:p w14:paraId="6DB83597" w14:textId="77777777" w:rsidR="00341FA3" w:rsidRPr="003C45CB" w:rsidRDefault="00341FA3">
            <w:pPr>
              <w:rPr>
                <w:sz w:val="20"/>
                <w:szCs w:val="20"/>
                <w:lang w:val="en-US"/>
              </w:rPr>
            </w:pPr>
            <w:r w:rsidRPr="42763561">
              <w:rPr>
                <w:sz w:val="20"/>
                <w:szCs w:val="20"/>
                <w:lang w:val="en-US"/>
              </w:rPr>
              <w:t>Large-scale patient-level characterisation with regard to underlying comorbidities</w:t>
            </w:r>
          </w:p>
        </w:tc>
        <w:tc>
          <w:tcPr>
            <w:tcW w:w="984" w:type="dxa"/>
            <w:tcBorders>
              <w:top w:val="single" w:sz="4" w:space="0" w:color="auto"/>
              <w:left w:val="single" w:sz="4" w:space="0" w:color="auto"/>
              <w:bottom w:val="single" w:sz="4" w:space="0" w:color="auto"/>
              <w:right w:val="single" w:sz="4" w:space="0" w:color="auto"/>
            </w:tcBorders>
            <w:shd w:val="clear" w:color="auto" w:fill="auto"/>
            <w:noWrap/>
          </w:tcPr>
          <w:p w14:paraId="4EECDA0A" w14:textId="77777777" w:rsidR="00341FA3" w:rsidRPr="003C45CB" w:rsidRDefault="00341FA3">
            <w:pPr>
              <w:rPr>
                <w:sz w:val="20"/>
                <w:szCs w:val="20"/>
                <w:lang w:val="en-US"/>
              </w:rPr>
            </w:pPr>
            <w:r w:rsidRPr="42763561">
              <w:rPr>
                <w:sz w:val="20"/>
                <w:szCs w:val="20"/>
                <w:lang w:val="en-US"/>
              </w:rPr>
              <w:t>Counts</w:t>
            </w:r>
          </w:p>
        </w:tc>
        <w:tc>
          <w:tcPr>
            <w:tcW w:w="1847" w:type="dxa"/>
            <w:tcBorders>
              <w:top w:val="single" w:sz="4" w:space="0" w:color="auto"/>
              <w:left w:val="single" w:sz="4" w:space="0" w:color="auto"/>
              <w:bottom w:val="single" w:sz="4" w:space="0" w:color="auto"/>
              <w:right w:val="single" w:sz="4" w:space="0" w:color="auto"/>
            </w:tcBorders>
            <w:shd w:val="clear" w:color="auto" w:fill="auto"/>
            <w:noWrap/>
          </w:tcPr>
          <w:p w14:paraId="6F7598F5" w14:textId="77777777" w:rsidR="00341FA3" w:rsidRPr="003C45CB" w:rsidRDefault="00341FA3">
            <w:pPr>
              <w:rPr>
                <w:sz w:val="20"/>
                <w:szCs w:val="20"/>
                <w:lang w:val="en-US"/>
              </w:rPr>
            </w:pPr>
            <w:r w:rsidRPr="05E0DAC1">
              <w:rPr>
                <w:rFonts w:eastAsia="Calibri"/>
                <w:sz w:val="20"/>
                <w:szCs w:val="20"/>
                <w:lang w:val="en-GB"/>
              </w:rPr>
              <w:t>At index date (ID), for 30 to 1 day before ID, for 365 to 31 days before ID, at any time and up to 366 days before ID</w:t>
            </w:r>
          </w:p>
        </w:tc>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0D79DB5B" w14:textId="5B687633" w:rsidR="00341FA3" w:rsidRPr="003C45CB" w:rsidRDefault="00341FA3">
            <w:pPr>
              <w:rPr>
                <w:sz w:val="20"/>
                <w:szCs w:val="20"/>
                <w:lang w:val="en-US"/>
              </w:rPr>
            </w:pPr>
            <w:r w:rsidRPr="42763561">
              <w:rPr>
                <w:sz w:val="20"/>
                <w:szCs w:val="20"/>
                <w:lang w:val="en-US"/>
              </w:rPr>
              <w:t>OP, OT</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16E0D85A" w14:textId="77777777" w:rsidR="00341FA3" w:rsidRPr="003C45CB" w:rsidRDefault="00341FA3">
            <w:pPr>
              <w:rPr>
                <w:sz w:val="20"/>
                <w:szCs w:val="20"/>
              </w:rPr>
            </w:pPr>
            <w:r w:rsidRPr="42763561">
              <w:rPr>
                <w:sz w:val="20"/>
                <w:szCs w:val="20"/>
              </w:rPr>
              <w:t>SNOMED</w:t>
            </w:r>
          </w:p>
        </w:tc>
        <w:tc>
          <w:tcPr>
            <w:tcW w:w="1125" w:type="dxa"/>
            <w:tcBorders>
              <w:top w:val="single" w:sz="4" w:space="0" w:color="auto"/>
              <w:left w:val="single" w:sz="4" w:space="0" w:color="auto"/>
              <w:bottom w:val="single" w:sz="4" w:space="0" w:color="auto"/>
              <w:right w:val="single" w:sz="4" w:space="0" w:color="auto"/>
            </w:tcBorders>
            <w:shd w:val="clear" w:color="auto" w:fill="auto"/>
            <w:noWrap/>
          </w:tcPr>
          <w:p w14:paraId="4AD8A134" w14:textId="77777777" w:rsidR="00341FA3" w:rsidRPr="003C45CB" w:rsidRDefault="00341FA3">
            <w:pPr>
              <w:rPr>
                <w:sz w:val="20"/>
                <w:szCs w:val="20"/>
              </w:rPr>
            </w:pPr>
            <w:r w:rsidRPr="42763561">
              <w:rPr>
                <w:sz w:val="20"/>
                <w:szCs w:val="20"/>
              </w:rPr>
              <w:t>N/A</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73AD1DAE" w14:textId="0965AED2" w:rsidR="00341FA3" w:rsidRPr="003C45CB" w:rsidRDefault="006A51DA">
            <w:pPr>
              <w:rPr>
                <w:sz w:val="20"/>
                <w:szCs w:val="20"/>
              </w:rPr>
            </w:pPr>
            <w:r w:rsidRPr="42763561">
              <w:rPr>
                <w:rFonts w:ascii="Calibri" w:eastAsia="Times New Roman" w:hAnsi="Calibri" w:cs="Calibri"/>
                <w:sz w:val="20"/>
                <w:szCs w:val="20"/>
                <w:lang w:val="en-US"/>
              </w:rPr>
              <w:t>All study participants</w:t>
            </w:r>
            <w:r w:rsidRPr="42763561">
              <w:rPr>
                <w:sz w:val="20"/>
                <w:szCs w:val="20"/>
              </w:rPr>
              <w:t xml:space="preserve"> </w:t>
            </w:r>
          </w:p>
        </w:tc>
        <w:tc>
          <w:tcPr>
            <w:tcW w:w="1440" w:type="dxa"/>
            <w:tcBorders>
              <w:top w:val="single" w:sz="4" w:space="0" w:color="auto"/>
              <w:left w:val="single" w:sz="4" w:space="0" w:color="auto"/>
              <w:bottom w:val="single" w:sz="4" w:space="0" w:color="auto"/>
              <w:right w:val="single" w:sz="4" w:space="0" w:color="auto"/>
            </w:tcBorders>
            <w:shd w:val="clear" w:color="auto" w:fill="auto"/>
            <w:noWrap/>
          </w:tcPr>
          <w:p w14:paraId="53589B97" w14:textId="77777777" w:rsidR="00341FA3" w:rsidRPr="003C45CB" w:rsidRDefault="00341FA3">
            <w:pPr>
              <w:rPr>
                <w:sz w:val="20"/>
                <w:szCs w:val="20"/>
              </w:rPr>
            </w:pPr>
            <w:r w:rsidRPr="42763561">
              <w:rPr>
                <w:sz w:val="20"/>
                <w:szCs w:val="20"/>
              </w:rPr>
              <w:t>N/A</w:t>
            </w:r>
          </w:p>
        </w:tc>
        <w:tc>
          <w:tcPr>
            <w:tcW w:w="1140" w:type="dxa"/>
            <w:tcBorders>
              <w:top w:val="single" w:sz="4" w:space="0" w:color="auto"/>
              <w:left w:val="single" w:sz="4" w:space="0" w:color="auto"/>
              <w:bottom w:val="single" w:sz="4" w:space="0" w:color="auto"/>
              <w:right w:val="single" w:sz="4" w:space="0" w:color="auto"/>
            </w:tcBorders>
            <w:shd w:val="clear" w:color="auto" w:fill="auto"/>
            <w:noWrap/>
          </w:tcPr>
          <w:p w14:paraId="0955C19B" w14:textId="77777777" w:rsidR="00341FA3" w:rsidRPr="003C45CB" w:rsidRDefault="00341FA3">
            <w:pPr>
              <w:rPr>
                <w:sz w:val="20"/>
                <w:szCs w:val="20"/>
              </w:rPr>
            </w:pPr>
            <w:r w:rsidRPr="42763561">
              <w:rPr>
                <w:sz w:val="20"/>
                <w:szCs w:val="20"/>
              </w:rPr>
              <w:t>N/A</w:t>
            </w:r>
          </w:p>
        </w:tc>
      </w:tr>
      <w:tr w:rsidR="00341FA3" w14:paraId="57802001" w14:textId="77777777">
        <w:trPr>
          <w:trHeight w:val="432"/>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7031A770" w14:textId="77777777" w:rsidR="00341FA3" w:rsidRPr="003C45CB" w:rsidRDefault="00341FA3">
            <w:pPr>
              <w:rPr>
                <w:sz w:val="20"/>
                <w:szCs w:val="20"/>
              </w:rPr>
            </w:pPr>
            <w:r w:rsidRPr="42763561">
              <w:rPr>
                <w:sz w:val="20"/>
                <w:szCs w:val="20"/>
              </w:rPr>
              <w:t>Concomitant medication</w:t>
            </w:r>
          </w:p>
        </w:tc>
        <w:tc>
          <w:tcPr>
            <w:tcW w:w="1939" w:type="dxa"/>
            <w:tcBorders>
              <w:top w:val="single" w:sz="4" w:space="0" w:color="auto"/>
              <w:left w:val="single" w:sz="4" w:space="0" w:color="auto"/>
              <w:bottom w:val="single" w:sz="4" w:space="0" w:color="auto"/>
              <w:right w:val="single" w:sz="4" w:space="0" w:color="auto"/>
            </w:tcBorders>
            <w:shd w:val="clear" w:color="auto" w:fill="auto"/>
            <w:noWrap/>
          </w:tcPr>
          <w:p w14:paraId="3BF1662E" w14:textId="77777777" w:rsidR="00341FA3" w:rsidRPr="003C45CB" w:rsidRDefault="00341FA3">
            <w:pPr>
              <w:rPr>
                <w:sz w:val="20"/>
                <w:szCs w:val="20"/>
                <w:lang w:val="en-US"/>
              </w:rPr>
            </w:pPr>
            <w:r w:rsidRPr="42763561">
              <w:rPr>
                <w:sz w:val="20"/>
                <w:szCs w:val="20"/>
                <w:lang w:val="en-US"/>
              </w:rPr>
              <w:t>Large-scale patient-level characterisation with regard to use of concomitant drugs</w:t>
            </w:r>
          </w:p>
        </w:tc>
        <w:tc>
          <w:tcPr>
            <w:tcW w:w="984" w:type="dxa"/>
            <w:tcBorders>
              <w:top w:val="single" w:sz="4" w:space="0" w:color="auto"/>
              <w:left w:val="single" w:sz="4" w:space="0" w:color="auto"/>
              <w:bottom w:val="single" w:sz="4" w:space="0" w:color="auto"/>
              <w:right w:val="single" w:sz="4" w:space="0" w:color="auto"/>
            </w:tcBorders>
            <w:shd w:val="clear" w:color="auto" w:fill="auto"/>
            <w:noWrap/>
          </w:tcPr>
          <w:p w14:paraId="36E9BB2B" w14:textId="77777777" w:rsidR="00341FA3" w:rsidRPr="003C45CB" w:rsidRDefault="00341FA3">
            <w:pPr>
              <w:rPr>
                <w:sz w:val="20"/>
                <w:szCs w:val="20"/>
                <w:lang w:val="en-US"/>
              </w:rPr>
            </w:pPr>
            <w:r w:rsidRPr="42763561">
              <w:rPr>
                <w:sz w:val="20"/>
                <w:szCs w:val="20"/>
                <w:lang w:val="en-US"/>
              </w:rPr>
              <w:t>Counts</w:t>
            </w:r>
          </w:p>
        </w:tc>
        <w:tc>
          <w:tcPr>
            <w:tcW w:w="1847" w:type="dxa"/>
            <w:tcBorders>
              <w:top w:val="single" w:sz="4" w:space="0" w:color="auto"/>
              <w:left w:val="single" w:sz="4" w:space="0" w:color="auto"/>
              <w:bottom w:val="single" w:sz="4" w:space="0" w:color="auto"/>
              <w:right w:val="single" w:sz="4" w:space="0" w:color="auto"/>
            </w:tcBorders>
            <w:shd w:val="clear" w:color="auto" w:fill="auto"/>
            <w:noWrap/>
          </w:tcPr>
          <w:p w14:paraId="3FBE2CE6" w14:textId="77777777" w:rsidR="00341FA3" w:rsidRPr="005101FA" w:rsidRDefault="00341FA3">
            <w:pPr>
              <w:spacing w:after="0"/>
              <w:rPr>
                <w:rFonts w:eastAsia="Calibri"/>
                <w:sz w:val="20"/>
                <w:szCs w:val="20"/>
                <w:lang w:val="en-US"/>
              </w:rPr>
            </w:pPr>
            <w:r w:rsidRPr="2BAFB72A">
              <w:rPr>
                <w:rFonts w:eastAsia="Calibri"/>
                <w:sz w:val="20"/>
                <w:szCs w:val="20"/>
                <w:lang w:val="en-GB"/>
              </w:rPr>
              <w:t xml:space="preserve">At index date (ID), for 30 to 1 day before ID, for 365 to 31 days before ID, </w:t>
            </w:r>
            <w:r w:rsidRPr="005101FA">
              <w:rPr>
                <w:rFonts w:eastAsia="Calibri"/>
                <w:sz w:val="20"/>
                <w:szCs w:val="20"/>
                <w:lang w:val="en-US"/>
              </w:rPr>
              <w:t>1 to 30 post ID, 1 to 90 post ID, and 1 to 365 days post ID</w:t>
            </w:r>
          </w:p>
        </w:tc>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7DCD49F2" w14:textId="518B583F" w:rsidR="00341FA3" w:rsidRPr="003C45CB" w:rsidRDefault="00341FA3">
            <w:pPr>
              <w:rPr>
                <w:sz w:val="20"/>
                <w:szCs w:val="20"/>
                <w:lang w:val="en-US"/>
              </w:rPr>
            </w:pPr>
            <w:r w:rsidRPr="42763561">
              <w:rPr>
                <w:sz w:val="20"/>
                <w:szCs w:val="20"/>
                <w:lang w:val="en-US"/>
              </w:rPr>
              <w:t>OP, OT</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479AB350" w14:textId="77777777" w:rsidR="00341FA3" w:rsidRPr="003C45CB" w:rsidRDefault="00341FA3">
            <w:pPr>
              <w:rPr>
                <w:sz w:val="20"/>
                <w:szCs w:val="20"/>
              </w:rPr>
            </w:pPr>
            <w:r w:rsidRPr="42763561">
              <w:rPr>
                <w:sz w:val="20"/>
                <w:szCs w:val="20"/>
              </w:rPr>
              <w:t>RxNorm</w:t>
            </w:r>
          </w:p>
        </w:tc>
        <w:tc>
          <w:tcPr>
            <w:tcW w:w="1125" w:type="dxa"/>
            <w:tcBorders>
              <w:top w:val="single" w:sz="4" w:space="0" w:color="auto"/>
              <w:left w:val="single" w:sz="4" w:space="0" w:color="auto"/>
              <w:bottom w:val="single" w:sz="4" w:space="0" w:color="auto"/>
              <w:right w:val="single" w:sz="4" w:space="0" w:color="auto"/>
            </w:tcBorders>
            <w:shd w:val="clear" w:color="auto" w:fill="auto"/>
            <w:noWrap/>
          </w:tcPr>
          <w:p w14:paraId="14DDDB35" w14:textId="77777777" w:rsidR="00341FA3" w:rsidRPr="003C45CB" w:rsidRDefault="00341FA3">
            <w:pPr>
              <w:rPr>
                <w:sz w:val="20"/>
                <w:szCs w:val="20"/>
              </w:rPr>
            </w:pPr>
            <w:r w:rsidRPr="42763561">
              <w:rPr>
                <w:sz w:val="20"/>
                <w:szCs w:val="20"/>
              </w:rPr>
              <w:t>N/A</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1E2F3D3F" w14:textId="4DA40536" w:rsidR="00341FA3" w:rsidRPr="003C45CB" w:rsidRDefault="006A51DA">
            <w:pPr>
              <w:rPr>
                <w:sz w:val="20"/>
                <w:szCs w:val="20"/>
              </w:rPr>
            </w:pPr>
            <w:r w:rsidRPr="42763561">
              <w:rPr>
                <w:rFonts w:ascii="Calibri" w:eastAsia="Times New Roman" w:hAnsi="Calibri" w:cs="Calibri"/>
                <w:sz w:val="20"/>
                <w:szCs w:val="20"/>
                <w:lang w:val="en-US"/>
              </w:rPr>
              <w:t>All study participants</w:t>
            </w:r>
          </w:p>
        </w:tc>
        <w:tc>
          <w:tcPr>
            <w:tcW w:w="1440" w:type="dxa"/>
            <w:tcBorders>
              <w:top w:val="single" w:sz="4" w:space="0" w:color="auto"/>
              <w:left w:val="single" w:sz="4" w:space="0" w:color="auto"/>
              <w:bottom w:val="single" w:sz="4" w:space="0" w:color="auto"/>
              <w:right w:val="single" w:sz="4" w:space="0" w:color="auto"/>
            </w:tcBorders>
            <w:shd w:val="clear" w:color="auto" w:fill="auto"/>
            <w:noWrap/>
          </w:tcPr>
          <w:p w14:paraId="154D6E2F" w14:textId="77777777" w:rsidR="00341FA3" w:rsidRPr="003C45CB" w:rsidRDefault="00341FA3">
            <w:pPr>
              <w:rPr>
                <w:sz w:val="20"/>
                <w:szCs w:val="20"/>
              </w:rPr>
            </w:pPr>
            <w:r w:rsidRPr="42763561">
              <w:rPr>
                <w:sz w:val="20"/>
                <w:szCs w:val="20"/>
              </w:rPr>
              <w:t>N/A</w:t>
            </w:r>
          </w:p>
        </w:tc>
        <w:tc>
          <w:tcPr>
            <w:tcW w:w="1140" w:type="dxa"/>
            <w:tcBorders>
              <w:top w:val="single" w:sz="4" w:space="0" w:color="auto"/>
              <w:left w:val="single" w:sz="4" w:space="0" w:color="auto"/>
              <w:bottom w:val="single" w:sz="4" w:space="0" w:color="auto"/>
              <w:right w:val="single" w:sz="4" w:space="0" w:color="auto"/>
            </w:tcBorders>
            <w:shd w:val="clear" w:color="auto" w:fill="auto"/>
            <w:noWrap/>
          </w:tcPr>
          <w:p w14:paraId="5688C1D0" w14:textId="77777777" w:rsidR="00341FA3" w:rsidRPr="003C45CB" w:rsidRDefault="00341FA3">
            <w:pPr>
              <w:rPr>
                <w:sz w:val="20"/>
                <w:szCs w:val="20"/>
              </w:rPr>
            </w:pPr>
            <w:r w:rsidRPr="42763561">
              <w:rPr>
                <w:sz w:val="20"/>
                <w:szCs w:val="20"/>
              </w:rPr>
              <w:t>N/A</w:t>
            </w:r>
          </w:p>
        </w:tc>
      </w:tr>
      <w:tr w:rsidR="003339BB" w:rsidRPr="00CE7E26" w14:paraId="399CB393" w14:textId="77777777">
        <w:trPr>
          <w:trHeight w:val="432"/>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16FC6937" w14:textId="227DCC88" w:rsidR="003339BB" w:rsidRPr="00CE7E26" w:rsidRDefault="003339BB" w:rsidP="003339BB">
            <w:pPr>
              <w:rPr>
                <w:sz w:val="20"/>
                <w:szCs w:val="20"/>
                <w:lang w:val="en-US"/>
              </w:rPr>
            </w:pPr>
            <w:r>
              <w:rPr>
                <w:sz w:val="20"/>
                <w:szCs w:val="20"/>
                <w:lang w:val="en-US"/>
              </w:rPr>
              <w:t>H</w:t>
            </w:r>
            <w:r w:rsidRPr="00CE7E26">
              <w:rPr>
                <w:sz w:val="20"/>
                <w:szCs w:val="20"/>
                <w:lang w:val="en-US"/>
              </w:rPr>
              <w:t xml:space="preserve">ospitalisation and </w:t>
            </w:r>
            <w:r>
              <w:rPr>
                <w:sz w:val="20"/>
                <w:szCs w:val="20"/>
                <w:lang w:val="en-US"/>
              </w:rPr>
              <w:t>date of death</w:t>
            </w:r>
          </w:p>
        </w:tc>
        <w:tc>
          <w:tcPr>
            <w:tcW w:w="1939" w:type="dxa"/>
            <w:tcBorders>
              <w:top w:val="single" w:sz="4" w:space="0" w:color="auto"/>
              <w:left w:val="single" w:sz="4" w:space="0" w:color="auto"/>
              <w:bottom w:val="single" w:sz="4" w:space="0" w:color="auto"/>
              <w:right w:val="single" w:sz="4" w:space="0" w:color="auto"/>
            </w:tcBorders>
            <w:shd w:val="clear" w:color="auto" w:fill="auto"/>
            <w:noWrap/>
          </w:tcPr>
          <w:p w14:paraId="6C5D1A33" w14:textId="352C3FAB" w:rsidR="003339BB" w:rsidRPr="42763561" w:rsidRDefault="003339BB" w:rsidP="003339BB">
            <w:pPr>
              <w:rPr>
                <w:sz w:val="20"/>
                <w:szCs w:val="20"/>
                <w:lang w:val="en-US"/>
              </w:rPr>
            </w:pPr>
            <w:r>
              <w:rPr>
                <w:sz w:val="20"/>
                <w:szCs w:val="20"/>
                <w:lang w:val="en-US"/>
              </w:rPr>
              <w:t>One-year hospitalisations and mortality rates will be calculated after ID</w:t>
            </w:r>
          </w:p>
        </w:tc>
        <w:tc>
          <w:tcPr>
            <w:tcW w:w="984" w:type="dxa"/>
            <w:tcBorders>
              <w:top w:val="single" w:sz="4" w:space="0" w:color="auto"/>
              <w:left w:val="single" w:sz="4" w:space="0" w:color="auto"/>
              <w:bottom w:val="single" w:sz="4" w:space="0" w:color="auto"/>
              <w:right w:val="single" w:sz="4" w:space="0" w:color="auto"/>
            </w:tcBorders>
            <w:shd w:val="clear" w:color="auto" w:fill="auto"/>
            <w:noWrap/>
          </w:tcPr>
          <w:p w14:paraId="4AC311B6" w14:textId="62E301DE" w:rsidR="003339BB" w:rsidRPr="42763561" w:rsidRDefault="003339BB" w:rsidP="003339BB">
            <w:pPr>
              <w:rPr>
                <w:sz w:val="20"/>
                <w:szCs w:val="20"/>
                <w:lang w:val="en-US"/>
              </w:rPr>
            </w:pPr>
            <w:r>
              <w:rPr>
                <w:sz w:val="20"/>
                <w:szCs w:val="20"/>
                <w:lang w:val="en-US"/>
              </w:rPr>
              <w:t>Counts</w:t>
            </w:r>
          </w:p>
        </w:tc>
        <w:tc>
          <w:tcPr>
            <w:tcW w:w="1847" w:type="dxa"/>
            <w:tcBorders>
              <w:top w:val="single" w:sz="4" w:space="0" w:color="auto"/>
              <w:left w:val="single" w:sz="4" w:space="0" w:color="auto"/>
              <w:bottom w:val="single" w:sz="4" w:space="0" w:color="auto"/>
              <w:right w:val="single" w:sz="4" w:space="0" w:color="auto"/>
            </w:tcBorders>
            <w:shd w:val="clear" w:color="auto" w:fill="auto"/>
            <w:noWrap/>
          </w:tcPr>
          <w:p w14:paraId="388B3E45" w14:textId="509F31CF" w:rsidR="003339BB" w:rsidRPr="2BAFB72A" w:rsidRDefault="003339BB" w:rsidP="003339BB">
            <w:pPr>
              <w:spacing w:after="0"/>
              <w:rPr>
                <w:rFonts w:eastAsia="Calibri"/>
                <w:sz w:val="20"/>
                <w:szCs w:val="20"/>
                <w:lang w:val="en-GB"/>
              </w:rPr>
            </w:pPr>
            <w:r>
              <w:rPr>
                <w:rFonts w:eastAsia="Calibri"/>
                <w:sz w:val="20"/>
                <w:szCs w:val="20"/>
                <w:lang w:val="en-GB"/>
              </w:rPr>
              <w:t>1 year post-inex</w:t>
            </w:r>
          </w:p>
        </w:tc>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50E0BE06" w14:textId="504EAC5D" w:rsidR="003339BB" w:rsidRPr="42763561" w:rsidRDefault="003339BB" w:rsidP="003339BB">
            <w:pPr>
              <w:rPr>
                <w:sz w:val="20"/>
                <w:szCs w:val="20"/>
                <w:lang w:val="en-US"/>
              </w:rPr>
            </w:pPr>
            <w:r>
              <w:rPr>
                <w:sz w:val="20"/>
                <w:szCs w:val="20"/>
                <w:lang w:val="en-US"/>
              </w:rPr>
              <w:t>OP, OT</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58E6C7AA" w14:textId="7A0DD5DB" w:rsidR="003339BB" w:rsidRPr="00CE7E26" w:rsidRDefault="003339BB" w:rsidP="003339BB">
            <w:pPr>
              <w:rPr>
                <w:sz w:val="20"/>
                <w:szCs w:val="20"/>
                <w:lang w:val="en-US"/>
              </w:rPr>
            </w:pPr>
            <w:r>
              <w:rPr>
                <w:sz w:val="20"/>
                <w:szCs w:val="20"/>
                <w:lang w:val="en-US"/>
              </w:rPr>
              <w:t>N/A</w:t>
            </w:r>
          </w:p>
        </w:tc>
        <w:tc>
          <w:tcPr>
            <w:tcW w:w="1125" w:type="dxa"/>
            <w:tcBorders>
              <w:top w:val="single" w:sz="4" w:space="0" w:color="auto"/>
              <w:left w:val="single" w:sz="4" w:space="0" w:color="auto"/>
              <w:bottom w:val="single" w:sz="4" w:space="0" w:color="auto"/>
              <w:right w:val="single" w:sz="4" w:space="0" w:color="auto"/>
            </w:tcBorders>
            <w:shd w:val="clear" w:color="auto" w:fill="auto"/>
            <w:noWrap/>
          </w:tcPr>
          <w:p w14:paraId="2886BCA5" w14:textId="1FD20848" w:rsidR="003339BB" w:rsidRPr="00CE7E26" w:rsidRDefault="003339BB" w:rsidP="003339BB">
            <w:pPr>
              <w:rPr>
                <w:sz w:val="20"/>
                <w:szCs w:val="20"/>
                <w:lang w:val="en-US"/>
              </w:rPr>
            </w:pPr>
            <w:r w:rsidRPr="42763561">
              <w:rPr>
                <w:sz w:val="20"/>
                <w:szCs w:val="20"/>
              </w:rPr>
              <w:t>N/A</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53FFD165" w14:textId="54C54203" w:rsidR="003339BB" w:rsidRPr="00CE7E26" w:rsidRDefault="006A51DA" w:rsidP="003339BB">
            <w:pPr>
              <w:rPr>
                <w:sz w:val="20"/>
                <w:szCs w:val="20"/>
                <w:lang w:val="en-US"/>
              </w:rPr>
            </w:pPr>
            <w:r w:rsidRPr="42763561">
              <w:rPr>
                <w:rFonts w:ascii="Calibri" w:eastAsia="Times New Roman" w:hAnsi="Calibri" w:cs="Calibri"/>
                <w:sz w:val="20"/>
                <w:szCs w:val="20"/>
                <w:lang w:val="en-US"/>
              </w:rPr>
              <w:t>All study participants</w:t>
            </w:r>
          </w:p>
        </w:tc>
        <w:tc>
          <w:tcPr>
            <w:tcW w:w="1440" w:type="dxa"/>
            <w:tcBorders>
              <w:top w:val="single" w:sz="4" w:space="0" w:color="auto"/>
              <w:left w:val="single" w:sz="4" w:space="0" w:color="auto"/>
              <w:bottom w:val="single" w:sz="4" w:space="0" w:color="auto"/>
              <w:right w:val="single" w:sz="4" w:space="0" w:color="auto"/>
            </w:tcBorders>
            <w:shd w:val="clear" w:color="auto" w:fill="auto"/>
            <w:noWrap/>
          </w:tcPr>
          <w:p w14:paraId="1810E629" w14:textId="74FA4A48" w:rsidR="003339BB" w:rsidRPr="00CE7E26" w:rsidRDefault="003339BB" w:rsidP="003339BB">
            <w:pPr>
              <w:rPr>
                <w:sz w:val="20"/>
                <w:szCs w:val="20"/>
                <w:lang w:val="en-US"/>
              </w:rPr>
            </w:pPr>
            <w:r w:rsidRPr="42763561">
              <w:rPr>
                <w:sz w:val="20"/>
                <w:szCs w:val="20"/>
              </w:rPr>
              <w:t>N/A</w:t>
            </w:r>
          </w:p>
        </w:tc>
        <w:tc>
          <w:tcPr>
            <w:tcW w:w="1140" w:type="dxa"/>
            <w:tcBorders>
              <w:top w:val="single" w:sz="4" w:space="0" w:color="auto"/>
              <w:left w:val="single" w:sz="4" w:space="0" w:color="auto"/>
              <w:bottom w:val="single" w:sz="4" w:space="0" w:color="auto"/>
              <w:right w:val="single" w:sz="4" w:space="0" w:color="auto"/>
            </w:tcBorders>
            <w:shd w:val="clear" w:color="auto" w:fill="auto"/>
            <w:noWrap/>
          </w:tcPr>
          <w:p w14:paraId="5B5A7DE5" w14:textId="4100908F" w:rsidR="003339BB" w:rsidRPr="00CE7E26" w:rsidRDefault="003339BB" w:rsidP="003339BB">
            <w:pPr>
              <w:rPr>
                <w:sz w:val="20"/>
                <w:szCs w:val="20"/>
                <w:lang w:val="en-US"/>
              </w:rPr>
            </w:pPr>
            <w:r w:rsidRPr="42763561">
              <w:rPr>
                <w:sz w:val="20"/>
                <w:szCs w:val="20"/>
              </w:rPr>
              <w:t>N/A</w:t>
            </w:r>
          </w:p>
        </w:tc>
      </w:tr>
    </w:tbl>
    <w:p w14:paraId="18FE6DE9" w14:textId="05372309" w:rsidR="00555617" w:rsidRPr="00BB50BA" w:rsidRDefault="00555617" w:rsidP="00555617">
      <w:pPr>
        <w:pStyle w:val="BodytextAgency"/>
        <w:rPr>
          <w:rFonts w:asciiTheme="minorHAnsi" w:hAnsiTheme="minorHAnsi" w:cstheme="minorHAnsi"/>
        </w:rPr>
      </w:pPr>
      <w:r w:rsidRPr="00BB50BA">
        <w:rPr>
          <w:rFonts w:asciiTheme="minorHAnsi" w:hAnsiTheme="minorHAnsi" w:cstheme="minorHAnsi"/>
          <w:vertAlign w:val="superscript"/>
        </w:rPr>
        <w:t xml:space="preserve">1 </w:t>
      </w:r>
      <w:r w:rsidR="00471C1D">
        <w:rPr>
          <w:rFonts w:asciiTheme="minorHAnsi" w:hAnsiTheme="minorHAnsi" w:cstheme="minorHAnsi"/>
        </w:rPr>
        <w:t>ID = index date</w:t>
      </w:r>
      <w:r w:rsidR="00DA49E5">
        <w:rPr>
          <w:rFonts w:asciiTheme="minorHAnsi" w:hAnsiTheme="minorHAnsi" w:cstheme="minorHAnsi"/>
        </w:rPr>
        <w:t xml:space="preserve">, </w:t>
      </w:r>
      <w:r w:rsidRPr="00BB50BA">
        <w:rPr>
          <w:rFonts w:asciiTheme="minorHAnsi" w:hAnsiTheme="minorHAnsi" w:cstheme="minorHAnsi"/>
        </w:rPr>
        <w:t>P = outpatient, OT = other, n/a = not applicable</w:t>
      </w:r>
    </w:p>
    <w:p w14:paraId="14909101" w14:textId="77777777" w:rsidR="006A35EA" w:rsidRDefault="006A35EA" w:rsidP="00182327">
      <w:pPr>
        <w:rPr>
          <w:highlight w:val="yellow"/>
          <w:lang w:val="en-GB"/>
        </w:rPr>
        <w:sectPr w:rsidR="006A35EA" w:rsidSect="00D77C47">
          <w:pgSz w:w="16838" w:h="11906" w:orient="landscape" w:code="9"/>
          <w:pgMar w:top="1134" w:right="1418" w:bottom="1134" w:left="1418" w:header="851" w:footer="851" w:gutter="0"/>
          <w:cols w:space="708"/>
          <w:docGrid w:linePitch="360"/>
        </w:sectPr>
      </w:pPr>
    </w:p>
    <w:p w14:paraId="63FCF52F" w14:textId="4B4D9869" w:rsidR="003B194C" w:rsidRPr="004F2357" w:rsidRDefault="004F78C8" w:rsidP="00341FA3">
      <w:pPr>
        <w:pStyle w:val="Heading2"/>
        <w:numPr>
          <w:ilvl w:val="1"/>
          <w:numId w:val="5"/>
        </w:numPr>
        <w:ind w:left="426" w:hanging="426"/>
      </w:pPr>
      <w:bookmarkStart w:id="97" w:name="9.4._Data_sources"/>
      <w:bookmarkStart w:id="98" w:name="_bookmark12"/>
      <w:bookmarkStart w:id="99" w:name="9.5._Study_size"/>
      <w:bookmarkStart w:id="100" w:name="_bookmark13"/>
      <w:bookmarkEnd w:id="97"/>
      <w:bookmarkEnd w:id="98"/>
      <w:bookmarkEnd w:id="99"/>
      <w:bookmarkEnd w:id="100"/>
      <w:r w:rsidRPr="004F2357">
        <w:rPr>
          <w:lang w:val="en-US"/>
        </w:rPr>
        <w:lastRenderedPageBreak/>
        <w:t xml:space="preserve"> </w:t>
      </w:r>
      <w:bookmarkStart w:id="101" w:name="_Toc157171782"/>
      <w:r w:rsidR="003B194C" w:rsidRPr="004F2357">
        <w:t>Study size</w:t>
      </w:r>
      <w:bookmarkEnd w:id="101"/>
    </w:p>
    <w:p w14:paraId="56F1D879" w14:textId="36DDDD65" w:rsidR="00084E48" w:rsidRPr="00084E48" w:rsidRDefault="00084E48" w:rsidP="00084E48">
      <w:pPr>
        <w:spacing w:after="120" w:line="240" w:lineRule="auto"/>
        <w:jc w:val="both"/>
        <w:textAlignment w:val="baseline"/>
        <w:rPr>
          <w:rStyle w:val="normaltextrun"/>
          <w:rFonts w:eastAsia="Times New Roman"/>
          <w:lang w:val="en-GB" w:eastAsia="es-ES"/>
        </w:rPr>
      </w:pPr>
      <w:r w:rsidRPr="00084E48">
        <w:rPr>
          <w:rFonts w:ascii="Calibri" w:eastAsia="Times New Roman" w:hAnsi="Calibri" w:cs="Calibri"/>
          <w:lang w:val="en-GB" w:eastAsia="es-ES"/>
        </w:rPr>
        <w:t>No sample size will be calculated as this is a descriptive Disease Epidemiology Study where we were interested in the characteristics of all incident cases of selected cancers</w:t>
      </w:r>
      <w:r>
        <w:rPr>
          <w:rFonts w:ascii="Calibri" w:eastAsia="Times New Roman" w:hAnsi="Calibri" w:cs="Calibri"/>
          <w:lang w:val="en-GB" w:eastAsia="es-ES"/>
        </w:rPr>
        <w:t xml:space="preserve"> in each database</w:t>
      </w:r>
      <w:r w:rsidRPr="00084E48">
        <w:rPr>
          <w:rFonts w:ascii="Calibri" w:eastAsia="Times New Roman" w:hAnsi="Calibri" w:cs="Calibri"/>
          <w:lang w:val="en-GB" w:eastAsia="es-ES"/>
        </w:rPr>
        <w:t>. </w:t>
      </w:r>
    </w:p>
    <w:p w14:paraId="315CF0E2" w14:textId="77777777" w:rsidR="00D73BC2" w:rsidRDefault="004F78C8" w:rsidP="00341FA3">
      <w:pPr>
        <w:pStyle w:val="Heading2"/>
        <w:numPr>
          <w:ilvl w:val="1"/>
          <w:numId w:val="5"/>
        </w:numPr>
        <w:ind w:left="426" w:hanging="426"/>
      </w:pPr>
      <w:r w:rsidRPr="00B36F6E">
        <w:rPr>
          <w:lang w:val="en-US"/>
        </w:rPr>
        <w:t xml:space="preserve"> </w:t>
      </w:r>
      <w:bookmarkStart w:id="102" w:name="_Toc157171783"/>
      <w:r w:rsidR="001F56A9" w:rsidRPr="0022120E">
        <w:t>Analysis</w:t>
      </w:r>
      <w:bookmarkStart w:id="103" w:name="_Toc56144178"/>
      <w:bookmarkStart w:id="104" w:name="_Toc364817663"/>
      <w:bookmarkStart w:id="105" w:name="_Toc137120047"/>
      <w:bookmarkStart w:id="106" w:name="_Toc947485044"/>
      <w:bookmarkStart w:id="107" w:name="_Toc41039048"/>
      <w:bookmarkStart w:id="108" w:name="_Toc137120044"/>
      <w:bookmarkEnd w:id="102"/>
    </w:p>
    <w:bookmarkEnd w:id="103"/>
    <w:bookmarkEnd w:id="104"/>
    <w:bookmarkEnd w:id="105"/>
    <w:p w14:paraId="6182A22E" w14:textId="3B5EC8FC" w:rsidR="00C11F0F" w:rsidRPr="00C11F0F" w:rsidRDefault="00C11F0F" w:rsidP="00C11F0F">
      <w:pPr>
        <w:pStyle w:val="BodyText"/>
        <w:kinsoku w:val="0"/>
        <w:overflowPunct w:val="0"/>
        <w:spacing w:after="140" w:line="280" w:lineRule="exact"/>
        <w:ind w:right="381"/>
        <w:jc w:val="both"/>
        <w:rPr>
          <w:color w:val="003399"/>
          <w:lang w:val="en-GB"/>
        </w:rPr>
      </w:pPr>
      <w:r w:rsidRPr="00C11F0F">
        <w:rPr>
          <w:b/>
          <w:bCs/>
          <w:color w:val="003399"/>
          <w:lang w:val="en-GB"/>
        </w:rPr>
        <w:t xml:space="preserve">Table </w:t>
      </w:r>
      <w:r w:rsidR="00A53F12">
        <w:rPr>
          <w:b/>
          <w:bCs/>
          <w:color w:val="003399"/>
          <w:lang w:val="en-GB"/>
        </w:rPr>
        <w:t>9</w:t>
      </w:r>
      <w:r w:rsidRPr="00C11F0F">
        <w:rPr>
          <w:color w:val="003399"/>
          <w:lang w:val="en-GB"/>
        </w:rPr>
        <w:t>.  Description of Study Types and Type of analysis</w:t>
      </w:r>
    </w:p>
    <w:tbl>
      <w:tblPr>
        <w:tblW w:w="5000" w:type="pct"/>
        <w:tblBorders>
          <w:top w:val="single" w:sz="4" w:space="0" w:color="003399"/>
          <w:left w:val="single" w:sz="4" w:space="0" w:color="003399"/>
          <w:bottom w:val="single" w:sz="4" w:space="0" w:color="003399"/>
          <w:right w:val="single" w:sz="4" w:space="0" w:color="003399"/>
          <w:insideH w:val="single" w:sz="4" w:space="0" w:color="003399"/>
          <w:insideV w:val="single" w:sz="4" w:space="0" w:color="003399"/>
        </w:tblBorders>
        <w:tblLayout w:type="fixed"/>
        <w:tblLook w:val="04A0" w:firstRow="1" w:lastRow="0" w:firstColumn="1" w:lastColumn="0" w:noHBand="0" w:noVBand="1"/>
      </w:tblPr>
      <w:tblGrid>
        <w:gridCol w:w="2831"/>
        <w:gridCol w:w="2551"/>
        <w:gridCol w:w="4246"/>
      </w:tblGrid>
      <w:tr w:rsidR="000D544A" w:rsidRPr="00C11F0F" w14:paraId="55E3F411" w14:textId="77777777" w:rsidTr="00664650">
        <w:trPr>
          <w:tblHeader/>
        </w:trPr>
        <w:tc>
          <w:tcPr>
            <w:tcW w:w="1470" w:type="pct"/>
            <w:shd w:val="clear" w:color="auto" w:fill="003399"/>
          </w:tcPr>
          <w:p w14:paraId="6B94B851" w14:textId="77777777" w:rsidR="00C11F0F" w:rsidRPr="00C11F0F" w:rsidRDefault="00C11F0F">
            <w:pPr>
              <w:pStyle w:val="BodyText"/>
              <w:kinsoku w:val="0"/>
              <w:overflowPunct w:val="0"/>
              <w:spacing w:after="140" w:line="280" w:lineRule="exact"/>
              <w:ind w:right="381"/>
              <w:jc w:val="both"/>
              <w:rPr>
                <w:rFonts w:cstheme="minorHAnsi"/>
                <w:b/>
                <w:bCs/>
              </w:rPr>
            </w:pPr>
            <w:r w:rsidRPr="00C11F0F">
              <w:rPr>
                <w:rFonts w:cstheme="minorHAnsi"/>
                <w:b/>
                <w:bCs/>
              </w:rPr>
              <w:t>STUDY TYPE</w:t>
            </w:r>
          </w:p>
        </w:tc>
        <w:tc>
          <w:tcPr>
            <w:tcW w:w="1325" w:type="pct"/>
            <w:shd w:val="clear" w:color="auto" w:fill="003399"/>
          </w:tcPr>
          <w:p w14:paraId="436FF40F" w14:textId="77777777" w:rsidR="00C11F0F" w:rsidRPr="00C11F0F" w:rsidRDefault="00C11F0F">
            <w:pPr>
              <w:pStyle w:val="BodyText"/>
              <w:kinsoku w:val="0"/>
              <w:overflowPunct w:val="0"/>
              <w:spacing w:after="140" w:line="280" w:lineRule="exact"/>
              <w:ind w:right="381"/>
              <w:jc w:val="both"/>
              <w:rPr>
                <w:rFonts w:cstheme="minorHAnsi"/>
                <w:b/>
                <w:bCs/>
              </w:rPr>
            </w:pPr>
            <w:r w:rsidRPr="00C11F0F">
              <w:rPr>
                <w:rFonts w:cstheme="minorHAnsi"/>
                <w:b/>
                <w:bCs/>
              </w:rPr>
              <w:t>STUDY CLASSIFICATION</w:t>
            </w:r>
          </w:p>
        </w:tc>
        <w:tc>
          <w:tcPr>
            <w:tcW w:w="2205" w:type="pct"/>
            <w:shd w:val="clear" w:color="auto" w:fill="003399"/>
          </w:tcPr>
          <w:p w14:paraId="38F2CE5F" w14:textId="77777777" w:rsidR="00C11F0F" w:rsidRPr="00C11F0F" w:rsidRDefault="00C11F0F">
            <w:pPr>
              <w:pStyle w:val="BodyText"/>
              <w:kinsoku w:val="0"/>
              <w:overflowPunct w:val="0"/>
              <w:spacing w:after="140" w:line="280" w:lineRule="exact"/>
              <w:ind w:right="381"/>
              <w:jc w:val="both"/>
              <w:rPr>
                <w:rFonts w:cstheme="minorHAnsi"/>
                <w:b/>
                <w:bCs/>
              </w:rPr>
            </w:pPr>
            <w:r w:rsidRPr="00C11F0F">
              <w:rPr>
                <w:rFonts w:cstheme="minorHAnsi"/>
                <w:b/>
                <w:bCs/>
              </w:rPr>
              <w:t>TYPE OF ANALYSIS</w:t>
            </w:r>
          </w:p>
        </w:tc>
      </w:tr>
      <w:tr w:rsidR="008D3831" w:rsidRPr="002032A8" w14:paraId="6340DEC4" w14:textId="77777777" w:rsidTr="00664650">
        <w:tc>
          <w:tcPr>
            <w:tcW w:w="1470" w:type="pct"/>
          </w:tcPr>
          <w:p w14:paraId="25171D0C" w14:textId="77777777" w:rsidR="00C11F0F" w:rsidRPr="00C11F0F" w:rsidRDefault="00C11F0F">
            <w:pPr>
              <w:pStyle w:val="BodyText"/>
              <w:kinsoku w:val="0"/>
              <w:overflowPunct w:val="0"/>
              <w:spacing w:after="140" w:line="280" w:lineRule="exact"/>
              <w:ind w:right="381"/>
              <w:jc w:val="both"/>
              <w:rPr>
                <w:rFonts w:cstheme="minorHAnsi"/>
              </w:rPr>
            </w:pPr>
            <w:r w:rsidRPr="00C11F0F">
              <w:rPr>
                <w:rFonts w:cstheme="minorHAnsi"/>
                <w:lang w:val="en-US"/>
              </w:rPr>
              <w:t>Population-level descriptive epidemiology</w:t>
            </w:r>
          </w:p>
        </w:tc>
        <w:tc>
          <w:tcPr>
            <w:tcW w:w="1325" w:type="pct"/>
          </w:tcPr>
          <w:p w14:paraId="02C22C48" w14:textId="77777777" w:rsidR="00C11F0F" w:rsidRPr="00C11F0F" w:rsidRDefault="00C11F0F">
            <w:pPr>
              <w:pStyle w:val="BodyText"/>
              <w:kinsoku w:val="0"/>
              <w:overflowPunct w:val="0"/>
              <w:spacing w:after="140" w:line="280" w:lineRule="exact"/>
              <w:ind w:right="381"/>
              <w:jc w:val="both"/>
              <w:rPr>
                <w:rFonts w:cstheme="minorHAnsi"/>
              </w:rPr>
            </w:pPr>
            <w:r w:rsidRPr="00C11F0F">
              <w:rPr>
                <w:rFonts w:cstheme="minorHAnsi"/>
              </w:rPr>
              <w:t>Off-the-shelf (C1)</w:t>
            </w:r>
          </w:p>
        </w:tc>
        <w:tc>
          <w:tcPr>
            <w:tcW w:w="2205" w:type="pct"/>
          </w:tcPr>
          <w:p w14:paraId="4677212F" w14:textId="77777777" w:rsidR="00C11F0F" w:rsidRPr="00C11F0F" w:rsidRDefault="00C11F0F">
            <w:pPr>
              <w:pStyle w:val="BodyText"/>
              <w:numPr>
                <w:ilvl w:val="0"/>
                <w:numId w:val="1"/>
              </w:numPr>
              <w:kinsoku w:val="0"/>
              <w:overflowPunct w:val="0"/>
              <w:spacing w:after="140" w:line="280" w:lineRule="exact"/>
              <w:ind w:right="381"/>
              <w:jc w:val="both"/>
              <w:rPr>
                <w:rFonts w:cstheme="minorHAnsi"/>
                <w:lang w:val="en-US"/>
              </w:rPr>
            </w:pPr>
            <w:r w:rsidRPr="00C11F0F">
              <w:rPr>
                <w:rFonts w:cstheme="minorHAnsi"/>
                <w:lang w:val="en-US"/>
              </w:rPr>
              <w:t>Prevalence rates of the condition of interest</w:t>
            </w:r>
          </w:p>
        </w:tc>
      </w:tr>
      <w:tr w:rsidR="008D3831" w:rsidRPr="002032A8" w14:paraId="22678CE8" w14:textId="77777777" w:rsidTr="00664650">
        <w:tc>
          <w:tcPr>
            <w:tcW w:w="1470" w:type="pct"/>
          </w:tcPr>
          <w:p w14:paraId="4AAEE51C" w14:textId="77777777" w:rsidR="00C11F0F" w:rsidRPr="00C11F0F" w:rsidRDefault="00C11F0F">
            <w:pPr>
              <w:pStyle w:val="BodyText"/>
              <w:kinsoku w:val="0"/>
              <w:overflowPunct w:val="0"/>
              <w:spacing w:after="140" w:line="280" w:lineRule="exact"/>
              <w:ind w:right="381"/>
              <w:jc w:val="both"/>
              <w:rPr>
                <w:rFonts w:cstheme="minorHAnsi"/>
                <w:lang w:val="en-US"/>
              </w:rPr>
            </w:pPr>
            <w:r w:rsidRPr="00C11F0F">
              <w:rPr>
                <w:rFonts w:cstheme="minorHAnsi"/>
                <w:lang w:val="en-US"/>
              </w:rPr>
              <w:t>Patient-level characterisation</w:t>
            </w:r>
          </w:p>
        </w:tc>
        <w:tc>
          <w:tcPr>
            <w:tcW w:w="1325" w:type="pct"/>
          </w:tcPr>
          <w:p w14:paraId="32985032" w14:textId="77777777" w:rsidR="00C11F0F" w:rsidRPr="00C11F0F" w:rsidRDefault="00C11F0F">
            <w:pPr>
              <w:pStyle w:val="BodyText"/>
              <w:kinsoku w:val="0"/>
              <w:overflowPunct w:val="0"/>
              <w:spacing w:after="140" w:line="280" w:lineRule="exact"/>
              <w:ind w:right="381"/>
              <w:jc w:val="both"/>
              <w:rPr>
                <w:rFonts w:cstheme="minorHAnsi"/>
              </w:rPr>
            </w:pPr>
            <w:r w:rsidRPr="00C11F0F">
              <w:rPr>
                <w:rFonts w:cstheme="minorHAnsi"/>
              </w:rPr>
              <w:t>Off-the-shelf (C1)</w:t>
            </w:r>
          </w:p>
        </w:tc>
        <w:tc>
          <w:tcPr>
            <w:tcW w:w="2205" w:type="pct"/>
          </w:tcPr>
          <w:p w14:paraId="18494CA8" w14:textId="1AFFBF3F" w:rsidR="00C11F0F" w:rsidRPr="00C11F0F" w:rsidRDefault="001F6E10">
            <w:pPr>
              <w:pStyle w:val="BodyText"/>
              <w:numPr>
                <w:ilvl w:val="0"/>
                <w:numId w:val="1"/>
              </w:numPr>
              <w:kinsoku w:val="0"/>
              <w:overflowPunct w:val="0"/>
              <w:spacing w:after="140" w:line="280" w:lineRule="exact"/>
              <w:ind w:right="381"/>
              <w:jc w:val="both"/>
              <w:rPr>
                <w:rFonts w:cstheme="minorHAnsi"/>
              </w:rPr>
            </w:pPr>
            <w:r>
              <w:rPr>
                <w:rFonts w:cstheme="minorHAnsi"/>
              </w:rPr>
              <w:t>L</w:t>
            </w:r>
            <w:r w:rsidR="00C11F0F" w:rsidRPr="00C11F0F">
              <w:rPr>
                <w:rFonts w:cstheme="minorHAnsi"/>
              </w:rPr>
              <w:t>arge-scale characterisation</w:t>
            </w:r>
          </w:p>
          <w:p w14:paraId="4F0E8F3D" w14:textId="1DA021A2" w:rsidR="00C11F0F" w:rsidRPr="00C11F0F" w:rsidRDefault="00AF2D74">
            <w:pPr>
              <w:pStyle w:val="BodyText"/>
              <w:numPr>
                <w:ilvl w:val="0"/>
                <w:numId w:val="1"/>
              </w:numPr>
              <w:kinsoku w:val="0"/>
              <w:overflowPunct w:val="0"/>
              <w:spacing w:after="140" w:line="280" w:lineRule="exact"/>
              <w:ind w:right="381"/>
              <w:jc w:val="both"/>
              <w:rPr>
                <w:rFonts w:cstheme="minorHAnsi"/>
              </w:rPr>
            </w:pPr>
            <w:r>
              <w:rPr>
                <w:rFonts w:cstheme="minorHAnsi"/>
              </w:rPr>
              <w:t>P</w:t>
            </w:r>
            <w:r w:rsidR="00C11F0F" w:rsidRPr="00C11F0F">
              <w:rPr>
                <w:rFonts w:cstheme="minorHAnsi"/>
              </w:rPr>
              <w:t>atient-level characteristics</w:t>
            </w:r>
          </w:p>
          <w:p w14:paraId="39E1B19C" w14:textId="7335485D" w:rsidR="00C11F0F" w:rsidRPr="00AF2D74" w:rsidRDefault="00C11F0F" w:rsidP="00AF2D74">
            <w:pPr>
              <w:pStyle w:val="BodyText"/>
              <w:numPr>
                <w:ilvl w:val="0"/>
                <w:numId w:val="1"/>
              </w:numPr>
              <w:kinsoku w:val="0"/>
              <w:overflowPunct w:val="0"/>
              <w:spacing w:after="140" w:line="280" w:lineRule="exact"/>
              <w:ind w:right="381"/>
              <w:jc w:val="both"/>
              <w:rPr>
                <w:rFonts w:cstheme="minorHAnsi"/>
                <w:lang w:val="en-US"/>
              </w:rPr>
            </w:pPr>
            <w:r w:rsidRPr="00C11F0F">
              <w:rPr>
                <w:rFonts w:cstheme="minorHAnsi"/>
                <w:lang w:val="en-US"/>
              </w:rPr>
              <w:t>Prognosis / progression to a pre-specified outcome</w:t>
            </w:r>
          </w:p>
        </w:tc>
      </w:tr>
    </w:tbl>
    <w:p w14:paraId="794B86E3" w14:textId="77777777" w:rsidR="00C11F0F" w:rsidRPr="00061182" w:rsidRDefault="00C11F0F" w:rsidP="00C11F0F">
      <w:pPr>
        <w:rPr>
          <w:lang w:val="en-GB"/>
        </w:rPr>
      </w:pPr>
    </w:p>
    <w:p w14:paraId="46349391" w14:textId="75758100" w:rsidR="0022120E" w:rsidRPr="00B72512" w:rsidRDefault="0022120E" w:rsidP="00341FA3">
      <w:pPr>
        <w:pStyle w:val="Heading2"/>
        <w:numPr>
          <w:ilvl w:val="2"/>
          <w:numId w:val="5"/>
        </w:numPr>
        <w:ind w:left="720"/>
        <w:rPr>
          <w:sz w:val="24"/>
          <w:szCs w:val="24"/>
        </w:rPr>
      </w:pPr>
      <w:bookmarkStart w:id="109" w:name="_Toc157171784"/>
      <w:r w:rsidRPr="00B72512">
        <w:rPr>
          <w:rFonts w:eastAsia="Calibri"/>
          <w:sz w:val="24"/>
          <w:szCs w:val="24"/>
          <w:lang w:val="en-US"/>
        </w:rPr>
        <w:t>Federated Network Analyses</w:t>
      </w:r>
      <w:bookmarkEnd w:id="106"/>
      <w:bookmarkEnd w:id="107"/>
      <w:bookmarkEnd w:id="108"/>
      <w:bookmarkEnd w:id="109"/>
      <w:r w:rsidRPr="00B72512">
        <w:rPr>
          <w:rFonts w:eastAsia="Calibri"/>
          <w:sz w:val="24"/>
          <w:szCs w:val="24"/>
          <w:lang w:val="en-US"/>
        </w:rPr>
        <w:t xml:space="preserve"> </w:t>
      </w:r>
    </w:p>
    <w:p w14:paraId="6A0E0255" w14:textId="77777777" w:rsidR="0022120E" w:rsidRPr="0077737E" w:rsidRDefault="0022120E" w:rsidP="00C11F0F">
      <w:pPr>
        <w:rPr>
          <w:rFonts w:cstheme="minorHAnsi"/>
          <w:lang w:val="en-US"/>
        </w:rPr>
      </w:pPr>
      <w:r w:rsidRPr="0022120E">
        <w:rPr>
          <w:rStyle w:val="normaltextrun"/>
          <w:rFonts w:cstheme="minorHAnsi"/>
          <w:color w:val="000000"/>
          <w:shd w:val="clear" w:color="auto" w:fill="FFFFFF"/>
          <w:lang w:val="en-US"/>
        </w:rPr>
        <w:t>Analyses will be conducted separately for each database.</w:t>
      </w:r>
      <w:r w:rsidRPr="0022120E">
        <w:rPr>
          <w:rFonts w:cstheme="minorHAnsi"/>
          <w:lang w:val="en-US"/>
        </w:rPr>
        <w:t xml:space="preserve"> Before study initiation, test runs of the analytics are performed on a subset</w:t>
      </w:r>
      <w:r w:rsidRPr="0077737E">
        <w:rPr>
          <w:rFonts w:cstheme="minorHAnsi"/>
          <w:lang w:val="en-US"/>
        </w:rPr>
        <w:t xml:space="preserve"> of the data sources or on a simulated set of patients and quality control checks are performed. Once all the tests are passed, the final package is released in the version-controlled Study Repository for execution against all the participating data sources.</w:t>
      </w:r>
    </w:p>
    <w:p w14:paraId="367C5CDB" w14:textId="77777777" w:rsidR="0022120E" w:rsidRPr="0077737E" w:rsidRDefault="0022120E" w:rsidP="00C11F0F">
      <w:pPr>
        <w:spacing w:before="120" w:after="120"/>
        <w:rPr>
          <w:rFonts w:cstheme="minorHAnsi"/>
          <w:lang w:val="en-US"/>
        </w:rPr>
      </w:pPr>
      <w:r w:rsidRPr="0077737E">
        <w:rPr>
          <w:rFonts w:cstheme="minorHAnsi"/>
          <w:lang w:val="en-US"/>
        </w:rPr>
        <w:t>The data partners locally execute the analytics against the OMOP-CDM in R Studio and review and approve the by default aggregated results before returning them to the Coordination Centre. Sometimes multiple execution iterations are performed, and additional fine tuning of the code base is needed. A service desk will be available during the study execution for support.</w:t>
      </w:r>
    </w:p>
    <w:p w14:paraId="5C031F90" w14:textId="77777777" w:rsidR="0022120E" w:rsidRPr="0077737E" w:rsidRDefault="0022120E" w:rsidP="000B0337">
      <w:pPr>
        <w:spacing w:before="120" w:after="120"/>
        <w:rPr>
          <w:rStyle w:val="normaltextrun"/>
          <w:lang w:val="en-US"/>
        </w:rPr>
      </w:pPr>
      <w:r w:rsidRPr="490AF777">
        <w:rPr>
          <w:lang w:val="en-US"/>
        </w:rPr>
        <w:t>The study results of all data sources are checked after which they are made available to the team in the Digital Research Environment (DRE) and the Study Dissemination Phase can start. All results are locked and timestamped for reproducibility and transparency.</w:t>
      </w:r>
    </w:p>
    <w:p w14:paraId="7EDEC7A0" w14:textId="77777777" w:rsidR="0022120E" w:rsidRPr="00B72512" w:rsidRDefault="0022120E" w:rsidP="000B0337">
      <w:pPr>
        <w:pStyle w:val="Heading2"/>
        <w:numPr>
          <w:ilvl w:val="2"/>
          <w:numId w:val="5"/>
        </w:numPr>
        <w:ind w:left="720"/>
        <w:rPr>
          <w:rFonts w:eastAsia="Calibri"/>
          <w:sz w:val="24"/>
          <w:szCs w:val="24"/>
          <w:lang w:val="en-US"/>
        </w:rPr>
      </w:pPr>
      <w:bookmarkStart w:id="110" w:name="_Toc112795511"/>
      <w:bookmarkStart w:id="111" w:name="_Toc112917468"/>
      <w:bookmarkStart w:id="112" w:name="_Toc126191707"/>
      <w:bookmarkStart w:id="113" w:name="_Toc1049209997"/>
      <w:bookmarkStart w:id="114" w:name="_Toc1793296811"/>
      <w:bookmarkStart w:id="115" w:name="_Toc137120045"/>
      <w:bookmarkStart w:id="116" w:name="_Toc157171785"/>
      <w:r w:rsidRPr="00B72512">
        <w:rPr>
          <w:rFonts w:eastAsia="Calibri"/>
          <w:sz w:val="24"/>
          <w:szCs w:val="24"/>
          <w:lang w:val="en-US"/>
        </w:rPr>
        <w:t>Patient privacy protection</w:t>
      </w:r>
      <w:bookmarkEnd w:id="110"/>
      <w:bookmarkEnd w:id="111"/>
      <w:bookmarkEnd w:id="112"/>
      <w:bookmarkEnd w:id="113"/>
      <w:bookmarkEnd w:id="114"/>
      <w:bookmarkEnd w:id="115"/>
      <w:bookmarkEnd w:id="116"/>
    </w:p>
    <w:p w14:paraId="439D500B" w14:textId="77777777" w:rsidR="0022120E" w:rsidRDefault="0022120E" w:rsidP="000B0337">
      <w:pPr>
        <w:rPr>
          <w:i/>
          <w:iCs/>
          <w:color w:val="7469C5" w:themeColor="accent4" w:themeTint="99"/>
          <w:lang w:val="en-US"/>
        </w:rPr>
      </w:pPr>
      <w:r w:rsidRPr="0077737E">
        <w:rPr>
          <w:lang w:val="en-US"/>
        </w:rPr>
        <w:t xml:space="preserve">Cell suppression will be applied as required by databases to protect people’s privacy. Cell counts &lt; 5 will be </w:t>
      </w:r>
      <w:r w:rsidRPr="42763561">
        <w:rPr>
          <w:lang w:val="en-US"/>
        </w:rPr>
        <w:t>masked</w:t>
      </w:r>
      <w:r w:rsidRPr="0077737E">
        <w:rPr>
          <w:i/>
          <w:iCs/>
          <w:color w:val="7469C5" w:themeColor="accent4" w:themeTint="99"/>
          <w:lang w:val="en-US"/>
        </w:rPr>
        <w:t xml:space="preserve">. </w:t>
      </w:r>
    </w:p>
    <w:p w14:paraId="678A9FB0" w14:textId="3FE5CA7D" w:rsidR="00B72512" w:rsidRPr="008D43E6" w:rsidRDefault="00B72512" w:rsidP="000B0337">
      <w:pPr>
        <w:pStyle w:val="Heading2"/>
        <w:numPr>
          <w:ilvl w:val="2"/>
          <w:numId w:val="5"/>
        </w:numPr>
        <w:ind w:left="720"/>
        <w:rPr>
          <w:rFonts w:eastAsia="Calibri"/>
          <w:sz w:val="24"/>
          <w:szCs w:val="24"/>
          <w:lang w:val="en-US"/>
        </w:rPr>
      </w:pPr>
      <w:bookmarkStart w:id="117" w:name="_Toc157171786"/>
      <w:r w:rsidRPr="008D43E6">
        <w:rPr>
          <w:rFonts w:eastAsia="Calibri"/>
          <w:sz w:val="24"/>
          <w:szCs w:val="24"/>
          <w:lang w:val="en-US"/>
        </w:rPr>
        <w:t>Statistical model specification and assumptions of the analytical approach considered</w:t>
      </w:r>
      <w:bookmarkEnd w:id="117"/>
      <w:r w:rsidRPr="008D43E6">
        <w:rPr>
          <w:rFonts w:eastAsia="Calibri"/>
          <w:sz w:val="24"/>
          <w:szCs w:val="24"/>
          <w:lang w:val="en-US"/>
        </w:rPr>
        <w:t>  </w:t>
      </w:r>
    </w:p>
    <w:p w14:paraId="78834467" w14:textId="77777777" w:rsidR="00084E48" w:rsidRPr="009C046C" w:rsidRDefault="00084E48" w:rsidP="000B0337">
      <w:pPr>
        <w:spacing w:before="120" w:after="120" w:line="240" w:lineRule="auto"/>
        <w:rPr>
          <w:rFonts w:eastAsia="Calibri" w:cstheme="minorHAnsi"/>
          <w:u w:val="single"/>
          <w:lang w:val="en-GB"/>
        </w:rPr>
      </w:pPr>
      <w:r w:rsidRPr="009C046C">
        <w:rPr>
          <w:rFonts w:eastAsia="Calibri" w:cstheme="minorHAnsi"/>
          <w:u w:val="single"/>
          <w:lang w:val="en-GB"/>
        </w:rPr>
        <w:t>Data analyses</w:t>
      </w:r>
    </w:p>
    <w:p w14:paraId="5EE42604" w14:textId="34465E20" w:rsidR="00084E48" w:rsidRPr="009C046C" w:rsidRDefault="00084E48" w:rsidP="000B0337">
      <w:pPr>
        <w:pStyle w:val="TableParagraph"/>
        <w:spacing w:before="35" w:line="271" w:lineRule="auto"/>
        <w:ind w:left="0" w:right="282"/>
        <w:rPr>
          <w:rStyle w:val="normaltextrun"/>
          <w:rFonts w:ascii="Calibri" w:eastAsiaTheme="minorHAnsi" w:hAnsi="Calibri" w:cs="Calibri"/>
          <w:color w:val="000000"/>
          <w:shd w:val="clear" w:color="auto" w:fill="FFFFFF"/>
          <w:lang w:val="en-GB"/>
        </w:rPr>
      </w:pPr>
      <w:r w:rsidRPr="009C046C">
        <w:rPr>
          <w:rStyle w:val="normaltextrun"/>
          <w:rFonts w:ascii="Calibri" w:eastAsiaTheme="minorHAnsi" w:hAnsi="Calibri" w:cs="Calibri"/>
          <w:color w:val="000000"/>
          <w:shd w:val="clear" w:color="auto" w:fill="FFFFFF"/>
          <w:lang w:val="en-GB"/>
        </w:rPr>
        <w:t xml:space="preserve">The prevalence of </w:t>
      </w:r>
      <w:r w:rsidR="008D43E6">
        <w:rPr>
          <w:rStyle w:val="normaltextrun"/>
          <w:rFonts w:ascii="Calibri" w:eastAsiaTheme="minorHAnsi" w:hAnsi="Calibri" w:cs="Calibri"/>
          <w:color w:val="000000"/>
          <w:shd w:val="clear" w:color="auto" w:fill="FFFFFF"/>
          <w:lang w:val="en-GB"/>
        </w:rPr>
        <w:t>the</w:t>
      </w:r>
      <w:r>
        <w:rPr>
          <w:rStyle w:val="normaltextrun"/>
          <w:rFonts w:ascii="Calibri" w:eastAsiaTheme="minorHAnsi" w:hAnsi="Calibri" w:cs="Calibri"/>
          <w:color w:val="000000"/>
          <w:shd w:val="clear" w:color="auto" w:fill="FFFFFF"/>
          <w:lang w:val="en-GB"/>
        </w:rPr>
        <w:t xml:space="preserve"> score </w:t>
      </w:r>
      <w:r w:rsidR="008C0681">
        <w:rPr>
          <w:rStyle w:val="normaltextrun"/>
          <w:rFonts w:ascii="Calibri" w:eastAsiaTheme="minorHAnsi" w:hAnsi="Calibri" w:cs="Calibri"/>
          <w:color w:val="000000"/>
          <w:shd w:val="clear" w:color="auto" w:fill="FFFFFF"/>
          <w:lang w:val="en-GB"/>
        </w:rPr>
        <w:t>of</w:t>
      </w:r>
      <w:r>
        <w:rPr>
          <w:rStyle w:val="normaltextrun"/>
          <w:rFonts w:ascii="Calibri" w:eastAsiaTheme="minorHAnsi" w:hAnsi="Calibri" w:cs="Calibri"/>
          <w:color w:val="000000"/>
          <w:shd w:val="clear" w:color="auto" w:fill="FFFFFF"/>
          <w:lang w:val="en-GB"/>
        </w:rPr>
        <w:t xml:space="preserve"> frailty</w:t>
      </w:r>
      <w:r w:rsidR="008C0681">
        <w:rPr>
          <w:rStyle w:val="normaltextrun"/>
          <w:rFonts w:ascii="Calibri" w:eastAsiaTheme="minorHAnsi" w:hAnsi="Calibri" w:cs="Calibri"/>
          <w:color w:val="000000"/>
          <w:shd w:val="clear" w:color="auto" w:fill="FFFFFF"/>
          <w:lang w:val="en-GB"/>
        </w:rPr>
        <w:t xml:space="preserve"> conditions</w:t>
      </w:r>
      <w:r>
        <w:rPr>
          <w:rStyle w:val="normaltextrun"/>
          <w:rFonts w:ascii="Calibri" w:eastAsiaTheme="minorHAnsi" w:hAnsi="Calibri" w:cs="Calibri"/>
          <w:color w:val="000000"/>
          <w:shd w:val="clear" w:color="auto" w:fill="FFFFFF"/>
          <w:lang w:val="en-GB"/>
        </w:rPr>
        <w:t xml:space="preserve"> (based on the </w:t>
      </w:r>
      <w:r w:rsidR="008D43E6">
        <w:rPr>
          <w:rStyle w:val="normaltextrun"/>
          <w:rFonts w:ascii="Calibri" w:eastAsiaTheme="minorHAnsi" w:hAnsi="Calibri" w:cs="Calibri"/>
          <w:color w:val="000000"/>
          <w:shd w:val="clear" w:color="auto" w:fill="FFFFFF"/>
          <w:lang w:val="en-GB"/>
        </w:rPr>
        <w:t>definition described in section 8.6.1</w:t>
      </w:r>
      <w:r>
        <w:rPr>
          <w:rStyle w:val="normaltextrun"/>
          <w:rFonts w:ascii="Calibri" w:eastAsiaTheme="minorHAnsi" w:hAnsi="Calibri" w:cs="Calibri"/>
          <w:color w:val="000000"/>
          <w:shd w:val="clear" w:color="auto" w:fill="FFFFFF"/>
          <w:lang w:val="en-GB"/>
        </w:rPr>
        <w:t xml:space="preserve">) and </w:t>
      </w:r>
      <w:r w:rsidRPr="009C046C">
        <w:rPr>
          <w:rStyle w:val="normaltextrun"/>
          <w:rFonts w:ascii="Calibri" w:eastAsiaTheme="minorHAnsi" w:hAnsi="Calibri" w:cs="Calibri"/>
          <w:color w:val="000000"/>
          <w:shd w:val="clear" w:color="auto" w:fill="FFFFFF"/>
          <w:lang w:val="en-GB"/>
        </w:rPr>
        <w:t xml:space="preserve">polypharmacy (objective 1) will be estimated at the time of cancer diagnosis. </w:t>
      </w:r>
    </w:p>
    <w:p w14:paraId="7193585E" w14:textId="77777777" w:rsidR="00084E48" w:rsidRPr="009C046C" w:rsidRDefault="00084E48" w:rsidP="000B0337">
      <w:pPr>
        <w:spacing w:after="120" w:line="240" w:lineRule="auto"/>
        <w:textAlignment w:val="baseline"/>
        <w:rPr>
          <w:rFonts w:ascii="Calibri" w:eastAsia="Times New Roman" w:hAnsi="Calibri" w:cs="Calibri"/>
          <w:color w:val="000000"/>
          <w:lang w:val="en-GB" w:eastAsia="es-ES"/>
        </w:rPr>
      </w:pPr>
      <w:r w:rsidRPr="009C046C">
        <w:rPr>
          <w:rFonts w:ascii="Calibri" w:eastAsia="Times New Roman" w:hAnsi="Calibri" w:cs="Calibri"/>
          <w:lang w:val="en-GB" w:eastAsia="es-ES"/>
        </w:rPr>
        <w:t xml:space="preserve">Large-scale patient-level characterisation (objective 2) will be conducted for individuals </w:t>
      </w:r>
      <w:r w:rsidRPr="009C046C">
        <w:rPr>
          <w:rStyle w:val="normaltextrun"/>
          <w:rFonts w:ascii="Calibri" w:hAnsi="Calibri" w:cs="Calibri"/>
          <w:color w:val="000000"/>
          <w:shd w:val="clear" w:color="auto" w:fill="FFFFFF"/>
          <w:lang w:val="en-GB"/>
        </w:rPr>
        <w:t xml:space="preserve">with different </w:t>
      </w:r>
      <w:r>
        <w:rPr>
          <w:rStyle w:val="normaltextrun"/>
          <w:rFonts w:ascii="Calibri" w:hAnsi="Calibri" w:cs="Calibri"/>
          <w:color w:val="000000"/>
          <w:shd w:val="clear" w:color="auto" w:fill="FFFFFF"/>
          <w:lang w:val="en-GB"/>
        </w:rPr>
        <w:t xml:space="preserve">frailty and </w:t>
      </w:r>
      <w:r w:rsidRPr="009C046C">
        <w:rPr>
          <w:rStyle w:val="normaltextrun"/>
          <w:rFonts w:ascii="Calibri" w:hAnsi="Calibri" w:cs="Calibri"/>
          <w:color w:val="000000"/>
          <w:shd w:val="clear" w:color="auto" w:fill="FFFFFF"/>
          <w:lang w:val="en-GB"/>
        </w:rPr>
        <w:t xml:space="preserve">polypharmacy categories </w:t>
      </w:r>
      <w:r w:rsidRPr="009C046C">
        <w:rPr>
          <w:rFonts w:ascii="Calibri" w:eastAsia="Times New Roman" w:hAnsi="Calibri" w:cs="Calibri"/>
          <w:lang w:val="en-GB" w:eastAsia="es-ES"/>
        </w:rPr>
        <w:t xml:space="preserve">as follows: Age and sex at time of cancer diagnosis will be described; </w:t>
      </w:r>
      <w:r w:rsidRPr="009C046C">
        <w:rPr>
          <w:rFonts w:ascii="Calibri" w:eastAsia="Times New Roman" w:hAnsi="Calibri" w:cs="Calibri"/>
          <w:lang w:val="en-GB" w:eastAsia="es-ES"/>
        </w:rPr>
        <w:lastRenderedPageBreak/>
        <w:t xml:space="preserve">Medical history will assessed for anytime –and up to 365 days before index </w:t>
      </w:r>
      <w:r w:rsidRPr="009C046C">
        <w:rPr>
          <w:rFonts w:ascii="Calibri" w:eastAsia="Times New Roman" w:hAnsi="Calibri" w:cs="Calibri"/>
          <w:color w:val="000000"/>
          <w:shd w:val="clear" w:color="auto" w:fill="FFFFFF"/>
          <w:lang w:val="en-GB" w:eastAsia="es-ES"/>
        </w:rPr>
        <w:t>date, for 365 to 31 days before index date, for 30 to 1 day before index date, and at index date; Medication use history will be reported for 365 to 31 days before index date, for 30 to 1 day before index date, and at index date; hospitalization and mortality rates will be calculated for up to 365 days after index date.</w:t>
      </w:r>
      <w:r w:rsidRPr="009C046C">
        <w:rPr>
          <w:rFonts w:ascii="Calibri" w:eastAsia="Times New Roman" w:hAnsi="Calibri" w:cs="Calibri"/>
          <w:color w:val="000000"/>
          <w:lang w:val="en-GB" w:eastAsia="es-ES"/>
        </w:rPr>
        <w:t> </w:t>
      </w:r>
    </w:p>
    <w:p w14:paraId="3CB20416" w14:textId="77777777" w:rsidR="00084E48" w:rsidRDefault="00084E48" w:rsidP="000B0337">
      <w:pPr>
        <w:spacing w:before="120" w:after="120"/>
        <w:rPr>
          <w:lang w:val="en-GB"/>
        </w:rPr>
      </w:pPr>
      <w:r w:rsidRPr="009C046C">
        <w:rPr>
          <w:rFonts w:ascii="Calibri" w:eastAsia="Times New Roman" w:hAnsi="Calibri" w:cs="Calibri"/>
          <w:color w:val="000000"/>
          <w:shd w:val="clear" w:color="auto" w:fill="FFFFFF"/>
          <w:lang w:val="en-GB" w:eastAsia="es-ES"/>
        </w:rPr>
        <w:t xml:space="preserve">For </w:t>
      </w:r>
      <w:r w:rsidRPr="009C046C">
        <w:rPr>
          <w:rFonts w:ascii="Calibri" w:eastAsia="Times New Roman" w:hAnsi="Calibri" w:cs="Calibri"/>
          <w:color w:val="000000"/>
          <w:lang w:val="en-GB" w:eastAsia="es-ES"/>
        </w:rPr>
        <w:t xml:space="preserve">all analyses n and % will be reported. A </w:t>
      </w:r>
      <w:r w:rsidRPr="009C046C">
        <w:rPr>
          <w:rFonts w:ascii="Calibri" w:eastAsia="Times New Roman" w:hAnsi="Calibri" w:cs="Calibri"/>
          <w:lang w:val="en-GB" w:eastAsia="es-ES"/>
        </w:rPr>
        <w:t xml:space="preserve">minimum cell count of 5 will be used when reporting results, with any smaller counts reported as “&lt;5” or “0”. </w:t>
      </w:r>
      <w:r w:rsidRPr="009C046C">
        <w:rPr>
          <w:lang w:val="en-GB"/>
        </w:rPr>
        <w:t xml:space="preserve">Overall analyses will be done separately for each database and selected cancer. Further stratification by age category (18-44, 45-64, 65-74, 75-84 and 85+) and sex will be conducted when possible </w:t>
      </w:r>
      <w:r w:rsidRPr="009C046C">
        <w:rPr>
          <w:rFonts w:ascii="Calibri" w:eastAsia="Times New Roman" w:hAnsi="Calibri" w:cs="Calibri"/>
          <w:color w:val="000000"/>
          <w:lang w:val="en-GB" w:eastAsia="es-ES"/>
        </w:rPr>
        <w:t>(minimum cell count reached)</w:t>
      </w:r>
      <w:r w:rsidRPr="009C046C">
        <w:rPr>
          <w:lang w:val="en-GB"/>
        </w:rPr>
        <w:t>.</w:t>
      </w:r>
    </w:p>
    <w:p w14:paraId="24D7E78E" w14:textId="77777777" w:rsidR="00DA64F4" w:rsidRPr="00CF376E" w:rsidRDefault="00DA64F4" w:rsidP="000B0337">
      <w:pPr>
        <w:spacing w:before="120" w:after="120"/>
        <w:rPr>
          <w:rFonts w:cstheme="minorHAnsi"/>
          <w:u w:val="single"/>
          <w:lang w:val="en-US"/>
        </w:rPr>
      </w:pPr>
      <w:r w:rsidRPr="00CF376E">
        <w:rPr>
          <w:rFonts w:cstheme="minorHAnsi"/>
          <w:u w:val="single"/>
          <w:lang w:val="en-US"/>
        </w:rPr>
        <w:t>R-packages</w:t>
      </w:r>
    </w:p>
    <w:p w14:paraId="441FFE21" w14:textId="312EA889" w:rsidR="008D43E6" w:rsidRPr="008D43E6" w:rsidRDefault="00DA64F4" w:rsidP="000B0337">
      <w:pPr>
        <w:spacing w:after="120"/>
        <w:rPr>
          <w:lang w:val="en-US"/>
        </w:rPr>
      </w:pPr>
      <w:r w:rsidRPr="3ABF975C">
        <w:rPr>
          <w:lang w:val="en-US"/>
        </w:rPr>
        <w:t xml:space="preserve">We will use the R packages </w:t>
      </w:r>
      <w:r w:rsidR="00674FB2" w:rsidRPr="008D1451">
        <w:rPr>
          <w:lang w:val="en-GB"/>
        </w:rPr>
        <w:t>“IncidencePrevalence” (</w:t>
      </w:r>
      <w:hyperlink r:id="rId22" w:history="1">
        <w:r w:rsidR="00674FB2" w:rsidRPr="008D1451">
          <w:rPr>
            <w:rStyle w:val="Hyperlink"/>
            <w:lang w:val="en-GB"/>
          </w:rPr>
          <w:t>https://github.com/darwin-eu/IncidencePrevalence</w:t>
        </w:r>
      </w:hyperlink>
      <w:r w:rsidR="00674FB2" w:rsidRPr="008D1451">
        <w:rPr>
          <w:lang w:val="en-GB"/>
        </w:rPr>
        <w:t xml:space="preserve">) </w:t>
      </w:r>
      <w:r w:rsidR="00674FB2">
        <w:rPr>
          <w:lang w:val="en-GB"/>
        </w:rPr>
        <w:t>for the computation of prevalence</w:t>
      </w:r>
      <w:r w:rsidR="001E70B3">
        <w:rPr>
          <w:lang w:val="en-GB"/>
        </w:rPr>
        <w:t xml:space="preserve">, </w:t>
      </w:r>
      <w:r w:rsidRPr="3ABF975C">
        <w:rPr>
          <w:lang w:val="en-US"/>
        </w:rPr>
        <w:t>“</w:t>
      </w:r>
      <w:r w:rsidR="008474EE">
        <w:rPr>
          <w:lang w:val="en-US"/>
        </w:rPr>
        <w:t>PatientProfiles</w:t>
      </w:r>
      <w:r w:rsidRPr="3ABF975C">
        <w:rPr>
          <w:lang w:val="en-US"/>
        </w:rPr>
        <w:t xml:space="preserve">” </w:t>
      </w:r>
      <w:r w:rsidR="00627B0E">
        <w:rPr>
          <w:lang w:val="en-US"/>
        </w:rPr>
        <w:t>(</w:t>
      </w:r>
      <w:hyperlink r:id="rId23" w:history="1">
        <w:r w:rsidR="00627B0E" w:rsidRPr="00DE6021">
          <w:rPr>
            <w:rStyle w:val="Hyperlink"/>
            <w:lang w:val="en-US"/>
          </w:rPr>
          <w:t>https://github.com/darwin-eu-dev/PatientProfiles</w:t>
        </w:r>
      </w:hyperlink>
      <w:r w:rsidR="00627B0E">
        <w:rPr>
          <w:lang w:val="en-US"/>
        </w:rPr>
        <w:t xml:space="preserve">) </w:t>
      </w:r>
      <w:r w:rsidRPr="3ABF975C">
        <w:rPr>
          <w:lang w:val="en-US"/>
        </w:rPr>
        <w:t>for the patient-level characterization of demographics and clinical characteristics</w:t>
      </w:r>
      <w:r w:rsidR="002E7B01">
        <w:rPr>
          <w:lang w:val="en-US"/>
        </w:rPr>
        <w:t>, and “FeatureExtraction” (</w:t>
      </w:r>
      <w:hyperlink r:id="rId24" w:history="1">
        <w:r w:rsidR="002E7B01" w:rsidRPr="00DE6021">
          <w:rPr>
            <w:rStyle w:val="Hyperlink"/>
            <w:lang w:val="en-US"/>
          </w:rPr>
          <w:t>https://github.com/OHDSI/FeatureExtraction</w:t>
        </w:r>
      </w:hyperlink>
      <w:r w:rsidR="002E7B01">
        <w:rPr>
          <w:lang w:val="en-US"/>
        </w:rPr>
        <w:t xml:space="preserve">) for the computation of the Charlson </w:t>
      </w:r>
      <w:r w:rsidR="00AD1390" w:rsidRPr="009C046C">
        <w:rPr>
          <w:lang w:val="en-GB"/>
        </w:rPr>
        <w:t>Comorbidity Index</w:t>
      </w:r>
      <w:r w:rsidRPr="3ABF975C">
        <w:rPr>
          <w:lang w:val="en-US"/>
        </w:rPr>
        <w:t xml:space="preserve">. </w:t>
      </w:r>
    </w:p>
    <w:p w14:paraId="6ACC36F7" w14:textId="77777777" w:rsidR="00D73BC2" w:rsidRPr="00E959AD" w:rsidRDefault="00D73BC2" w:rsidP="000B0337">
      <w:pPr>
        <w:pStyle w:val="Heading2"/>
        <w:numPr>
          <w:ilvl w:val="1"/>
          <w:numId w:val="5"/>
        </w:numPr>
        <w:ind w:left="426" w:hanging="426"/>
      </w:pPr>
      <w:bookmarkStart w:id="118" w:name="_Toc157171787"/>
      <w:r>
        <w:t>Evidence synthesis</w:t>
      </w:r>
      <w:bookmarkEnd w:id="118"/>
    </w:p>
    <w:p w14:paraId="045759D2" w14:textId="77777777" w:rsidR="00D73BC2" w:rsidRPr="00D73BC2" w:rsidRDefault="00D73BC2" w:rsidP="000B0337">
      <w:pPr>
        <w:pStyle w:val="paragraph"/>
        <w:spacing w:before="0" w:beforeAutospacing="0" w:after="0" w:afterAutospacing="0"/>
        <w:textAlignment w:val="baseline"/>
        <w:rPr>
          <w:rStyle w:val="normaltextrun"/>
          <w:lang w:val="en-GB"/>
        </w:rPr>
      </w:pPr>
      <w:r w:rsidRPr="00D73BC2">
        <w:rPr>
          <w:rStyle w:val="normaltextrun"/>
          <w:rFonts w:ascii="Calibri" w:hAnsi="Calibri" w:cs="Calibri"/>
          <w:sz w:val="22"/>
          <w:szCs w:val="22"/>
          <w:lang w:val="en-GB"/>
        </w:rPr>
        <w:t>Results from analyses described in section 8.8 will be presented separately for each database and no meta-analysis of results will be conducted.</w:t>
      </w:r>
    </w:p>
    <w:p w14:paraId="7B31867B" w14:textId="48035BA3" w:rsidR="000A1395" w:rsidRDefault="006C2296" w:rsidP="000B0337">
      <w:pPr>
        <w:pStyle w:val="Heading1"/>
        <w:numPr>
          <w:ilvl w:val="0"/>
          <w:numId w:val="5"/>
        </w:numPr>
        <w:spacing w:before="240" w:after="240" w:line="240" w:lineRule="auto"/>
        <w:ind w:left="0" w:firstLine="0"/>
        <w:contextualSpacing w:val="0"/>
      </w:pPr>
      <w:bookmarkStart w:id="119" w:name="9.6._Data_management"/>
      <w:bookmarkStart w:id="120" w:name="_bookmark14"/>
      <w:bookmarkStart w:id="121" w:name="_Toc106815368"/>
      <w:bookmarkStart w:id="122" w:name="_Toc157171788"/>
      <w:bookmarkEnd w:id="119"/>
      <w:bookmarkEnd w:id="120"/>
      <w:r w:rsidRPr="004A762A">
        <w:t>DATA MANAGEMENT</w:t>
      </w:r>
      <w:bookmarkEnd w:id="121"/>
      <w:bookmarkEnd w:id="122"/>
    </w:p>
    <w:p w14:paraId="57720C43" w14:textId="42F72414" w:rsidR="000A1395" w:rsidRPr="009B2350" w:rsidRDefault="000A1395" w:rsidP="000B0337">
      <w:pPr>
        <w:pStyle w:val="Heading2"/>
        <w:numPr>
          <w:ilvl w:val="1"/>
          <w:numId w:val="5"/>
        </w:numPr>
        <w:ind w:left="374" w:hanging="374"/>
        <w:rPr>
          <w:rStyle w:val="normaltextrun"/>
          <w:lang w:val="en-GB"/>
        </w:rPr>
      </w:pPr>
      <w:bookmarkStart w:id="123" w:name="_Toc112917478"/>
      <w:bookmarkStart w:id="124" w:name="_Toc1579395336"/>
      <w:bookmarkStart w:id="125" w:name="_Toc1250450679"/>
      <w:bookmarkStart w:id="126" w:name="_Toc137120049"/>
      <w:bookmarkStart w:id="127" w:name="_Toc157171789"/>
      <w:r w:rsidRPr="028CB128">
        <w:rPr>
          <w:rStyle w:val="normaltextrun"/>
        </w:rPr>
        <w:t>Data management</w:t>
      </w:r>
      <w:bookmarkEnd w:id="123"/>
      <w:bookmarkEnd w:id="124"/>
      <w:bookmarkEnd w:id="125"/>
      <w:bookmarkEnd w:id="126"/>
      <w:bookmarkEnd w:id="127"/>
    </w:p>
    <w:p w14:paraId="4D4D4AAB" w14:textId="77777777" w:rsidR="000A1395" w:rsidRDefault="000A1395" w:rsidP="000B0337">
      <w:pPr>
        <w:pStyle w:val="paragraph"/>
        <w:spacing w:before="0" w:beforeAutospacing="0" w:after="0" w:afterAutospacing="0"/>
        <w:textAlignment w:val="baseline"/>
        <w:rPr>
          <w:rFonts w:ascii="Segoe UI" w:hAnsi="Segoe UI" w:cs="Segoe UI"/>
          <w:sz w:val="18"/>
          <w:szCs w:val="18"/>
        </w:rPr>
      </w:pPr>
      <w:r w:rsidRPr="490AF777">
        <w:rPr>
          <w:rStyle w:val="normaltextrun"/>
          <w:rFonts w:ascii="Calibri" w:hAnsi="Calibri" w:cs="Calibri"/>
          <w:sz w:val="22"/>
          <w:szCs w:val="22"/>
          <w:lang w:val="en-GB"/>
        </w:rPr>
        <w:t xml:space="preserve">All databases are mapped to the OMOP common data model. This enables the use of standardised analytics and tools across the network since the structure of the data and the terminology system is harmonised. The OMOP CDM is developed and maintained by the Observational Health Data Sciences and Informatics (OHDSI) initiative and is described in detail on the wiki page of the CDM: </w:t>
      </w:r>
      <w:hyperlink r:id="rId25" w:history="1">
        <w:r w:rsidRPr="490AF777">
          <w:rPr>
            <w:rStyle w:val="normaltextrun"/>
            <w:rFonts w:ascii="Calibri" w:hAnsi="Calibri" w:cs="Calibri"/>
            <w:color w:val="1F8CF9"/>
            <w:sz w:val="22"/>
            <w:szCs w:val="22"/>
            <w:u w:val="single"/>
            <w:lang w:val="en-GB"/>
          </w:rPr>
          <w:t>https://ohdsi.github.io/CommonDataModel</w:t>
        </w:r>
      </w:hyperlink>
      <w:r w:rsidRPr="490AF777">
        <w:rPr>
          <w:rStyle w:val="normaltextrun"/>
          <w:rFonts w:ascii="Calibri" w:hAnsi="Calibri" w:cs="Calibri"/>
          <w:sz w:val="22"/>
          <w:szCs w:val="22"/>
          <w:lang w:val="en-GB"/>
        </w:rPr>
        <w:t xml:space="preserve"> and in The Book of OHDSI: </w:t>
      </w:r>
      <w:hyperlink r:id="rId26" w:history="1">
        <w:r w:rsidRPr="490AF777">
          <w:rPr>
            <w:rStyle w:val="normaltextrun"/>
            <w:rFonts w:ascii="Calibri" w:hAnsi="Calibri" w:cs="Calibri"/>
            <w:color w:val="1F8CF9"/>
            <w:sz w:val="22"/>
            <w:szCs w:val="22"/>
            <w:u w:val="single"/>
            <w:lang w:val="en-GB"/>
          </w:rPr>
          <w:t>http://book.ohdsi.org</w:t>
        </w:r>
      </w:hyperlink>
      <w:r w:rsidRPr="490AF777">
        <w:rPr>
          <w:rStyle w:val="normaltextrun"/>
          <w:rFonts w:ascii="Calibri" w:hAnsi="Calibri" w:cs="Calibri"/>
          <w:sz w:val="22"/>
          <w:szCs w:val="22"/>
          <w:lang w:val="en-GB"/>
        </w:rPr>
        <w:t>  </w:t>
      </w:r>
      <w:r w:rsidRPr="490AF777">
        <w:rPr>
          <w:rStyle w:val="eop"/>
          <w:rFonts w:ascii="Calibri" w:eastAsia="Arial" w:hAnsi="Calibri" w:cs="Calibri"/>
          <w:sz w:val="22"/>
          <w:szCs w:val="22"/>
        </w:rPr>
        <w:t> </w:t>
      </w:r>
    </w:p>
    <w:p w14:paraId="29366447" w14:textId="77777777" w:rsidR="000A1395" w:rsidRDefault="000A1395" w:rsidP="000B0337">
      <w:pPr>
        <w:pStyle w:val="paragraph"/>
        <w:spacing w:before="0" w:beforeAutospacing="0" w:after="0" w:afterAutospacing="0"/>
        <w:textAlignment w:val="baseline"/>
        <w:rPr>
          <w:rStyle w:val="normaltextrun"/>
          <w:rFonts w:ascii="Calibri" w:hAnsi="Calibri" w:cs="Calibri"/>
          <w:sz w:val="22"/>
          <w:szCs w:val="22"/>
          <w:lang w:val="en-GB"/>
        </w:rPr>
      </w:pPr>
    </w:p>
    <w:p w14:paraId="0E7948E4" w14:textId="0324641E" w:rsidR="000A1395" w:rsidRDefault="000A1395" w:rsidP="000B0337">
      <w:pPr>
        <w:pStyle w:val="paragraph"/>
        <w:spacing w:before="0" w:beforeAutospacing="0" w:after="0" w:afterAutospacing="0"/>
        <w:textAlignment w:val="baseline"/>
        <w:rPr>
          <w:rStyle w:val="eop"/>
          <w:rFonts w:ascii="Calibri" w:eastAsia="Arial" w:hAnsi="Calibri" w:cs="Calibri"/>
          <w:sz w:val="22"/>
          <w:szCs w:val="22"/>
        </w:rPr>
      </w:pPr>
      <w:r w:rsidRPr="3F3DF2EB">
        <w:rPr>
          <w:rStyle w:val="normaltextrun"/>
          <w:rFonts w:ascii="Calibri" w:hAnsi="Calibri" w:cs="Calibri"/>
          <w:sz w:val="22"/>
          <w:szCs w:val="22"/>
          <w:lang w:val="en-GB"/>
        </w:rPr>
        <w:t>The analytic code for this study will be written in R. Each data partner will execute the study code against their database containing patient-level data and will then return the results set which will only contain aggregated data. The results from each of the contributing data sites will then be combined in tables and figures for the study report.</w:t>
      </w:r>
      <w:r w:rsidRPr="3F3DF2EB">
        <w:rPr>
          <w:rStyle w:val="eop"/>
          <w:rFonts w:ascii="Calibri" w:eastAsia="Arial" w:hAnsi="Calibri" w:cs="Calibri"/>
          <w:sz w:val="22"/>
          <w:szCs w:val="22"/>
        </w:rPr>
        <w:t> </w:t>
      </w:r>
    </w:p>
    <w:p w14:paraId="5DEDFDE9" w14:textId="77777777" w:rsidR="000A1395" w:rsidRDefault="000A1395" w:rsidP="000B0337">
      <w:pPr>
        <w:pStyle w:val="paragraph"/>
        <w:spacing w:before="0" w:beforeAutospacing="0" w:after="0" w:afterAutospacing="0"/>
        <w:rPr>
          <w:rStyle w:val="eop"/>
          <w:rFonts w:ascii="Calibri" w:eastAsia="Arial" w:hAnsi="Calibri" w:cs="Calibri"/>
          <w:sz w:val="22"/>
          <w:szCs w:val="22"/>
        </w:rPr>
      </w:pPr>
    </w:p>
    <w:p w14:paraId="0E32BE7F" w14:textId="1E2FEE61" w:rsidR="000A1395" w:rsidRPr="009B2350" w:rsidRDefault="000A1395" w:rsidP="000B0337">
      <w:pPr>
        <w:pStyle w:val="Heading2"/>
        <w:numPr>
          <w:ilvl w:val="1"/>
          <w:numId w:val="5"/>
        </w:numPr>
        <w:ind w:left="357" w:hanging="357"/>
        <w:rPr>
          <w:rStyle w:val="eop"/>
          <w:lang w:val="en-GB"/>
        </w:rPr>
      </w:pPr>
      <w:bookmarkStart w:id="128" w:name="_Toc112917479"/>
      <w:bookmarkStart w:id="129" w:name="_Toc1270359939"/>
      <w:bookmarkStart w:id="130" w:name="_Toc105201034"/>
      <w:bookmarkStart w:id="131" w:name="_Toc137120050"/>
      <w:bookmarkStart w:id="132" w:name="_Toc157171790"/>
      <w:r w:rsidRPr="028CB128">
        <w:rPr>
          <w:rStyle w:val="normaltextrun"/>
        </w:rPr>
        <w:t>Data storage and protection</w:t>
      </w:r>
      <w:bookmarkEnd w:id="128"/>
      <w:bookmarkEnd w:id="129"/>
      <w:bookmarkEnd w:id="130"/>
      <w:bookmarkEnd w:id="131"/>
      <w:bookmarkEnd w:id="132"/>
    </w:p>
    <w:p w14:paraId="4BC2C25D" w14:textId="77777777" w:rsidR="000A1395" w:rsidRDefault="000A1395" w:rsidP="000B0337">
      <w:pPr>
        <w:pStyle w:val="paragraph"/>
        <w:spacing w:after="0"/>
        <w:textAlignment w:val="baseline"/>
        <w:rPr>
          <w:rStyle w:val="eop"/>
          <w:rFonts w:ascii="Calibri" w:eastAsia="Arial" w:hAnsi="Calibri" w:cs="Calibri"/>
          <w:sz w:val="22"/>
          <w:szCs w:val="22"/>
        </w:rPr>
      </w:pPr>
      <w:r w:rsidRPr="00B77143">
        <w:rPr>
          <w:rStyle w:val="eop"/>
          <w:rFonts w:ascii="Calibri" w:eastAsia="Arial" w:hAnsi="Calibri" w:cs="Calibri"/>
          <w:sz w:val="22"/>
          <w:szCs w:val="22"/>
        </w:rPr>
        <w:t xml:space="preserve">For this study, participants from various EU member states will process personal data from individuals which is collected in national/regional electronic health record databases. Due to the sensitive nature of this personal medical data, it is important to be fully aware of ethical and regulatory aspects and to strive to take all reasonable measures to ensure compliance with ethical and regulatory issues on privacy. </w:t>
      </w:r>
      <w:r>
        <w:rPr>
          <w:rStyle w:val="eop"/>
          <w:rFonts w:ascii="Calibri" w:eastAsia="Arial" w:hAnsi="Calibri" w:cs="Calibri"/>
          <w:sz w:val="22"/>
          <w:szCs w:val="22"/>
        </w:rPr>
        <w:t xml:space="preserve"> </w:t>
      </w:r>
    </w:p>
    <w:p w14:paraId="09A7346B" w14:textId="77777777" w:rsidR="000A1395" w:rsidRPr="00B77143" w:rsidRDefault="000A1395" w:rsidP="000B0337">
      <w:pPr>
        <w:pStyle w:val="paragraph"/>
        <w:spacing w:after="0"/>
        <w:textAlignment w:val="baseline"/>
        <w:rPr>
          <w:rStyle w:val="eop"/>
          <w:rFonts w:ascii="Calibri" w:eastAsia="Arial" w:hAnsi="Calibri" w:cs="Calibri"/>
          <w:sz w:val="22"/>
          <w:szCs w:val="22"/>
        </w:rPr>
      </w:pPr>
      <w:r w:rsidRPr="00B77143">
        <w:rPr>
          <w:rStyle w:val="eop"/>
          <w:rFonts w:ascii="Calibri" w:eastAsia="Arial" w:hAnsi="Calibri" w:cs="Calibri"/>
          <w:sz w:val="22"/>
          <w:szCs w:val="22"/>
        </w:rPr>
        <w:t xml:space="preserve">All databases used in this study are already used for pharmaco-epidemiological research and have a well-developed mechanism to ensure that European and local regulations dealing with ethical use of the data and adequate privacy control are adhered to. In agreement with these regulations, rather than combining </w:t>
      </w:r>
      <w:r w:rsidRPr="00B77143">
        <w:rPr>
          <w:rStyle w:val="eop"/>
          <w:rFonts w:ascii="Calibri" w:eastAsia="Arial" w:hAnsi="Calibri" w:cs="Calibri"/>
          <w:sz w:val="22"/>
          <w:szCs w:val="22"/>
        </w:rPr>
        <w:lastRenderedPageBreak/>
        <w:t xml:space="preserve">person level data and performing only a central analysis, local analyses will be run, which generate non-identifiable aggregate summary results. </w:t>
      </w:r>
    </w:p>
    <w:p w14:paraId="6BC3F3EF" w14:textId="6E929D0C" w:rsidR="000A1395" w:rsidRPr="000A1395" w:rsidRDefault="000A1395" w:rsidP="000B0337">
      <w:pPr>
        <w:rPr>
          <w:lang w:val="en-GB"/>
        </w:rPr>
      </w:pPr>
      <w:r w:rsidRPr="000A1395">
        <w:rPr>
          <w:rStyle w:val="eop"/>
          <w:rFonts w:ascii="Calibri" w:eastAsia="Arial" w:hAnsi="Calibri" w:cs="Calibri"/>
          <w:lang w:val="en-GB"/>
        </w:rPr>
        <w:t>The output files are stored in the DARWIN Digital Research Environment. These output files do not contain any data that allow identification of subjects included in the study. The DRE implements further security measures in order to ensure a high level of stored data protection to comply with the local implementation of the General Data Protection Regulation (GDPR) (EU) 679/20161 in the various member states.</w:t>
      </w:r>
    </w:p>
    <w:p w14:paraId="400E12AC" w14:textId="6231A6AF" w:rsidR="00F410F9" w:rsidRPr="004A762A" w:rsidRDefault="00F410F9" w:rsidP="000B0337">
      <w:pPr>
        <w:pStyle w:val="Heading1"/>
        <w:numPr>
          <w:ilvl w:val="0"/>
          <w:numId w:val="5"/>
        </w:numPr>
        <w:spacing w:before="240" w:after="240" w:line="240" w:lineRule="auto"/>
        <w:ind w:left="0" w:firstLine="0"/>
        <w:contextualSpacing w:val="0"/>
      </w:pPr>
      <w:bookmarkStart w:id="133" w:name="_Toc106815369"/>
      <w:bookmarkStart w:id="134" w:name="_Toc157171791"/>
      <w:r w:rsidRPr="004A762A">
        <w:t>QUALITY CONTROL</w:t>
      </w:r>
      <w:bookmarkEnd w:id="133"/>
      <w:bookmarkEnd w:id="134"/>
    </w:p>
    <w:p w14:paraId="0CA0E157" w14:textId="77777777" w:rsidR="00014F27" w:rsidRDefault="00014F27" w:rsidP="000B033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u w:val="single"/>
          <w:lang w:val="en-GB"/>
        </w:rPr>
        <w:t>General database quality control</w:t>
      </w:r>
      <w:r>
        <w:rPr>
          <w:rStyle w:val="eop"/>
          <w:rFonts w:ascii="Calibri" w:hAnsi="Calibri" w:cs="Calibri"/>
          <w:sz w:val="22"/>
          <w:szCs w:val="22"/>
        </w:rPr>
        <w:t> </w:t>
      </w:r>
    </w:p>
    <w:p w14:paraId="12F17A16" w14:textId="77777777" w:rsidR="00014F27" w:rsidRDefault="00014F27" w:rsidP="000B0337">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 xml:space="preserve">A number of open-source quality control mechanisms for the OMOP CDM have been developed (see Chapter 15 of The Book of OHDSI </w:t>
      </w:r>
      <w:hyperlink r:id="rId27" w:history="1">
        <w:r w:rsidRPr="42763561">
          <w:rPr>
            <w:rStyle w:val="normaltextrun"/>
            <w:rFonts w:ascii="Calibri" w:hAnsi="Calibri" w:cs="Calibri"/>
            <w:color w:val="1F8CF9"/>
            <w:sz w:val="22"/>
            <w:szCs w:val="22"/>
            <w:u w:val="single"/>
            <w:lang w:val="en-GB"/>
          </w:rPr>
          <w:t>http://book.ohdsi.org/DataQuality.html</w:t>
        </w:r>
      </w:hyperlink>
      <w:r w:rsidRPr="42763561">
        <w:rPr>
          <w:rStyle w:val="normaltextrun"/>
          <w:rFonts w:ascii="Calibri" w:hAnsi="Calibri" w:cs="Calibri"/>
          <w:sz w:val="22"/>
          <w:szCs w:val="22"/>
          <w:lang w:val="en-GB"/>
        </w:rPr>
        <w:t>).</w:t>
      </w:r>
      <w:r>
        <w:rPr>
          <w:rStyle w:val="normaltextrun"/>
          <w:rFonts w:ascii="Calibri" w:hAnsi="Calibri" w:cs="Calibri"/>
          <w:sz w:val="22"/>
          <w:szCs w:val="22"/>
          <w:lang w:val="en-GB"/>
        </w:rPr>
        <w:t xml:space="preserve"> In particular, it is expected that data partners will have run the OHDSI Data Quality Dashboard tool (</w:t>
      </w:r>
      <w:hyperlink r:id="rId28" w:history="1">
        <w:r w:rsidRPr="42763561">
          <w:rPr>
            <w:rStyle w:val="normaltextrun"/>
            <w:rFonts w:ascii="Calibri" w:hAnsi="Calibri" w:cs="Calibri"/>
            <w:color w:val="1F8CF9"/>
            <w:sz w:val="22"/>
            <w:szCs w:val="22"/>
            <w:u w:val="single"/>
            <w:lang w:val="en-GB"/>
          </w:rPr>
          <w:t>https://github.com/OHDSI/DataQualityDashboard</w:t>
        </w:r>
      </w:hyperlink>
      <w:r w:rsidRPr="42763561">
        <w:rPr>
          <w:rStyle w:val="normaltextrun"/>
          <w:rFonts w:ascii="Calibri" w:hAnsi="Calibri" w:cs="Calibri"/>
          <w:sz w:val="22"/>
          <w:szCs w:val="22"/>
          <w:lang w:val="en-GB"/>
        </w:rPr>
        <w:t>).</w:t>
      </w:r>
      <w:r>
        <w:rPr>
          <w:rStyle w:val="normaltextrun"/>
          <w:rFonts w:ascii="Calibri" w:hAnsi="Calibri" w:cs="Calibri"/>
          <w:sz w:val="22"/>
          <w:szCs w:val="22"/>
          <w:lang w:val="en-GB"/>
        </w:rPr>
        <w:t xml:space="preserve"> This tool provides numerous checks relating to the conformance, completeness and plausibility of the mapped data. Conformance focuses on checks that describe the compliance of the representation of data against internal or external formatting, relational, or computational definitions, completeness in the sense of data quality is solely focused on quantifying missingness, or the absence of data, while plausibility seeks to determine the believability or truthfulness of data values. Each of these categories has one or more subcategories and are evaluated in two contexts: validation and verification. Validation relates to how well data align with external benchmarks with expectations derived from known true standards, while verification relates to how well data conform to local knowledge, metadata descriptions, and system assumptions.</w:t>
      </w:r>
      <w:r>
        <w:rPr>
          <w:rStyle w:val="eop"/>
          <w:rFonts w:ascii="Calibri" w:hAnsi="Calibri" w:cs="Calibri"/>
          <w:sz w:val="22"/>
          <w:szCs w:val="22"/>
        </w:rPr>
        <w:t> </w:t>
      </w:r>
    </w:p>
    <w:p w14:paraId="54E5494D" w14:textId="77777777" w:rsidR="00014F27" w:rsidRDefault="00014F27" w:rsidP="000B0337">
      <w:pPr>
        <w:spacing w:before="120" w:after="120" w:line="240" w:lineRule="auto"/>
        <w:rPr>
          <w:rFonts w:eastAsia="Calibri"/>
          <w:u w:val="single"/>
          <w:lang w:val="en-GB"/>
        </w:rPr>
      </w:pPr>
      <w:r w:rsidRPr="681905CC">
        <w:rPr>
          <w:rFonts w:eastAsia="Calibri"/>
          <w:u w:val="single"/>
          <w:lang w:val="en-GB"/>
        </w:rPr>
        <w:t>Study specific quality control</w:t>
      </w:r>
    </w:p>
    <w:p w14:paraId="7B39E85C" w14:textId="1C9E8D11" w:rsidR="00014F27" w:rsidRDefault="00014F27" w:rsidP="000B0337">
      <w:pPr>
        <w:spacing w:before="120" w:after="120" w:line="240" w:lineRule="auto"/>
        <w:rPr>
          <w:rFonts w:eastAsia="Calibri"/>
          <w:lang w:val="en-GB"/>
        </w:rPr>
      </w:pPr>
      <w:r w:rsidRPr="5C629B06">
        <w:rPr>
          <w:rFonts w:eastAsia="Calibri"/>
          <w:lang w:val="en-GB"/>
        </w:rPr>
        <w:t xml:space="preserve">When defining </w:t>
      </w:r>
      <w:r>
        <w:rPr>
          <w:rFonts w:eastAsia="Calibri"/>
          <w:lang w:val="en-GB"/>
        </w:rPr>
        <w:t>specific cancers and co-morbidities</w:t>
      </w:r>
      <w:r w:rsidRPr="5C629B06">
        <w:rPr>
          <w:rFonts w:eastAsia="Calibri"/>
          <w:lang w:val="en-GB"/>
        </w:rPr>
        <w:t>, a systematic search of possible codes for inclusion was previously identified using CodelistGenerator R package (</w:t>
      </w:r>
      <w:hyperlink r:id="rId29" w:history="1">
        <w:r w:rsidRPr="5C629B06">
          <w:rPr>
            <w:rStyle w:val="Hyperlink"/>
            <w:rFonts w:eastAsia="Calibri"/>
            <w:lang w:val="en-GB"/>
          </w:rPr>
          <w:t>https://github.com/darwin-eu/CodelistGenerator</w:t>
        </w:r>
      </w:hyperlink>
      <w:r w:rsidRPr="5C629B06">
        <w:rPr>
          <w:rFonts w:eastAsia="Calibri"/>
          <w:lang w:val="en-GB"/>
        </w:rPr>
        <w:t xml:space="preserve">). This software allows the user to define a search strategy and using this will then query the vocabulary tables of the OMOP CDM so as to find potentially relevant codes. The codes returned </w:t>
      </w:r>
      <w:r w:rsidR="00094900">
        <w:rPr>
          <w:rFonts w:eastAsia="Calibri"/>
          <w:lang w:val="en-GB"/>
        </w:rPr>
        <w:t>will be</w:t>
      </w:r>
      <w:r w:rsidRPr="5C629B06">
        <w:rPr>
          <w:rFonts w:eastAsia="Calibri"/>
          <w:lang w:val="en-GB"/>
        </w:rPr>
        <w:t xml:space="preserve"> then reviewed by two clinical epidemiologist to consider their relevance. In addition, the CohortDiagnostics R package (</w:t>
      </w:r>
      <w:hyperlink r:id="rId30" w:history="1">
        <w:r w:rsidRPr="5C629B06">
          <w:rPr>
            <w:rStyle w:val="Hyperlink"/>
            <w:rFonts w:eastAsia="Calibri"/>
            <w:lang w:val="en-GB"/>
          </w:rPr>
          <w:t>https://github.com/OHDSI/CohortDiagnostics</w:t>
        </w:r>
      </w:hyperlink>
      <w:r w:rsidRPr="5C629B06">
        <w:rPr>
          <w:rFonts w:eastAsia="Calibri"/>
          <w:lang w:val="en-GB"/>
        </w:rPr>
        <w:t xml:space="preserve">) will be run to assess the use of different codes across the databases contributing to the study and identify any codes potentially omitted in error. This will allow for a consideration of the validity of the study cohort of patients with </w:t>
      </w:r>
      <w:r w:rsidR="00094900">
        <w:rPr>
          <w:rFonts w:eastAsia="Calibri"/>
          <w:lang w:val="en-GB"/>
        </w:rPr>
        <w:t>the selected cancers and co-morbidities</w:t>
      </w:r>
      <w:r w:rsidRPr="5C629B06">
        <w:rPr>
          <w:rFonts w:eastAsia="Calibri"/>
          <w:lang w:val="en-GB"/>
        </w:rPr>
        <w:t xml:space="preserve"> in each of the databases, and inform decisions around whether multiple definitions are required. </w:t>
      </w:r>
    </w:p>
    <w:p w14:paraId="451BCDCF" w14:textId="5C5D9994" w:rsidR="00014F27" w:rsidRDefault="00014F27" w:rsidP="000B0337">
      <w:pPr>
        <w:pStyle w:val="paragraph"/>
        <w:spacing w:before="0" w:beforeAutospacing="0" w:after="0" w:afterAutospacing="0"/>
        <w:rPr>
          <w:rStyle w:val="eop"/>
          <w:rFonts w:ascii="Calibri" w:hAnsi="Calibri" w:cs="Calibri"/>
          <w:sz w:val="22"/>
          <w:szCs w:val="22"/>
        </w:rPr>
      </w:pPr>
      <w:r w:rsidRPr="5C629B06">
        <w:rPr>
          <w:rStyle w:val="normaltextrun"/>
          <w:rFonts w:ascii="Calibri" w:hAnsi="Calibri" w:cs="Calibri"/>
          <w:sz w:val="22"/>
          <w:szCs w:val="22"/>
          <w:lang w:val="en-GB"/>
        </w:rPr>
        <w:t xml:space="preserve">The study code will be based on three R packages currently being developed to (1) </w:t>
      </w:r>
      <w:r w:rsidR="00094900">
        <w:rPr>
          <w:rStyle w:val="normaltextrun"/>
          <w:rFonts w:ascii="Calibri" w:hAnsi="Calibri" w:cs="Calibri"/>
          <w:sz w:val="22"/>
          <w:szCs w:val="22"/>
          <w:lang w:val="en-GB"/>
        </w:rPr>
        <w:t xml:space="preserve">estimate prevalence of </w:t>
      </w:r>
      <w:r w:rsidR="007F40DD">
        <w:rPr>
          <w:rStyle w:val="normaltextrun"/>
          <w:rFonts w:ascii="Calibri" w:hAnsi="Calibri" w:cs="Calibri"/>
          <w:sz w:val="22"/>
          <w:szCs w:val="22"/>
          <w:lang w:val="en-GB"/>
        </w:rPr>
        <w:t xml:space="preserve">polypharmacy and co-morbidities (IncidencePrevalence), (2) </w:t>
      </w:r>
      <w:r w:rsidRPr="5C629B06">
        <w:rPr>
          <w:rStyle w:val="normaltextrun"/>
          <w:rFonts w:ascii="Calibri" w:hAnsi="Calibri" w:cs="Calibri"/>
          <w:sz w:val="22"/>
          <w:szCs w:val="22"/>
          <w:lang w:val="en-GB"/>
        </w:rPr>
        <w:t>characterise demographic and clinical characteristics</w:t>
      </w:r>
      <w:r w:rsidR="007F40DD">
        <w:rPr>
          <w:rStyle w:val="normaltextrun"/>
          <w:rFonts w:ascii="Calibri" w:hAnsi="Calibri" w:cs="Calibri"/>
          <w:sz w:val="22"/>
          <w:szCs w:val="22"/>
          <w:lang w:val="en-GB"/>
        </w:rPr>
        <w:t xml:space="preserve"> (PatientProfiles)</w:t>
      </w:r>
      <w:r w:rsidRPr="5C629B06">
        <w:rPr>
          <w:rStyle w:val="normaltextrun"/>
          <w:rFonts w:ascii="Calibri" w:hAnsi="Calibri" w:cs="Calibri"/>
          <w:sz w:val="22"/>
          <w:szCs w:val="22"/>
          <w:lang w:val="en-GB"/>
        </w:rPr>
        <w:t xml:space="preserve">, (3) estimate </w:t>
      </w:r>
      <w:r w:rsidR="007F40DD">
        <w:rPr>
          <w:rStyle w:val="normaltextrun"/>
          <w:rFonts w:ascii="Calibri" w:hAnsi="Calibri" w:cs="Calibri"/>
          <w:sz w:val="22"/>
          <w:szCs w:val="22"/>
          <w:lang w:val="en-GB"/>
        </w:rPr>
        <w:t xml:space="preserve">1-year </w:t>
      </w:r>
      <w:r w:rsidR="007C5E9A">
        <w:rPr>
          <w:rStyle w:val="normaltextrun"/>
          <w:rFonts w:ascii="Calibri" w:hAnsi="Calibri" w:cs="Calibri"/>
          <w:sz w:val="22"/>
          <w:szCs w:val="22"/>
          <w:lang w:val="en-GB"/>
        </w:rPr>
        <w:t xml:space="preserve">hospitalisation and </w:t>
      </w:r>
      <w:r w:rsidR="00BD11A9">
        <w:rPr>
          <w:rStyle w:val="normaltextrun"/>
          <w:rFonts w:ascii="Calibri" w:hAnsi="Calibri" w:cs="Calibri"/>
          <w:sz w:val="22"/>
          <w:szCs w:val="22"/>
          <w:lang w:val="en-GB"/>
        </w:rPr>
        <w:t>mortality</w:t>
      </w:r>
      <w:r w:rsidRPr="5C629B06">
        <w:rPr>
          <w:rStyle w:val="normaltextrun"/>
          <w:rFonts w:ascii="Calibri" w:hAnsi="Calibri" w:cs="Calibri"/>
          <w:sz w:val="22"/>
          <w:szCs w:val="22"/>
          <w:lang w:val="en-GB"/>
        </w:rPr>
        <w:t xml:space="preserve"> </w:t>
      </w:r>
      <w:r w:rsidR="007C5E9A">
        <w:rPr>
          <w:rStyle w:val="normaltextrun"/>
          <w:rFonts w:ascii="Calibri" w:hAnsi="Calibri" w:cs="Calibri"/>
          <w:sz w:val="22"/>
          <w:szCs w:val="22"/>
          <w:lang w:val="en-GB"/>
        </w:rPr>
        <w:t>rates (CohortSuvival)</w:t>
      </w:r>
      <w:r w:rsidRPr="5C629B06">
        <w:rPr>
          <w:rStyle w:val="normaltextrun"/>
          <w:rFonts w:ascii="Calibri" w:hAnsi="Calibri" w:cs="Calibri"/>
          <w:sz w:val="22"/>
          <w:szCs w:val="22"/>
          <w:lang w:val="en-GB"/>
        </w:rPr>
        <w:t>. These packages will include numerous automated unit tests to ensure the validity of the codes, alongside software peer review and user testing. The R package will be made publicly available via GitHub.</w:t>
      </w:r>
      <w:r w:rsidRPr="5C629B06">
        <w:rPr>
          <w:rStyle w:val="eop"/>
          <w:rFonts w:ascii="Calibri" w:hAnsi="Calibri" w:cs="Calibri"/>
          <w:sz w:val="22"/>
          <w:szCs w:val="22"/>
        </w:rPr>
        <w:t> </w:t>
      </w:r>
    </w:p>
    <w:p w14:paraId="04FB008D" w14:textId="77777777" w:rsidR="00860DAE" w:rsidRPr="007C5E9A" w:rsidRDefault="00860DAE" w:rsidP="000B0337">
      <w:pPr>
        <w:pStyle w:val="paragraph"/>
        <w:spacing w:before="0" w:beforeAutospacing="0" w:after="0" w:afterAutospacing="0"/>
        <w:rPr>
          <w:rFonts w:ascii="Calibri" w:hAnsi="Calibri" w:cs="Calibri"/>
          <w:sz w:val="22"/>
          <w:szCs w:val="22"/>
        </w:rPr>
      </w:pPr>
    </w:p>
    <w:p w14:paraId="712AAE00" w14:textId="55448FCA" w:rsidR="00F410F9" w:rsidRPr="000B0337" w:rsidRDefault="00F410F9" w:rsidP="00341FA3">
      <w:pPr>
        <w:pStyle w:val="Heading1"/>
        <w:numPr>
          <w:ilvl w:val="0"/>
          <w:numId w:val="5"/>
        </w:numPr>
        <w:spacing w:before="240" w:after="240" w:line="240" w:lineRule="auto"/>
        <w:ind w:left="0" w:firstLine="0"/>
        <w:contextualSpacing w:val="0"/>
      </w:pPr>
      <w:bookmarkStart w:id="135" w:name="_Toc106815370"/>
      <w:bookmarkStart w:id="136" w:name="_Toc157171792"/>
      <w:r w:rsidRPr="000B0337">
        <w:t>LIMITATIONS OF THE RESEARCH METHODS</w:t>
      </w:r>
      <w:bookmarkEnd w:id="135"/>
      <w:bookmarkEnd w:id="136"/>
    </w:p>
    <w:p w14:paraId="1945D50F" w14:textId="7EE080D5" w:rsidR="00EE5FC0" w:rsidRDefault="00EE5FC0" w:rsidP="00EE5FC0">
      <w:pPr>
        <w:spacing w:before="120" w:after="120" w:line="240" w:lineRule="auto"/>
        <w:rPr>
          <w:rFonts w:eastAsia="Calibri"/>
          <w:lang w:val="en-GB"/>
        </w:rPr>
      </w:pPr>
      <w:r w:rsidRPr="3ABF975C">
        <w:rPr>
          <w:rFonts w:eastAsia="Calibri"/>
          <w:lang w:val="en-GB"/>
        </w:rPr>
        <w:t xml:space="preserve">The study will be informed by routinely collected health care data and so data quality issues must be considered. In particular, the identification of </w:t>
      </w:r>
      <w:r>
        <w:rPr>
          <w:rFonts w:eastAsia="Calibri"/>
          <w:lang w:val="en-GB"/>
        </w:rPr>
        <w:t>cancer</w:t>
      </w:r>
      <w:r w:rsidRPr="3ABF975C">
        <w:rPr>
          <w:rFonts w:eastAsia="Calibri"/>
          <w:lang w:val="en-GB"/>
        </w:rPr>
        <w:t xml:space="preserve"> patients and the recording of the co-morbidities may </w:t>
      </w:r>
      <w:r w:rsidRPr="3ABF975C">
        <w:rPr>
          <w:rFonts w:eastAsia="Calibri"/>
          <w:lang w:val="en-GB"/>
        </w:rPr>
        <w:lastRenderedPageBreak/>
        <w:t xml:space="preserve">vary across databases and while relatively few false positives would be expected, false negatives may be more likely especially for databases without patient-level linkage to secondary care data. Nevertheless, the </w:t>
      </w:r>
      <w:r>
        <w:rPr>
          <w:rFonts w:eastAsia="Calibri"/>
          <w:lang w:val="en-GB"/>
        </w:rPr>
        <w:t>cancer diagnosi</w:t>
      </w:r>
      <w:r w:rsidR="00ED7DBA">
        <w:rPr>
          <w:rFonts w:eastAsia="Calibri"/>
          <w:lang w:val="en-GB"/>
        </w:rPr>
        <w:t xml:space="preserve">s </w:t>
      </w:r>
      <w:r w:rsidRPr="3ABF975C">
        <w:rPr>
          <w:rFonts w:eastAsia="Calibri"/>
          <w:lang w:val="en-GB"/>
        </w:rPr>
        <w:t xml:space="preserve">has been previously validated in the SIDIAP </w:t>
      </w:r>
      <w:r w:rsidR="00ED7DBA">
        <w:rPr>
          <w:rFonts w:eastAsia="Calibri"/>
          <w:lang w:val="en-GB"/>
        </w:rPr>
        <w:t xml:space="preserve">and CPRD databases </w:t>
      </w:r>
      <w:r w:rsidR="00950076">
        <w:rPr>
          <w:rFonts w:eastAsia="Calibri"/>
          <w:lang w:val="en-GB"/>
        </w:rPr>
        <w:fldChar w:fldCharType="begin">
          <w:fldData xml:space="preserve">PEVuZE5vdGU+PENpdGU+PEF1dGhvcj5SZWNhbGRlPC9BdXRob3I+PFllYXI+MjAxOTwvWWVhcj48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</w:fldData>
        </w:fldChar>
      </w:r>
      <w:r w:rsidR="00147E84">
        <w:rPr>
          <w:rFonts w:eastAsia="Calibri"/>
          <w:lang w:val="en-GB"/>
        </w:rPr>
        <w:instrText xml:space="preserve"> ADDIN EN.CITE </w:instrText>
      </w:r>
      <w:r w:rsidR="00147E84">
        <w:rPr>
          <w:rFonts w:eastAsia="Calibri"/>
          <w:lang w:val="en-GB"/>
        </w:rPr>
        <w:fldChar w:fldCharType="begin">
          <w:fldData xml:space="preserve">PEVuZE5vdGU+PENpdGU+PEF1dGhvcj5SZWNhbGRlPC9BdXRob3I+PFllYXI+MjAxOTwvWWVhcj48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</w:fldData>
        </w:fldChar>
      </w:r>
      <w:r w:rsidR="00147E84">
        <w:rPr>
          <w:rFonts w:eastAsia="Calibri"/>
          <w:lang w:val="en-GB"/>
        </w:rPr>
        <w:instrText xml:space="preserve"> ADDIN EN.CITE.DATA </w:instrText>
      </w:r>
      <w:r w:rsidR="00147E84">
        <w:rPr>
          <w:rFonts w:eastAsia="Calibri"/>
          <w:lang w:val="en-GB"/>
        </w:rPr>
      </w:r>
      <w:r w:rsidR="00147E84">
        <w:rPr>
          <w:rFonts w:eastAsia="Calibri"/>
          <w:lang w:val="en-GB"/>
        </w:rPr>
        <w:fldChar w:fldCharType="end"/>
      </w:r>
      <w:r w:rsidR="00950076">
        <w:rPr>
          <w:rFonts w:eastAsia="Calibri"/>
          <w:lang w:val="en-GB"/>
        </w:rPr>
      </w:r>
      <w:r w:rsidR="00950076">
        <w:rPr>
          <w:rFonts w:eastAsia="Calibri"/>
          <w:lang w:val="en-GB"/>
        </w:rPr>
        <w:fldChar w:fldCharType="separate"/>
      </w:r>
      <w:r w:rsidR="00147E84">
        <w:rPr>
          <w:rFonts w:eastAsia="Calibri"/>
          <w:noProof/>
          <w:lang w:val="en-GB"/>
        </w:rPr>
        <w:t>(50, 66)</w:t>
      </w:r>
      <w:r w:rsidR="00950076">
        <w:rPr>
          <w:rFonts w:eastAsia="Calibri"/>
          <w:lang w:val="en-GB"/>
        </w:rPr>
        <w:fldChar w:fldCharType="end"/>
      </w:r>
      <w:r w:rsidRPr="3ABF975C">
        <w:rPr>
          <w:rFonts w:eastAsia="Calibri"/>
          <w:lang w:val="en-GB"/>
        </w:rPr>
        <w:t xml:space="preserve">, and </w:t>
      </w:r>
      <w:r w:rsidR="00ED7DBA">
        <w:rPr>
          <w:rFonts w:eastAsia="Calibri"/>
          <w:lang w:val="en-GB"/>
        </w:rPr>
        <w:t>the E</w:t>
      </w:r>
      <w:r w:rsidR="00C70B79">
        <w:rPr>
          <w:rFonts w:eastAsia="Calibri"/>
          <w:lang w:val="en-GB"/>
        </w:rPr>
        <w:t xml:space="preserve">EB database is </w:t>
      </w:r>
      <w:r w:rsidRPr="3ABF975C">
        <w:rPr>
          <w:rFonts w:eastAsia="Calibri"/>
          <w:lang w:val="en-GB"/>
        </w:rPr>
        <w:t>linked to cancer registr</w:t>
      </w:r>
      <w:r w:rsidR="00C70B79">
        <w:rPr>
          <w:rFonts w:eastAsia="Calibri"/>
          <w:lang w:val="en-GB"/>
        </w:rPr>
        <w:t>y data which</w:t>
      </w:r>
      <w:r w:rsidRPr="3ABF975C">
        <w:rPr>
          <w:rFonts w:eastAsia="Calibri"/>
          <w:lang w:val="en-GB"/>
        </w:rPr>
        <w:t xml:space="preserve"> </w:t>
      </w:r>
      <w:r w:rsidR="00C70B79">
        <w:rPr>
          <w:rFonts w:eastAsia="Calibri"/>
          <w:lang w:val="en-GB"/>
        </w:rPr>
        <w:t>is</w:t>
      </w:r>
      <w:r w:rsidRPr="3ABF975C">
        <w:rPr>
          <w:rFonts w:eastAsia="Calibri"/>
          <w:lang w:val="en-GB"/>
        </w:rPr>
        <w:t xml:space="preserve"> known to contain high quality data on cancer diagnoses.</w:t>
      </w:r>
    </w:p>
    <w:p w14:paraId="732B94CB" w14:textId="0D70A7BF" w:rsidR="00EE5FC0" w:rsidRDefault="0091026F" w:rsidP="000B0337">
      <w:pPr>
        <w:spacing w:before="120" w:after="120" w:line="240" w:lineRule="auto"/>
        <w:rPr>
          <w:rStyle w:val="normaltextrun"/>
          <w:rFonts w:ascii="Calibri" w:hAnsi="Calibri" w:cs="Calibri"/>
          <w:color w:val="000000"/>
          <w:shd w:val="clear" w:color="auto" w:fill="FFFFFF"/>
          <w:lang w:val="en-GB"/>
        </w:rPr>
      </w:pPr>
      <w:r>
        <w:rPr>
          <w:rFonts w:eastAsia="Calibri" w:cstheme="minorHAnsi"/>
          <w:lang w:val="en-GB"/>
        </w:rPr>
        <w:t xml:space="preserve">Additionally, the recording of </w:t>
      </w:r>
      <w:r w:rsidR="00E04AB9">
        <w:rPr>
          <w:rFonts w:eastAsia="Calibri" w:cstheme="minorHAnsi"/>
          <w:lang w:val="en-GB"/>
        </w:rPr>
        <w:t xml:space="preserve">hospitalisation and </w:t>
      </w:r>
      <w:r w:rsidR="00CF7FB5">
        <w:rPr>
          <w:rFonts w:eastAsia="Calibri" w:cstheme="minorHAnsi"/>
          <w:lang w:val="en-GB"/>
        </w:rPr>
        <w:t xml:space="preserve">date of death </w:t>
      </w:r>
      <w:r w:rsidR="00C7790C" w:rsidRPr="008D1451">
        <w:rPr>
          <w:rStyle w:val="normaltextrun"/>
          <w:rFonts w:ascii="Calibri" w:hAnsi="Calibri" w:cs="Calibri"/>
          <w:color w:val="000000"/>
          <w:shd w:val="clear" w:color="auto" w:fill="FFFFFF"/>
          <w:lang w:val="en-GB"/>
        </w:rPr>
        <w:t>may vary across databases</w:t>
      </w:r>
      <w:r w:rsidR="00CE5641">
        <w:rPr>
          <w:rStyle w:val="normaltextrun"/>
          <w:rFonts w:ascii="Calibri" w:hAnsi="Calibri" w:cs="Calibri"/>
          <w:color w:val="000000"/>
          <w:shd w:val="clear" w:color="auto" w:fill="FFFFFF"/>
          <w:lang w:val="en-GB"/>
        </w:rPr>
        <w:t xml:space="preserve">. For example, </w:t>
      </w:r>
      <w:r w:rsidR="003B473C">
        <w:rPr>
          <w:rStyle w:val="normaltextrun"/>
          <w:rFonts w:ascii="Calibri" w:hAnsi="Calibri" w:cs="Calibri"/>
          <w:color w:val="000000"/>
          <w:shd w:val="clear" w:color="auto" w:fill="FFFFFF"/>
          <w:lang w:val="en-GB"/>
        </w:rPr>
        <w:t>hospitalisation rates will only be estimated in SIDIAP, and date of death is not available in IQVIA DA Germany</w:t>
      </w:r>
      <w:r w:rsidR="00C064CA">
        <w:rPr>
          <w:rStyle w:val="normaltextrun"/>
          <w:rFonts w:ascii="Calibri" w:hAnsi="Calibri" w:cs="Calibri"/>
          <w:color w:val="000000"/>
          <w:shd w:val="clear" w:color="auto" w:fill="FFFFFF"/>
          <w:lang w:val="en-GB"/>
        </w:rPr>
        <w:t xml:space="preserve">. Therefore, the one-year </w:t>
      </w:r>
      <w:r w:rsidR="00C3775B">
        <w:rPr>
          <w:rStyle w:val="normaltextrun"/>
          <w:rFonts w:ascii="Calibri" w:hAnsi="Calibri" w:cs="Calibri"/>
          <w:color w:val="000000"/>
          <w:shd w:val="clear" w:color="auto" w:fill="FFFFFF"/>
          <w:lang w:val="en-GB"/>
        </w:rPr>
        <w:t xml:space="preserve">hospitalisation and mortality rates </w:t>
      </w:r>
      <w:r w:rsidR="00AA3328">
        <w:rPr>
          <w:rStyle w:val="normaltextrun"/>
          <w:rFonts w:ascii="Calibri" w:hAnsi="Calibri" w:cs="Calibri"/>
          <w:color w:val="000000"/>
          <w:shd w:val="clear" w:color="auto" w:fill="FFFFFF"/>
          <w:lang w:val="en-GB"/>
        </w:rPr>
        <w:t>will not be available in all the participating databases.</w:t>
      </w:r>
    </w:p>
    <w:p w14:paraId="302E70B7" w14:textId="74E1CBAB" w:rsidR="2BC2DF64" w:rsidRDefault="002E3ADF" w:rsidP="00860DAE">
      <w:pPr>
        <w:spacing w:before="120" w:after="120" w:line="240" w:lineRule="auto"/>
        <w:rPr>
          <w:rStyle w:val="normaltextrun"/>
          <w:rFonts w:ascii="Calibri" w:hAnsi="Calibri" w:cs="Calibri"/>
          <w:color w:val="000000" w:themeColor="text1"/>
          <w:lang w:val="en-GB"/>
        </w:rPr>
      </w:pPr>
      <w:r>
        <w:rPr>
          <w:rStyle w:val="normaltextrun"/>
          <w:rFonts w:ascii="Calibri" w:hAnsi="Calibri" w:cs="Calibri"/>
          <w:color w:val="000000"/>
          <w:shd w:val="clear" w:color="auto" w:fill="FFFFFF"/>
          <w:lang w:val="en-GB"/>
        </w:rPr>
        <w:t xml:space="preserve">Finally, </w:t>
      </w:r>
      <w:r w:rsidR="004F6A3C">
        <w:rPr>
          <w:rStyle w:val="normaltextrun"/>
          <w:rFonts w:ascii="Calibri" w:hAnsi="Calibri" w:cs="Calibri"/>
          <w:color w:val="000000"/>
          <w:shd w:val="clear" w:color="auto" w:fill="FFFFFF"/>
          <w:lang w:val="en-GB"/>
        </w:rPr>
        <w:t>it is important to note that the score created in this study is based on conditions only and can be interpreted as a proxy of frailty, but it is not a frailty index. Also, t</w:t>
      </w:r>
      <w:r>
        <w:rPr>
          <w:rStyle w:val="normaltextrun"/>
          <w:rFonts w:ascii="Calibri" w:hAnsi="Calibri" w:cs="Calibri"/>
          <w:color w:val="000000"/>
          <w:shd w:val="clear" w:color="auto" w:fill="FFFFFF"/>
          <w:lang w:val="en-GB"/>
        </w:rPr>
        <w:t xml:space="preserve">he </w:t>
      </w:r>
      <w:r w:rsidR="00252541">
        <w:rPr>
          <w:rStyle w:val="normaltextrun"/>
          <w:rFonts w:ascii="Calibri" w:hAnsi="Calibri" w:cs="Calibri"/>
          <w:color w:val="000000"/>
          <w:shd w:val="clear" w:color="auto" w:fill="FFFFFF"/>
          <w:lang w:val="en-GB"/>
        </w:rPr>
        <w:t xml:space="preserve">recording of conditions </w:t>
      </w:r>
      <w:r w:rsidR="00DC3A0F">
        <w:rPr>
          <w:rStyle w:val="normaltextrun"/>
          <w:rFonts w:ascii="Calibri" w:hAnsi="Calibri" w:cs="Calibri"/>
          <w:color w:val="000000"/>
          <w:shd w:val="clear" w:color="auto" w:fill="FFFFFF"/>
          <w:lang w:val="en-GB"/>
        </w:rPr>
        <w:t xml:space="preserve">included in the score of frailty might </w:t>
      </w:r>
      <w:r w:rsidR="0024042E">
        <w:rPr>
          <w:rStyle w:val="normaltextrun"/>
          <w:rFonts w:ascii="Calibri" w:hAnsi="Calibri" w:cs="Calibri"/>
          <w:color w:val="000000"/>
          <w:shd w:val="clear" w:color="auto" w:fill="FFFFFF"/>
          <w:lang w:val="en-GB"/>
        </w:rPr>
        <w:t xml:space="preserve">be </w:t>
      </w:r>
      <w:r w:rsidR="000B0337">
        <w:rPr>
          <w:rStyle w:val="normaltextrun"/>
          <w:rFonts w:ascii="Calibri" w:hAnsi="Calibri" w:cs="Calibri"/>
          <w:color w:val="000000"/>
          <w:shd w:val="clear" w:color="auto" w:fill="FFFFFF"/>
          <w:lang w:val="en-GB"/>
        </w:rPr>
        <w:t>in</w:t>
      </w:r>
      <w:r w:rsidR="0024042E">
        <w:rPr>
          <w:rStyle w:val="normaltextrun"/>
          <w:rFonts w:ascii="Calibri" w:hAnsi="Calibri" w:cs="Calibri"/>
          <w:color w:val="000000"/>
          <w:shd w:val="clear" w:color="auto" w:fill="FFFFFF"/>
          <w:lang w:val="en-GB"/>
        </w:rPr>
        <w:t xml:space="preserve">complete </w:t>
      </w:r>
      <w:r w:rsidR="003B4903">
        <w:rPr>
          <w:rStyle w:val="normaltextrun"/>
          <w:rFonts w:ascii="Calibri" w:hAnsi="Calibri" w:cs="Calibri"/>
          <w:color w:val="000000"/>
          <w:shd w:val="clear" w:color="auto" w:fill="FFFFFF"/>
          <w:lang w:val="en-GB"/>
        </w:rPr>
        <w:t xml:space="preserve">in most </w:t>
      </w:r>
      <w:r w:rsidR="0024042E">
        <w:rPr>
          <w:rStyle w:val="normaltextrun"/>
          <w:rFonts w:ascii="Calibri" w:hAnsi="Calibri" w:cs="Calibri"/>
          <w:color w:val="000000"/>
          <w:shd w:val="clear" w:color="auto" w:fill="FFFFFF"/>
          <w:lang w:val="en-GB"/>
        </w:rPr>
        <w:t>databases.</w:t>
      </w:r>
      <w:r w:rsidR="005B4907">
        <w:rPr>
          <w:rStyle w:val="normaltextrun"/>
          <w:rFonts w:ascii="Calibri" w:hAnsi="Calibri" w:cs="Calibri"/>
          <w:color w:val="000000"/>
          <w:shd w:val="clear" w:color="auto" w:fill="FFFFFF"/>
          <w:lang w:val="en-GB"/>
        </w:rPr>
        <w:t xml:space="preserve"> </w:t>
      </w:r>
      <w:r w:rsidR="00DD0AE5">
        <w:rPr>
          <w:rStyle w:val="normaltextrun"/>
          <w:rFonts w:ascii="Calibri" w:hAnsi="Calibri" w:cs="Calibri"/>
          <w:color w:val="000000"/>
          <w:shd w:val="clear" w:color="auto" w:fill="FFFFFF"/>
          <w:lang w:val="en-GB"/>
        </w:rPr>
        <w:t xml:space="preserve">The included conditions were based on the </w:t>
      </w:r>
      <w:r w:rsidR="00272B80">
        <w:rPr>
          <w:rStyle w:val="normaltextrun"/>
          <w:rFonts w:ascii="Calibri" w:hAnsi="Calibri" w:cs="Calibri"/>
          <w:color w:val="000000"/>
          <w:shd w:val="clear" w:color="auto" w:fill="FFFFFF"/>
          <w:lang w:val="en-GB"/>
        </w:rPr>
        <w:t>list of conditions which are frequently used for the computation of frailty indexes</w:t>
      </w:r>
      <w:r w:rsidR="00FD2D0B">
        <w:rPr>
          <w:rStyle w:val="normaltextrun"/>
          <w:rFonts w:ascii="Calibri" w:hAnsi="Calibri" w:cs="Calibri"/>
          <w:color w:val="000000"/>
          <w:shd w:val="clear" w:color="auto" w:fill="FFFFFF"/>
          <w:lang w:val="en-GB"/>
        </w:rPr>
        <w:t xml:space="preserve"> </w:t>
      </w:r>
      <w:r w:rsidR="008147F4">
        <w:rPr>
          <w:rStyle w:val="normaltextrun"/>
          <w:rFonts w:ascii="Calibri" w:hAnsi="Calibri" w:cs="Calibri"/>
          <w:color w:val="000000"/>
          <w:shd w:val="clear" w:color="auto" w:fill="FFFFFF"/>
          <w:lang w:val="en-GB"/>
        </w:rPr>
        <w:fldChar w:fldCharType="begin">
          <w:fldData xml:space="preserve">PEVuZE5vdGU+PENpdGU+PEF1dGhvcj5DbGVnZzwvQXV0aG9yPjxZZWFyPjIwMTY8L1llYXI+PFJl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</w:fldData>
        </w:fldChar>
      </w:r>
      <w:r w:rsidR="00746A61">
        <w:rPr>
          <w:rStyle w:val="normaltextrun"/>
          <w:rFonts w:ascii="Calibri" w:hAnsi="Calibri" w:cs="Calibri"/>
          <w:color w:val="000000"/>
          <w:shd w:val="clear" w:color="auto" w:fill="FFFFFF"/>
          <w:lang w:val="en-GB"/>
        </w:rPr>
        <w:instrText xml:space="preserve"> ADDIN EN.CITE </w:instrText>
      </w:r>
      <w:r w:rsidR="00746A61">
        <w:rPr>
          <w:rStyle w:val="normaltextrun"/>
          <w:rFonts w:ascii="Calibri" w:hAnsi="Calibri" w:cs="Calibri"/>
          <w:color w:val="000000"/>
          <w:shd w:val="clear" w:color="auto" w:fill="FFFFFF"/>
          <w:lang w:val="en-GB"/>
        </w:rPr>
        <w:fldChar w:fldCharType="begin">
          <w:fldData xml:space="preserve">PEVuZE5vdGU+PENpdGU+PEF1dGhvcj5DbGVnZzwvQXV0aG9yPjxZZWFyPjIwMTY8L1llYXI+PFJl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</w:fldData>
        </w:fldChar>
      </w:r>
      <w:r w:rsidR="00746A61">
        <w:rPr>
          <w:rStyle w:val="normaltextrun"/>
          <w:rFonts w:ascii="Calibri" w:hAnsi="Calibri" w:cs="Calibri"/>
          <w:color w:val="000000"/>
          <w:shd w:val="clear" w:color="auto" w:fill="FFFFFF"/>
          <w:lang w:val="en-GB"/>
        </w:rPr>
        <w:instrText xml:space="preserve"> ADDIN EN.CITE.DATA </w:instrText>
      </w:r>
      <w:r w:rsidR="00746A61">
        <w:rPr>
          <w:rStyle w:val="normaltextrun"/>
          <w:rFonts w:ascii="Calibri" w:hAnsi="Calibri" w:cs="Calibri"/>
          <w:color w:val="000000"/>
          <w:shd w:val="clear" w:color="auto" w:fill="FFFFFF"/>
          <w:lang w:val="en-GB"/>
        </w:rPr>
      </w:r>
      <w:r w:rsidR="00746A61">
        <w:rPr>
          <w:rStyle w:val="normaltextrun"/>
          <w:rFonts w:ascii="Calibri" w:hAnsi="Calibri" w:cs="Calibri"/>
          <w:color w:val="000000"/>
          <w:shd w:val="clear" w:color="auto" w:fill="FFFFFF"/>
          <w:lang w:val="en-GB"/>
        </w:rPr>
        <w:fldChar w:fldCharType="end"/>
      </w:r>
      <w:r w:rsidR="008147F4">
        <w:rPr>
          <w:rStyle w:val="normaltextrun"/>
          <w:rFonts w:ascii="Calibri" w:hAnsi="Calibri" w:cs="Calibri"/>
          <w:color w:val="000000"/>
          <w:shd w:val="clear" w:color="auto" w:fill="FFFFFF"/>
          <w:lang w:val="en-GB"/>
        </w:rPr>
      </w:r>
      <w:r w:rsidR="008147F4">
        <w:rPr>
          <w:rStyle w:val="normaltextrun"/>
          <w:rFonts w:ascii="Calibri" w:hAnsi="Calibri" w:cs="Calibri"/>
          <w:color w:val="000000"/>
          <w:shd w:val="clear" w:color="auto" w:fill="FFFFFF"/>
          <w:lang w:val="en-GB"/>
        </w:rPr>
        <w:fldChar w:fldCharType="separate"/>
      </w:r>
      <w:r w:rsidR="00746A61">
        <w:rPr>
          <w:rStyle w:val="normaltextrun"/>
          <w:rFonts w:ascii="Calibri" w:hAnsi="Calibri" w:cs="Calibri"/>
          <w:noProof/>
          <w:color w:val="000000"/>
          <w:shd w:val="clear" w:color="auto" w:fill="FFFFFF"/>
          <w:lang w:val="en-GB"/>
        </w:rPr>
        <w:t>(3, 67)</w:t>
      </w:r>
      <w:r w:rsidR="008147F4">
        <w:rPr>
          <w:rStyle w:val="normaltextrun"/>
          <w:rFonts w:ascii="Calibri" w:hAnsi="Calibri" w:cs="Calibri"/>
          <w:color w:val="000000"/>
          <w:shd w:val="clear" w:color="auto" w:fill="FFFFFF"/>
          <w:lang w:val="en-GB"/>
        </w:rPr>
        <w:fldChar w:fldCharType="end"/>
      </w:r>
      <w:r w:rsidR="00FD2D0B">
        <w:rPr>
          <w:rStyle w:val="normaltextrun"/>
          <w:rFonts w:ascii="Calibri" w:hAnsi="Calibri" w:cs="Calibri"/>
          <w:color w:val="000000"/>
          <w:shd w:val="clear" w:color="auto" w:fill="FFFFFF"/>
          <w:lang w:val="en-GB"/>
        </w:rPr>
        <w:t xml:space="preserve">, however, </w:t>
      </w:r>
      <w:r w:rsidR="005B4907">
        <w:rPr>
          <w:rStyle w:val="normaltextrun"/>
          <w:rFonts w:ascii="Calibri" w:hAnsi="Calibri" w:cs="Calibri"/>
          <w:color w:val="000000"/>
          <w:shd w:val="clear" w:color="auto" w:fill="FFFFFF"/>
          <w:lang w:val="en-GB"/>
        </w:rPr>
        <w:t xml:space="preserve">some of these conditions might </w:t>
      </w:r>
      <w:r w:rsidR="008C1FA8">
        <w:rPr>
          <w:rStyle w:val="normaltextrun"/>
          <w:rFonts w:ascii="Calibri" w:hAnsi="Calibri" w:cs="Calibri"/>
          <w:color w:val="000000"/>
          <w:shd w:val="clear" w:color="auto" w:fill="FFFFFF"/>
          <w:lang w:val="en-GB"/>
        </w:rPr>
        <w:t xml:space="preserve">not </w:t>
      </w:r>
      <w:r w:rsidR="00F97C6E">
        <w:rPr>
          <w:rStyle w:val="normaltextrun"/>
          <w:rFonts w:ascii="Calibri" w:hAnsi="Calibri" w:cs="Calibri"/>
          <w:color w:val="000000"/>
          <w:shd w:val="clear" w:color="auto" w:fill="FFFFFF"/>
          <w:lang w:val="en-GB"/>
        </w:rPr>
        <w:t xml:space="preserve">always </w:t>
      </w:r>
      <w:r w:rsidR="005B4907">
        <w:rPr>
          <w:rStyle w:val="normaltextrun"/>
          <w:rFonts w:ascii="Calibri" w:hAnsi="Calibri" w:cs="Calibri"/>
          <w:color w:val="000000"/>
          <w:shd w:val="clear" w:color="auto" w:fill="FFFFFF"/>
          <w:lang w:val="en-GB"/>
        </w:rPr>
        <w:t xml:space="preserve">be recorded using </w:t>
      </w:r>
      <w:r w:rsidR="00F97C6E">
        <w:rPr>
          <w:rStyle w:val="normaltextrun"/>
          <w:rFonts w:ascii="Calibri" w:hAnsi="Calibri" w:cs="Calibri"/>
          <w:color w:val="000000"/>
          <w:shd w:val="clear" w:color="auto" w:fill="FFFFFF"/>
          <w:lang w:val="en-GB"/>
        </w:rPr>
        <w:t>diagnoses codes</w:t>
      </w:r>
      <w:r w:rsidR="005F0E53">
        <w:rPr>
          <w:rStyle w:val="normaltextrun"/>
          <w:rFonts w:ascii="Calibri" w:hAnsi="Calibri" w:cs="Calibri"/>
          <w:color w:val="000000"/>
          <w:shd w:val="clear" w:color="auto" w:fill="FFFFFF"/>
          <w:lang w:val="en-GB"/>
        </w:rPr>
        <w:t>;</w:t>
      </w:r>
      <w:r w:rsidR="005110B2">
        <w:rPr>
          <w:rStyle w:val="normaltextrun"/>
          <w:rFonts w:ascii="Calibri" w:hAnsi="Calibri" w:cs="Calibri"/>
          <w:color w:val="000000"/>
          <w:shd w:val="clear" w:color="auto" w:fill="FFFFFF"/>
          <w:lang w:val="en-GB"/>
        </w:rPr>
        <w:t xml:space="preserve"> therefore</w:t>
      </w:r>
      <w:r w:rsidR="003B4903">
        <w:rPr>
          <w:rStyle w:val="normaltextrun"/>
          <w:rFonts w:ascii="Calibri" w:hAnsi="Calibri" w:cs="Calibri"/>
          <w:color w:val="000000"/>
          <w:shd w:val="clear" w:color="auto" w:fill="FFFFFF"/>
          <w:lang w:val="en-GB"/>
        </w:rPr>
        <w:t>,</w:t>
      </w:r>
      <w:r w:rsidR="005110B2">
        <w:rPr>
          <w:rStyle w:val="normaltextrun"/>
          <w:rFonts w:ascii="Calibri" w:hAnsi="Calibri" w:cs="Calibri"/>
          <w:color w:val="000000"/>
          <w:shd w:val="clear" w:color="auto" w:fill="FFFFFF"/>
          <w:lang w:val="en-GB"/>
        </w:rPr>
        <w:t xml:space="preserve"> this information will not be </w:t>
      </w:r>
      <w:r w:rsidR="000B0337" w:rsidRPr="1EE35F42">
        <w:rPr>
          <w:rStyle w:val="normaltextrun"/>
          <w:rFonts w:eastAsiaTheme="minorEastAsia"/>
          <w:color w:val="000000" w:themeColor="text1"/>
          <w:lang w:val="en-GB"/>
        </w:rPr>
        <w:t xml:space="preserve">included in this study. </w:t>
      </w:r>
    </w:p>
    <w:p w14:paraId="5D1A2810" w14:textId="5EE88660" w:rsidR="00450157" w:rsidRPr="004408FD" w:rsidRDefault="00450157" w:rsidP="00341FA3">
      <w:pPr>
        <w:pStyle w:val="Heading1"/>
        <w:numPr>
          <w:ilvl w:val="0"/>
          <w:numId w:val="5"/>
        </w:numPr>
        <w:spacing w:before="240" w:after="240" w:line="240" w:lineRule="auto"/>
        <w:ind w:left="0" w:firstLine="0"/>
        <w:contextualSpacing w:val="0"/>
        <w:rPr>
          <w:lang w:val="en-US"/>
        </w:rPr>
      </w:pPr>
      <w:bookmarkStart w:id="137" w:name="_Toc106815371"/>
      <w:bookmarkStart w:id="138" w:name="_Toc157171793"/>
      <w:r w:rsidRPr="004408FD">
        <w:rPr>
          <w:lang w:val="en-US"/>
        </w:rPr>
        <w:t>MANAGEMENT AND REPORTING OF ADVERSE EVENTS/ADVERSE REACTIONS</w:t>
      </w:r>
      <w:bookmarkEnd w:id="137"/>
      <w:bookmarkEnd w:id="138"/>
    </w:p>
    <w:p w14:paraId="484AD538" w14:textId="77777777" w:rsidR="00143167" w:rsidRPr="00143167" w:rsidRDefault="00143167" w:rsidP="00143167">
      <w:pPr>
        <w:spacing w:before="120" w:after="120"/>
        <w:jc w:val="both"/>
        <w:rPr>
          <w:rFonts w:eastAsia="Calibri"/>
          <w:lang w:val="en-US"/>
        </w:rPr>
      </w:pPr>
      <w:bookmarkStart w:id="139" w:name="9.7._Data_analysis"/>
      <w:bookmarkStart w:id="140" w:name="_bookmark15"/>
      <w:bookmarkStart w:id="141" w:name="9.9._Limitations_of_the_research_methods"/>
      <w:bookmarkStart w:id="142" w:name="_bookmark17"/>
      <w:bookmarkStart w:id="143" w:name="_Toc106815372"/>
      <w:bookmarkEnd w:id="139"/>
      <w:bookmarkEnd w:id="140"/>
      <w:bookmarkEnd w:id="141"/>
      <w:bookmarkEnd w:id="142"/>
      <w:r w:rsidRPr="00143167">
        <w:rPr>
          <w:rFonts w:eastAsia="Calibri"/>
          <w:lang w:val="en-US"/>
        </w:rPr>
        <w:t xml:space="preserve">In agreement with the guideline on good pharmacovigilance practice (EMA/873138/2011), there will be no requirement for expedited reporting of adverse drug reactions as only secondary data will be used in this study. </w:t>
      </w:r>
    </w:p>
    <w:p w14:paraId="32726626" w14:textId="0164143E" w:rsidR="003B194C" w:rsidRPr="004A762A" w:rsidRDefault="006C2296" w:rsidP="00341FA3">
      <w:pPr>
        <w:pStyle w:val="Heading1"/>
        <w:numPr>
          <w:ilvl w:val="0"/>
          <w:numId w:val="5"/>
        </w:numPr>
        <w:spacing w:before="240" w:after="240" w:line="240" w:lineRule="auto"/>
        <w:ind w:left="0" w:firstLine="0"/>
        <w:contextualSpacing w:val="0"/>
      </w:pPr>
      <w:bookmarkStart w:id="144" w:name="_Toc157171794"/>
      <w:r w:rsidRPr="004A762A">
        <w:t>GOVERNANCE BOARD ASPECTS</w:t>
      </w:r>
      <w:bookmarkEnd w:id="143"/>
      <w:bookmarkEnd w:id="144"/>
    </w:p>
    <w:p w14:paraId="1C0650E5" w14:textId="53DD71C5" w:rsidR="008F4D16" w:rsidRDefault="008F4D16" w:rsidP="008F4D16">
      <w:pPr>
        <w:spacing w:before="120" w:after="120" w:line="240" w:lineRule="auto"/>
        <w:jc w:val="both"/>
        <w:rPr>
          <w:rFonts w:eastAsia="Calibri" w:cstheme="minorHAnsi"/>
          <w:lang w:val="en-GB"/>
        </w:rPr>
      </w:pPr>
      <w:r>
        <w:rPr>
          <w:rStyle w:val="normaltextrun"/>
          <w:rFonts w:ascii="Calibri" w:hAnsi="Calibri" w:cs="Calibri"/>
          <w:color w:val="000000"/>
          <w:shd w:val="clear" w:color="auto" w:fill="FFFFFF"/>
          <w:lang w:val="en-GB"/>
        </w:rPr>
        <w:t>All data sources require approval from their respective IRB boards, with the exception of IQVIA DA Germany and IQVIA LPD Belgium which will not require any further specific approvals to undertake this study.</w:t>
      </w:r>
      <w:r w:rsidRPr="004C1049">
        <w:rPr>
          <w:rStyle w:val="eop"/>
          <w:rFonts w:ascii="Calibri" w:hAnsi="Calibri" w:cs="Calibri"/>
          <w:color w:val="000000"/>
          <w:shd w:val="clear" w:color="auto" w:fill="FFFFFF"/>
          <w:lang w:val="en-US"/>
        </w:rPr>
        <w:t> </w:t>
      </w:r>
    </w:p>
    <w:p w14:paraId="48E6DED4" w14:textId="560D2A37" w:rsidR="00450157" w:rsidRPr="00EF37BB" w:rsidRDefault="00450157" w:rsidP="00341FA3">
      <w:pPr>
        <w:pStyle w:val="Heading1"/>
        <w:numPr>
          <w:ilvl w:val="0"/>
          <w:numId w:val="5"/>
        </w:numPr>
        <w:spacing w:before="240" w:after="240" w:line="240" w:lineRule="auto"/>
        <w:ind w:left="0" w:firstLine="0"/>
        <w:contextualSpacing w:val="0"/>
        <w:rPr>
          <w:lang w:val="en-US"/>
        </w:rPr>
      </w:pPr>
      <w:bookmarkStart w:id="145" w:name="_Toc106815373"/>
      <w:bookmarkStart w:id="146" w:name="_Toc157171795"/>
      <w:r w:rsidRPr="00EF37BB">
        <w:rPr>
          <w:lang w:val="en-US"/>
        </w:rPr>
        <w:t>PLANS FOR DISSEMINATING AND COMMUNICATING STUDY RESULTS</w:t>
      </w:r>
      <w:bookmarkEnd w:id="145"/>
      <w:bookmarkEnd w:id="146"/>
    </w:p>
    <w:p w14:paraId="7845AB56" w14:textId="2347E844" w:rsidR="00E92BE0" w:rsidRDefault="00E92BE0" w:rsidP="00341FA3">
      <w:pPr>
        <w:pStyle w:val="Heading2"/>
        <w:numPr>
          <w:ilvl w:val="1"/>
          <w:numId w:val="5"/>
        </w:numPr>
        <w:ind w:left="374" w:hanging="374"/>
        <w:rPr>
          <w:lang w:val="en-GB"/>
        </w:rPr>
      </w:pPr>
      <w:bookmarkStart w:id="147" w:name="_Toc112917485"/>
      <w:bookmarkStart w:id="148" w:name="_Toc126191718"/>
      <w:bookmarkStart w:id="149" w:name="_Toc152220817"/>
      <w:bookmarkStart w:id="150" w:name="_Toc1152097958"/>
      <w:bookmarkStart w:id="151" w:name="_Toc137120056"/>
      <w:bookmarkStart w:id="152" w:name="_Toc157171796"/>
      <w:bookmarkStart w:id="153" w:name="_Toc106815374"/>
      <w:r w:rsidRPr="028CB128">
        <w:rPr>
          <w:lang w:val="en-GB"/>
        </w:rPr>
        <w:t>Study Report</w:t>
      </w:r>
      <w:bookmarkEnd w:id="147"/>
      <w:bookmarkEnd w:id="148"/>
      <w:bookmarkEnd w:id="149"/>
      <w:bookmarkEnd w:id="150"/>
      <w:bookmarkEnd w:id="151"/>
      <w:bookmarkEnd w:id="152"/>
    </w:p>
    <w:p w14:paraId="37A21843" w14:textId="0D98CBC8" w:rsidR="00A90A93" w:rsidRDefault="00A90A93" w:rsidP="006C71B5">
      <w:pPr>
        <w:spacing w:before="120" w:after="120" w:line="240" w:lineRule="auto"/>
        <w:rPr>
          <w:lang w:val="en-GB"/>
        </w:rPr>
      </w:pPr>
      <w:r w:rsidRPr="004C1049">
        <w:rPr>
          <w:lang w:val="en-US"/>
        </w:rPr>
        <w:t>A PDF report including an executive summary, and the specified tables and/or figures will be submitted to EMA by the DARWIN EU® CC upon completion of the study.</w:t>
      </w:r>
    </w:p>
    <w:p w14:paraId="60899416" w14:textId="77777777" w:rsidR="00A90A93" w:rsidRPr="004C1049" w:rsidRDefault="00A90A93" w:rsidP="006C71B5">
      <w:pPr>
        <w:spacing w:before="120" w:after="120" w:line="240" w:lineRule="auto"/>
        <w:rPr>
          <w:lang w:val="en-US"/>
        </w:rPr>
      </w:pPr>
      <w:r w:rsidRPr="004C1049">
        <w:rPr>
          <w:lang w:val="en-US"/>
        </w:rPr>
        <w:t>An interactive dashboard incorporating all the results (tables and figures) will be provided alongside the pdf report. The full set of underlying aggregated data used in the dashboard will also be made available if requested.</w:t>
      </w:r>
    </w:p>
    <w:p w14:paraId="5A4B5BA4" w14:textId="24FD1C51" w:rsidR="003B194C" w:rsidRPr="00AA3171" w:rsidRDefault="006C2296" w:rsidP="00341FA3">
      <w:pPr>
        <w:pStyle w:val="Heading1"/>
        <w:numPr>
          <w:ilvl w:val="0"/>
          <w:numId w:val="5"/>
        </w:numPr>
        <w:spacing w:before="240" w:after="240" w:line="240" w:lineRule="auto"/>
        <w:ind w:left="0" w:firstLine="0"/>
        <w:contextualSpacing w:val="0"/>
      </w:pPr>
      <w:bookmarkStart w:id="154" w:name="_Toc157171797"/>
      <w:r w:rsidRPr="00AA3171">
        <w:t>OTHER ASPECTS</w:t>
      </w:r>
      <w:bookmarkEnd w:id="153"/>
      <w:bookmarkEnd w:id="154"/>
    </w:p>
    <w:p w14:paraId="1FE6CF57" w14:textId="77777777" w:rsidR="00116CEA" w:rsidRPr="00116CEA" w:rsidRDefault="00116CEA" w:rsidP="00116CEA">
      <w:pPr>
        <w:spacing w:before="120" w:after="120"/>
        <w:jc w:val="both"/>
        <w:rPr>
          <w:rFonts w:eastAsia="Calibri"/>
        </w:rPr>
      </w:pPr>
      <w:bookmarkStart w:id="155" w:name="_Toc106815375"/>
      <w:r w:rsidRPr="00116CEA">
        <w:rPr>
          <w:rFonts w:eastAsia="Calibri"/>
        </w:rPr>
        <w:t>N/A</w:t>
      </w:r>
    </w:p>
    <w:p w14:paraId="74C3A971" w14:textId="691053C0" w:rsidR="003B194C" w:rsidRPr="00860DAE" w:rsidRDefault="006C2296" w:rsidP="710FD11A">
      <w:pPr>
        <w:pStyle w:val="Heading1"/>
        <w:numPr>
          <w:ilvl w:val="0"/>
          <w:numId w:val="5"/>
        </w:numPr>
        <w:spacing w:before="240" w:after="240" w:line="240" w:lineRule="auto"/>
        <w:ind w:left="0" w:firstLine="0"/>
      </w:pPr>
      <w:bookmarkStart w:id="156" w:name="_Toc157171798"/>
      <w:r w:rsidRPr="00860DAE">
        <w:t>REFERENCES</w:t>
      </w:r>
      <w:bookmarkEnd w:id="155"/>
      <w:bookmarkEnd w:id="156"/>
    </w:p>
    <w:bookmarkStart w:id="157" w:name="_Toc106815376"/>
    <w:p w14:paraId="65D2EEB5" w14:textId="77777777" w:rsidR="00F01323" w:rsidRPr="00746A61" w:rsidRDefault="00F01323" w:rsidP="00F01323">
      <w:pPr>
        <w:pStyle w:val="EndNoteBibliography"/>
        <w:spacing w:after="0"/>
        <w:rPr>
          <w:noProof/>
        </w:rPr>
      </w:pPr>
      <w:r>
        <w:rPr>
          <w:rFonts w:cstheme="minorHAnsi"/>
          <w:lang w:val="en-GB"/>
        </w:rPr>
        <w:lastRenderedPageBreak/>
        <w:fldChar w:fldCharType="begin"/>
      </w:r>
      <w:r>
        <w:rPr>
          <w:rFonts w:cstheme="minorHAnsi"/>
          <w:lang w:val="en-GB"/>
        </w:rPr>
        <w:instrText xml:space="preserve"> ADDIN EN.REFLIST </w:instrText>
      </w:r>
      <w:r>
        <w:rPr>
          <w:rFonts w:cstheme="minorHAnsi"/>
          <w:lang w:val="en-GB"/>
        </w:rPr>
        <w:fldChar w:fldCharType="separate"/>
      </w:r>
      <w:r w:rsidRPr="00746A61">
        <w:rPr>
          <w:noProof/>
        </w:rPr>
        <w:t>1.</w:t>
      </w:r>
      <w:r w:rsidRPr="00746A61">
        <w:rPr>
          <w:noProof/>
        </w:rPr>
        <w:tab/>
        <w:t>Xue QL. The frailty syndrome: definition and natural history. Clin Geriatr Med. 2011;27(1):1-15.</w:t>
      </w:r>
    </w:p>
    <w:p w14:paraId="681C7642" w14:textId="77777777" w:rsidR="00F01323" w:rsidRPr="00746A61" w:rsidRDefault="00F01323" w:rsidP="00F01323">
      <w:pPr>
        <w:pStyle w:val="EndNoteBibliography"/>
        <w:spacing w:after="0"/>
        <w:rPr>
          <w:noProof/>
        </w:rPr>
      </w:pPr>
      <w:r w:rsidRPr="00746A61">
        <w:rPr>
          <w:noProof/>
        </w:rPr>
        <w:t>2.</w:t>
      </w:r>
      <w:r w:rsidRPr="00746A61">
        <w:rPr>
          <w:noProof/>
        </w:rPr>
        <w:tab/>
        <w:t>O'Caoimh R, Galluzzo L, Rodríguez-Laso Á, Van der Heyden J, Ranhoff AH, Lamprini-Koula M, et al. Prevalence of frailty at population level in European ADVANTAGE Joint Action Member States: a systematic review and meta-analysis. Ann Ist Super Sanita. 2018;54(3):226-38.</w:t>
      </w:r>
    </w:p>
    <w:p w14:paraId="26F1C062" w14:textId="77777777" w:rsidR="00F01323" w:rsidRPr="00746A61" w:rsidRDefault="00F01323" w:rsidP="00F01323">
      <w:pPr>
        <w:pStyle w:val="EndNoteBibliography"/>
        <w:spacing w:after="0"/>
        <w:rPr>
          <w:noProof/>
        </w:rPr>
      </w:pPr>
      <w:r w:rsidRPr="00746A61">
        <w:rPr>
          <w:noProof/>
        </w:rPr>
        <w:t>3.</w:t>
      </w:r>
      <w:r w:rsidRPr="00746A61">
        <w:rPr>
          <w:noProof/>
        </w:rPr>
        <w:tab/>
        <w:t>Clegg A, Bates C, Young J, Ryan R, Nichols L, Ann Teale E, et al. Development and validation of an electronic frailty index using routine primary care electronic health record data. Age Ageing. 2016;45(3):353-60.</w:t>
      </w:r>
    </w:p>
    <w:p w14:paraId="236E337D" w14:textId="77777777" w:rsidR="00F01323" w:rsidRPr="009A48FE" w:rsidRDefault="00F01323" w:rsidP="00F01323">
      <w:pPr>
        <w:pStyle w:val="EndNoteBibliography"/>
        <w:spacing w:after="0"/>
        <w:rPr>
          <w:lang w:val="pt-PT"/>
        </w:rPr>
      </w:pPr>
      <w:r w:rsidRPr="00746A61">
        <w:rPr>
          <w:noProof/>
        </w:rPr>
        <w:t>4.</w:t>
      </w:r>
      <w:r w:rsidRPr="00746A61">
        <w:rPr>
          <w:noProof/>
        </w:rPr>
        <w:tab/>
        <w:t xml:space="preserve">Guthrie B, Makubate B, Hernandez-Santiago V, Dreischulte T. The rising tide of polypharmacy and drug-drug interactions: population database analysis 1995–2010. </w:t>
      </w:r>
      <w:r w:rsidRPr="009A48FE">
        <w:rPr>
          <w:lang w:val="pt-PT"/>
        </w:rPr>
        <w:t>BMC Medicine. 2015;13(1):74.</w:t>
      </w:r>
    </w:p>
    <w:p w14:paraId="55BA0B9D" w14:textId="77777777" w:rsidR="00F01323" w:rsidRPr="00746A61" w:rsidRDefault="00F01323" w:rsidP="00F01323">
      <w:pPr>
        <w:pStyle w:val="EndNoteBibliography"/>
        <w:spacing w:after="0"/>
        <w:rPr>
          <w:noProof/>
        </w:rPr>
      </w:pPr>
      <w:r w:rsidRPr="009A48FE">
        <w:rPr>
          <w:lang w:val="pt-PT"/>
        </w:rPr>
        <w:t>5.</w:t>
      </w:r>
      <w:r w:rsidRPr="009A48FE">
        <w:rPr>
          <w:lang w:val="pt-PT"/>
        </w:rPr>
        <w:tab/>
        <w:t xml:space="preserve">Gallagher P, Lang PO, Cherubini A, Topinková E, Cruz-Jentoft A, Montero Errasquín B, et al. </w:t>
      </w:r>
      <w:r w:rsidRPr="00746A61">
        <w:rPr>
          <w:noProof/>
        </w:rPr>
        <w:t>Prevalence of potentially inappropriate prescribing in an acutely ill population of older patients admitted to six European hospitals. Eur J Clin Pharmacol. 2011;67(11):1175-88.</w:t>
      </w:r>
    </w:p>
    <w:p w14:paraId="5D5C71A1" w14:textId="77777777" w:rsidR="00F01323" w:rsidRPr="00746A61" w:rsidRDefault="00F01323" w:rsidP="00F01323">
      <w:pPr>
        <w:pStyle w:val="EndNoteBibliography"/>
        <w:spacing w:after="0"/>
        <w:rPr>
          <w:noProof/>
        </w:rPr>
      </w:pPr>
      <w:r w:rsidRPr="00746A61">
        <w:rPr>
          <w:noProof/>
        </w:rPr>
        <w:t>6.</w:t>
      </w:r>
      <w:r w:rsidRPr="00746A61">
        <w:rPr>
          <w:noProof/>
        </w:rPr>
        <w:tab/>
        <w:t>Palmer K, Villani ER, Vetrano DL, Cherubini A, Cruz-Jentoft AJ, Curtin D, et al. Association of polypharmacy and hyperpolypharmacy with frailty states: a systematic review and meta-analysis. Eur Geriatr Med. 2019;10(1):9-36.</w:t>
      </w:r>
    </w:p>
    <w:p w14:paraId="3E802766" w14:textId="77777777" w:rsidR="00F01323" w:rsidRPr="00746A61" w:rsidRDefault="00F01323" w:rsidP="00F01323">
      <w:pPr>
        <w:pStyle w:val="EndNoteBibliography"/>
        <w:spacing w:after="0"/>
        <w:rPr>
          <w:noProof/>
        </w:rPr>
      </w:pPr>
      <w:r w:rsidRPr="00746A61">
        <w:rPr>
          <w:noProof/>
        </w:rPr>
        <w:t>7.</w:t>
      </w:r>
      <w:r w:rsidRPr="00746A61">
        <w:rPr>
          <w:noProof/>
        </w:rPr>
        <w:tab/>
        <w:t>Hsu HF, Chen KM, Belcastro F, Chen YF. Polypharmacy and pattern of medication use in community-dwelling older adults: A systematic review. J Clin Nurs. 2021;30(7-8):918-28.</w:t>
      </w:r>
    </w:p>
    <w:p w14:paraId="55743BD6" w14:textId="77777777" w:rsidR="00F01323" w:rsidRPr="00746A61" w:rsidRDefault="00F01323" w:rsidP="00F01323">
      <w:pPr>
        <w:pStyle w:val="EndNoteBibliography"/>
        <w:spacing w:after="0"/>
        <w:rPr>
          <w:noProof/>
        </w:rPr>
      </w:pPr>
      <w:r w:rsidRPr="00746A61">
        <w:rPr>
          <w:noProof/>
        </w:rPr>
        <w:t>8.</w:t>
      </w:r>
      <w:r w:rsidRPr="00746A61">
        <w:rPr>
          <w:noProof/>
        </w:rPr>
        <w:tab/>
        <w:t>Doody P, Lord JM, Greig CA, Whittaker AC. Frailty: Pathophysiology, Theoretical and Operational Definition(s), Impact, Prevalence, Management and Prevention, in an Increasingly Economically Developed and Ageing World. Gerontology. 2023;69(8):927-45.</w:t>
      </w:r>
    </w:p>
    <w:p w14:paraId="67285B07" w14:textId="77777777" w:rsidR="00F01323" w:rsidRPr="00746A61" w:rsidRDefault="00F01323" w:rsidP="00F01323">
      <w:pPr>
        <w:pStyle w:val="EndNoteBibliography"/>
        <w:spacing w:after="0"/>
        <w:rPr>
          <w:noProof/>
        </w:rPr>
      </w:pPr>
      <w:r w:rsidRPr="00746A61">
        <w:rPr>
          <w:noProof/>
        </w:rPr>
        <w:t>9.</w:t>
      </w:r>
      <w:r w:rsidRPr="00746A61">
        <w:rPr>
          <w:noProof/>
        </w:rPr>
        <w:tab/>
        <w:t>Ribeiro AR, Howlett SE, Fernandes A. Frailty-A promising concept to evaluate disease vulnerability. Mech Ageing Dev. 2020;187:111217.</w:t>
      </w:r>
    </w:p>
    <w:p w14:paraId="12391707" w14:textId="77777777" w:rsidR="00F01323" w:rsidRPr="00746A61" w:rsidRDefault="00F01323" w:rsidP="00F01323">
      <w:pPr>
        <w:pStyle w:val="EndNoteBibliography"/>
        <w:spacing w:after="0"/>
        <w:rPr>
          <w:noProof/>
        </w:rPr>
      </w:pPr>
      <w:r w:rsidRPr="00746A61">
        <w:rPr>
          <w:noProof/>
        </w:rPr>
        <w:t>10.</w:t>
      </w:r>
      <w:r w:rsidRPr="00746A61">
        <w:rPr>
          <w:noProof/>
        </w:rPr>
        <w:tab/>
        <w:t>Dent E, Martin FC, Bergman H, Woo J, Romero-Ortuno R, Walston JD. Management of frailty: opportunities, challenges, and future directions. Lancet. 2019;394(10206):1376-86.</w:t>
      </w:r>
    </w:p>
    <w:p w14:paraId="33352835" w14:textId="77777777" w:rsidR="00F01323" w:rsidRPr="00746A61" w:rsidRDefault="00F01323" w:rsidP="00F01323">
      <w:pPr>
        <w:pStyle w:val="EndNoteBibliography"/>
        <w:spacing w:after="0"/>
        <w:rPr>
          <w:noProof/>
        </w:rPr>
      </w:pPr>
      <w:r w:rsidRPr="00746A61">
        <w:rPr>
          <w:noProof/>
        </w:rPr>
        <w:t>11.</w:t>
      </w:r>
      <w:r w:rsidRPr="00746A61">
        <w:rPr>
          <w:noProof/>
        </w:rPr>
        <w:tab/>
        <w:t>Clegg A, Young J, Iliffe S, Rikkert MO, Rockwood K. Frailty in elderly people. Lancet. 2013;381(9868):752-62.</w:t>
      </w:r>
    </w:p>
    <w:p w14:paraId="195449BB" w14:textId="77777777" w:rsidR="00F01323" w:rsidRPr="00746A61" w:rsidRDefault="00F01323" w:rsidP="00F01323">
      <w:pPr>
        <w:pStyle w:val="EndNoteBibliography"/>
        <w:spacing w:after="0"/>
        <w:rPr>
          <w:noProof/>
        </w:rPr>
      </w:pPr>
      <w:r w:rsidRPr="00746A61">
        <w:rPr>
          <w:noProof/>
        </w:rPr>
        <w:t>12.</w:t>
      </w:r>
      <w:r w:rsidRPr="00746A61">
        <w:rPr>
          <w:noProof/>
        </w:rPr>
        <w:tab/>
        <w:t>Handforth C, Clegg A, Young C, Simpkins S, Seymour MT, Selby PJ, et al. The prevalence and outcomes of frailty in older cancer patients: a systematic review. Ann Oncol. 2015;26(6):1091-101.</w:t>
      </w:r>
    </w:p>
    <w:p w14:paraId="519D418E" w14:textId="77777777" w:rsidR="00F01323" w:rsidRPr="00746A61" w:rsidRDefault="00F01323" w:rsidP="00F01323">
      <w:pPr>
        <w:pStyle w:val="EndNoteBibliography"/>
        <w:spacing w:after="0"/>
        <w:rPr>
          <w:noProof/>
        </w:rPr>
      </w:pPr>
      <w:r w:rsidRPr="00746A61">
        <w:rPr>
          <w:noProof/>
        </w:rPr>
        <w:t>13.</w:t>
      </w:r>
      <w:r w:rsidRPr="00746A61">
        <w:rPr>
          <w:noProof/>
        </w:rPr>
        <w:tab/>
        <w:t>Ethun CG, Bilen MA, Jani AB, Maithel SK, Ogan K, Master VA. Frailty and cancer: Implications for oncology surgery, medical oncology, and radiation oncology. CA Cancer J Clin. 2017;67(5):362-77.</w:t>
      </w:r>
    </w:p>
    <w:p w14:paraId="18E8CE63" w14:textId="77777777" w:rsidR="00F01323" w:rsidRPr="00746A61" w:rsidRDefault="00F01323" w:rsidP="00F01323">
      <w:pPr>
        <w:pStyle w:val="EndNoteBibliography"/>
        <w:spacing w:after="0"/>
        <w:rPr>
          <w:noProof/>
        </w:rPr>
      </w:pPr>
      <w:r w:rsidRPr="00746A61">
        <w:rPr>
          <w:noProof/>
        </w:rPr>
        <w:t>14.</w:t>
      </w:r>
      <w:r w:rsidRPr="00746A61">
        <w:rPr>
          <w:noProof/>
        </w:rPr>
        <w:tab/>
        <w:t>Fizazi K, Tran N, Fein L, Matsubara N, Rodriguez-Antolin A, Alekseev BY, et al. Abiraterone acetate plus prednisone in patients with newly diagnosed high-risk metastatic castration-sensitive prostate cancer (LATITUDE): final overall survival analysis of a randomised, double-blind, phase 3 trial. Lancet Oncol. 2019;20(5):686-700.</w:t>
      </w:r>
    </w:p>
    <w:p w14:paraId="364271B9" w14:textId="77777777" w:rsidR="00F01323" w:rsidRPr="00746A61" w:rsidRDefault="00F01323" w:rsidP="00F01323">
      <w:pPr>
        <w:pStyle w:val="EndNoteBibliography"/>
        <w:spacing w:after="0"/>
        <w:rPr>
          <w:noProof/>
        </w:rPr>
      </w:pPr>
      <w:r w:rsidRPr="00746A61">
        <w:rPr>
          <w:noProof/>
        </w:rPr>
        <w:t>15.</w:t>
      </w:r>
      <w:r w:rsidRPr="00746A61">
        <w:rPr>
          <w:noProof/>
        </w:rPr>
        <w:tab/>
        <w:t>Beer TM, Armstrong AJ, Rathkopf DE, Loriot Y, Sternberg CN, Higano CS, et al. Enzalutamide in metastatic prostate cancer before chemotherapy. N Engl J Med. 2014;371(5):424-33.</w:t>
      </w:r>
    </w:p>
    <w:p w14:paraId="2E11A42B" w14:textId="77777777" w:rsidR="00F01323" w:rsidRPr="00746A61" w:rsidRDefault="00F01323" w:rsidP="00F01323">
      <w:pPr>
        <w:pStyle w:val="EndNoteBibliography"/>
        <w:spacing w:after="0"/>
        <w:rPr>
          <w:noProof/>
        </w:rPr>
      </w:pPr>
      <w:r w:rsidRPr="00746A61">
        <w:rPr>
          <w:noProof/>
        </w:rPr>
        <w:t>16.</w:t>
      </w:r>
      <w:r w:rsidRPr="00746A61">
        <w:rPr>
          <w:noProof/>
        </w:rPr>
        <w:tab/>
        <w:t>Moore K, Colombo N, Scambia G, Kim BG, Oaknin A, Friedlander M, et al. Maintenance Olaparib in Patients with Newly Diagnosed Advanced Ovarian Cancer. N Engl J Med. 2018;379(26):2495-505.</w:t>
      </w:r>
    </w:p>
    <w:p w14:paraId="75D3D6EA" w14:textId="77777777" w:rsidR="00F01323" w:rsidRPr="00746A61" w:rsidRDefault="00F01323" w:rsidP="00F01323">
      <w:pPr>
        <w:pStyle w:val="EndNoteBibliography"/>
        <w:spacing w:after="0"/>
        <w:rPr>
          <w:noProof/>
        </w:rPr>
      </w:pPr>
      <w:r w:rsidRPr="00746A61">
        <w:rPr>
          <w:noProof/>
        </w:rPr>
        <w:lastRenderedPageBreak/>
        <w:t>17.</w:t>
      </w:r>
      <w:r w:rsidRPr="00746A61">
        <w:rPr>
          <w:noProof/>
        </w:rPr>
        <w:tab/>
        <w:t>Coleman RL, Oza AM, Lorusso D, Aghajanian C, Oaknin A, Dean A, et al. Rucaparib maintenance treatment for recurrent ovarian carcinoma after response to platinum therapy (ARIEL3): a randomised, double-blind, placebo-controlled, phase 3 trial. Lancet. 2017;390(10106):1949-61.</w:t>
      </w:r>
    </w:p>
    <w:p w14:paraId="5AE8D248" w14:textId="77777777" w:rsidR="00F01323" w:rsidRPr="00746A61" w:rsidRDefault="00F01323" w:rsidP="00F01323">
      <w:pPr>
        <w:pStyle w:val="EndNoteBibliography"/>
        <w:spacing w:after="0"/>
        <w:rPr>
          <w:noProof/>
        </w:rPr>
      </w:pPr>
      <w:r w:rsidRPr="00746A61">
        <w:rPr>
          <w:noProof/>
        </w:rPr>
        <w:t>18.</w:t>
      </w:r>
      <w:r w:rsidRPr="00746A61">
        <w:rPr>
          <w:noProof/>
        </w:rPr>
        <w:tab/>
        <w:t>Ramsdale E, Mohamed M, Yu V, Otto E, Juba K, Awad H, et al. Polypharmacy, Potentially Inappropriate Medications, and Drug-Drug Interactions in Vulnerable Older Adults With Advanced Cancer Initiating Cancer Treatment. Oncologist. 2022;27(7):e580-e8.</w:t>
      </w:r>
    </w:p>
    <w:p w14:paraId="30D7F6FD" w14:textId="77777777" w:rsidR="00F01323" w:rsidRPr="00746A61" w:rsidRDefault="00F01323" w:rsidP="00F01323">
      <w:pPr>
        <w:pStyle w:val="EndNoteBibliography"/>
        <w:spacing w:after="0"/>
        <w:rPr>
          <w:noProof/>
        </w:rPr>
      </w:pPr>
      <w:r w:rsidRPr="00746A61">
        <w:rPr>
          <w:noProof/>
        </w:rPr>
        <w:t>19.</w:t>
      </w:r>
      <w:r w:rsidRPr="00746A61">
        <w:rPr>
          <w:noProof/>
        </w:rPr>
        <w:tab/>
        <w:t>Rockwood K, Mitnitski A. Frailty in relation to the accumulation of deficits. J Gerontol A Biol Sci Med Sci. 2007;62(7):722-7.</w:t>
      </w:r>
    </w:p>
    <w:p w14:paraId="682B11CA" w14:textId="77777777" w:rsidR="00F01323" w:rsidRPr="00746A61" w:rsidRDefault="00F01323" w:rsidP="00F01323">
      <w:pPr>
        <w:pStyle w:val="EndNoteBibliography"/>
        <w:spacing w:after="0"/>
        <w:rPr>
          <w:noProof/>
        </w:rPr>
      </w:pPr>
      <w:r w:rsidRPr="00746A61">
        <w:rPr>
          <w:noProof/>
        </w:rPr>
        <w:t>20.</w:t>
      </w:r>
      <w:r w:rsidRPr="00746A61">
        <w:rPr>
          <w:noProof/>
        </w:rPr>
        <w:tab/>
        <w:t>Fried LP, Tangen CM, Walston J, Newman AB, Hirsch C, Gottdiener J, et al. Frailty in older adults: evidence for a phenotype. J Gerontol A Biol Sci Med Sci. 2001;56(3):M146-56.</w:t>
      </w:r>
    </w:p>
    <w:p w14:paraId="57564FF8" w14:textId="77777777" w:rsidR="00F01323" w:rsidRPr="00746A61" w:rsidRDefault="00F01323" w:rsidP="00F01323">
      <w:pPr>
        <w:pStyle w:val="EndNoteBibliography"/>
        <w:spacing w:after="0"/>
        <w:rPr>
          <w:noProof/>
        </w:rPr>
      </w:pPr>
      <w:r w:rsidRPr="00746A61">
        <w:rPr>
          <w:noProof/>
        </w:rPr>
        <w:t>21.</w:t>
      </w:r>
      <w:r w:rsidRPr="00746A61">
        <w:rPr>
          <w:noProof/>
        </w:rPr>
        <w:tab/>
        <w:t>Rockwood K, Song X, MacKnight C, Bergman H, Hogan DB, McDowell I, et al. A global clinical measure of fitness and frailty in elderly people. Cmaj. 2005;173(5):489-95.</w:t>
      </w:r>
    </w:p>
    <w:p w14:paraId="2546B1EA" w14:textId="77777777" w:rsidR="00F01323" w:rsidRPr="009A48FE" w:rsidRDefault="00F01323" w:rsidP="00F01323">
      <w:pPr>
        <w:pStyle w:val="EndNoteBibliography"/>
        <w:spacing w:after="0"/>
        <w:rPr>
          <w:lang w:val="pt-PT"/>
        </w:rPr>
      </w:pPr>
      <w:r w:rsidRPr="00746A61">
        <w:rPr>
          <w:noProof/>
        </w:rPr>
        <w:t>22.</w:t>
      </w:r>
      <w:r w:rsidRPr="00746A61">
        <w:rPr>
          <w:noProof/>
        </w:rPr>
        <w:tab/>
        <w:t xml:space="preserve">Jolly TA, Deal AM, Nyrop KA, Williams GR, Pergolotti M, Wood WA, et al. Geriatric assessment-identified deficits in older cancer patients with normal performance status. </w:t>
      </w:r>
      <w:r w:rsidRPr="009A48FE">
        <w:rPr>
          <w:lang w:val="pt-PT"/>
        </w:rPr>
        <w:t>Oncologist. 2015;20(4):379-85.</w:t>
      </w:r>
    </w:p>
    <w:p w14:paraId="2424292A" w14:textId="77777777" w:rsidR="00F01323" w:rsidRPr="00746A61" w:rsidRDefault="00F01323" w:rsidP="00F01323">
      <w:pPr>
        <w:pStyle w:val="EndNoteBibliography"/>
        <w:spacing w:after="0"/>
        <w:rPr>
          <w:noProof/>
        </w:rPr>
      </w:pPr>
      <w:r w:rsidRPr="009A48FE">
        <w:rPr>
          <w:lang w:val="pt-PT"/>
        </w:rPr>
        <w:t>23.</w:t>
      </w:r>
      <w:r w:rsidRPr="009A48FE">
        <w:rPr>
          <w:lang w:val="pt-PT"/>
        </w:rPr>
        <w:tab/>
        <w:t xml:space="preserve">Subramaniam A, Ueno R, Tiruvoipati R, Darvall J, Srikanth V, Bailey M, et al. </w:t>
      </w:r>
      <w:r w:rsidRPr="00746A61">
        <w:rPr>
          <w:noProof/>
        </w:rPr>
        <w:t>Defining ICD-10 surrogate variables to estimate the modified frailty index: a Delphi-based approach. BMC Geriatr. 2022;22(1):422.</w:t>
      </w:r>
    </w:p>
    <w:p w14:paraId="1A4BEADB" w14:textId="77777777" w:rsidR="00F01323" w:rsidRPr="00746A61" w:rsidRDefault="00F01323" w:rsidP="00F01323">
      <w:pPr>
        <w:pStyle w:val="EndNoteBibliography"/>
        <w:spacing w:after="0"/>
        <w:rPr>
          <w:noProof/>
        </w:rPr>
      </w:pPr>
      <w:r w:rsidRPr="00746A61">
        <w:rPr>
          <w:noProof/>
        </w:rPr>
        <w:t>24.</w:t>
      </w:r>
      <w:r w:rsidRPr="00746A61">
        <w:rPr>
          <w:noProof/>
        </w:rPr>
        <w:tab/>
        <w:t>Gilbert T, Neuburger J, Kraindler J, Keeble E, Smith P, Ariti C, et al. Development and validation of a Hospital Frailty Risk Score focusing on older people in acute care settings using electronic hospital records: an observational study. Lancet. 2018;391(10132):1775-82.</w:t>
      </w:r>
    </w:p>
    <w:p w14:paraId="6D7D88AE" w14:textId="77777777" w:rsidR="00F01323" w:rsidRPr="00746A61" w:rsidRDefault="00F01323" w:rsidP="00F01323">
      <w:pPr>
        <w:pStyle w:val="EndNoteBibliography"/>
        <w:spacing w:after="0"/>
        <w:rPr>
          <w:noProof/>
        </w:rPr>
      </w:pPr>
      <w:r w:rsidRPr="00746A61">
        <w:rPr>
          <w:noProof/>
        </w:rPr>
        <w:t>25.</w:t>
      </w:r>
      <w:r w:rsidRPr="00746A61">
        <w:rPr>
          <w:noProof/>
        </w:rPr>
        <w:tab/>
        <w:t>Duchesneau ED, Shmuel S, Faurot KR, Park J, Musty A, Pate V, et al. Translation of a Claims-Based Frailty Index From the International Classification of Diseases, Ninth Revision, Clinical Modification to the Tenth Revision. Am J Epidemiol. 2023;192(12):2085-93.</w:t>
      </w:r>
    </w:p>
    <w:p w14:paraId="03F1731A" w14:textId="77777777" w:rsidR="00F01323" w:rsidRPr="00746A61" w:rsidRDefault="00F01323" w:rsidP="00F01323">
      <w:pPr>
        <w:pStyle w:val="EndNoteBibliography"/>
        <w:spacing w:after="0"/>
        <w:rPr>
          <w:noProof/>
        </w:rPr>
      </w:pPr>
      <w:r w:rsidRPr="00746A61">
        <w:rPr>
          <w:noProof/>
        </w:rPr>
        <w:t>26.</w:t>
      </w:r>
      <w:r w:rsidRPr="00746A61">
        <w:rPr>
          <w:noProof/>
        </w:rPr>
        <w:tab/>
        <w:t>Lichtman SM, Boparai MK. Anticancer drug therapy in the older cancer patient: pharmacology and polypharmacy. Curr Treat Options Oncol. 2008;9(2-3):191-203.</w:t>
      </w:r>
    </w:p>
    <w:p w14:paraId="60D95188" w14:textId="77777777" w:rsidR="00F01323" w:rsidRPr="00746A61" w:rsidRDefault="00F01323" w:rsidP="00F01323">
      <w:pPr>
        <w:pStyle w:val="EndNoteBibliography"/>
        <w:spacing w:after="0"/>
        <w:rPr>
          <w:noProof/>
        </w:rPr>
      </w:pPr>
      <w:r w:rsidRPr="00746A61">
        <w:rPr>
          <w:noProof/>
        </w:rPr>
        <w:t>27.</w:t>
      </w:r>
      <w:r w:rsidRPr="00746A61">
        <w:rPr>
          <w:noProof/>
        </w:rPr>
        <w:tab/>
        <w:t>Riechelmann RP, Tannock IF, Wang L, Saad ED, Taback NA, Krzyzanowska MK. Potential drug interactions and duplicate prescriptions among cancer patients. J Natl Cancer Inst. 2007;99(8):592-600.</w:t>
      </w:r>
    </w:p>
    <w:p w14:paraId="0C19CB3E" w14:textId="77777777" w:rsidR="00F01323" w:rsidRPr="00746A61" w:rsidRDefault="00F01323" w:rsidP="00F01323">
      <w:pPr>
        <w:pStyle w:val="EndNoteBibliography"/>
        <w:spacing w:after="0"/>
        <w:rPr>
          <w:noProof/>
        </w:rPr>
      </w:pPr>
      <w:r w:rsidRPr="00746A61">
        <w:rPr>
          <w:noProof/>
        </w:rPr>
        <w:t>28.</w:t>
      </w:r>
      <w:r w:rsidRPr="00746A61">
        <w:rPr>
          <w:noProof/>
        </w:rPr>
        <w:tab/>
        <w:t>Riechelmann RP, Zimmermann C, Chin SN, Wang L, O'Carroll A, Zarinehbaf S, et al. Potential drug interactions in cancer patients receiving supportive care exclusively. J Pain Symptom Manage. 2008;35(5):535-43.</w:t>
      </w:r>
    </w:p>
    <w:p w14:paraId="5496AE2A" w14:textId="77777777" w:rsidR="00F01323" w:rsidRPr="00746A61" w:rsidRDefault="00F01323" w:rsidP="00F01323">
      <w:pPr>
        <w:pStyle w:val="EndNoteBibliography"/>
        <w:spacing w:after="0"/>
        <w:rPr>
          <w:noProof/>
        </w:rPr>
      </w:pPr>
      <w:r w:rsidRPr="00746A61">
        <w:rPr>
          <w:noProof/>
        </w:rPr>
        <w:t>29.</w:t>
      </w:r>
      <w:r w:rsidRPr="00746A61">
        <w:rPr>
          <w:noProof/>
        </w:rPr>
        <w:tab/>
        <w:t>Tam-McDevitt J. Polypharmacy, aging, and cancer. Oncology (Williston Park). 2008;22(9):1052-5, discussion 5, 8, 60.</w:t>
      </w:r>
    </w:p>
    <w:p w14:paraId="33A45448" w14:textId="77777777" w:rsidR="00F01323" w:rsidRPr="00746A61" w:rsidRDefault="00F01323" w:rsidP="00F01323">
      <w:pPr>
        <w:pStyle w:val="EndNoteBibliography"/>
        <w:spacing w:after="0"/>
        <w:rPr>
          <w:noProof/>
        </w:rPr>
      </w:pPr>
      <w:r w:rsidRPr="00746A61">
        <w:rPr>
          <w:noProof/>
        </w:rPr>
        <w:t>30.</w:t>
      </w:r>
      <w:r w:rsidRPr="00746A61">
        <w:rPr>
          <w:noProof/>
        </w:rPr>
        <w:tab/>
        <w:t>Maggiore RJ, Gross CP, Hurria A. Polypharmacy in older adults with cancer. Oncologist. 2010;15(5):507-22.</w:t>
      </w:r>
    </w:p>
    <w:p w14:paraId="42420B86" w14:textId="77777777" w:rsidR="00F01323" w:rsidRPr="00746A61" w:rsidRDefault="00F01323" w:rsidP="00F01323">
      <w:pPr>
        <w:pStyle w:val="EndNoteBibliography"/>
        <w:spacing w:after="0"/>
        <w:rPr>
          <w:noProof/>
        </w:rPr>
      </w:pPr>
      <w:r w:rsidRPr="00746A61">
        <w:rPr>
          <w:noProof/>
        </w:rPr>
        <w:t>31.</w:t>
      </w:r>
      <w:r w:rsidRPr="00746A61">
        <w:rPr>
          <w:noProof/>
        </w:rPr>
        <w:tab/>
        <w:t>Mohamed MR, Mohile SG, Juba KM, Awad H, Wells M, Loh KP, et al. Association of polypharmacy and potential drug-drug interactions with adverse treatment outcomes in older adults with advanced cancer. Cancer. 2023;129(7):1096-104.</w:t>
      </w:r>
    </w:p>
    <w:p w14:paraId="7AC0E473" w14:textId="77777777" w:rsidR="00F01323" w:rsidRPr="00746A61" w:rsidRDefault="00F01323" w:rsidP="00F01323">
      <w:pPr>
        <w:pStyle w:val="EndNoteBibliography"/>
        <w:spacing w:after="0"/>
        <w:rPr>
          <w:noProof/>
        </w:rPr>
      </w:pPr>
      <w:r w:rsidRPr="00746A61">
        <w:rPr>
          <w:noProof/>
        </w:rPr>
        <w:t>32.</w:t>
      </w:r>
      <w:r w:rsidRPr="00746A61">
        <w:rPr>
          <w:noProof/>
        </w:rPr>
        <w:tab/>
        <w:t>Herrett E, Gallagher AM, Bhaskaran K, Forbes H, Mathur R, van Staa T, et al. Data Resource Profile: Clinical Practice Research Datalink (CPRD). Int J Epidemiol. 2015;44(3):827-36.</w:t>
      </w:r>
    </w:p>
    <w:p w14:paraId="550908A3" w14:textId="77777777" w:rsidR="00F01323" w:rsidRPr="00746A61" w:rsidRDefault="00F01323" w:rsidP="00F01323">
      <w:pPr>
        <w:pStyle w:val="EndNoteBibliography"/>
        <w:spacing w:after="0"/>
        <w:rPr>
          <w:noProof/>
        </w:rPr>
      </w:pPr>
      <w:r w:rsidRPr="00746A61">
        <w:rPr>
          <w:noProof/>
        </w:rPr>
        <w:lastRenderedPageBreak/>
        <w:t>33.</w:t>
      </w:r>
      <w:r w:rsidRPr="00746A61">
        <w:rPr>
          <w:noProof/>
        </w:rPr>
        <w:tab/>
        <w:t>Carey IM, Nirmalananthan N, Harris T, DeWilde S, Chaudhry UAR, Limb E, et al. Prevalence of co-morbidity and history of recent infection in patients with neuromuscular disease: A cross-sectional analysis of United Kingdom primary care data. PLoS One. 2023;18(3):e0282513.</w:t>
      </w:r>
    </w:p>
    <w:p w14:paraId="569D2E9A" w14:textId="77777777" w:rsidR="00F01323" w:rsidRPr="00746A61" w:rsidRDefault="00F01323" w:rsidP="00F01323">
      <w:pPr>
        <w:pStyle w:val="EndNoteBibliography"/>
        <w:spacing w:after="0"/>
        <w:rPr>
          <w:noProof/>
        </w:rPr>
      </w:pPr>
      <w:r w:rsidRPr="00746A61">
        <w:rPr>
          <w:noProof/>
        </w:rPr>
        <w:t>34.</w:t>
      </w:r>
      <w:r w:rsidRPr="00746A61">
        <w:rPr>
          <w:noProof/>
        </w:rPr>
        <w:tab/>
        <w:t>Wigglesworth S, Neligan A, Dickson JM, Pullen A, Yelland E, Anjuman T, et al. The incidence and prevalence of epilepsy in the United Kingdom 2013-2018: A retrospective cohort study of UK primary care data. Seizure. 2023;105:37-42.</w:t>
      </w:r>
    </w:p>
    <w:p w14:paraId="6711BE88" w14:textId="77777777" w:rsidR="00F01323" w:rsidRPr="00746A61" w:rsidRDefault="00F01323" w:rsidP="00F01323">
      <w:pPr>
        <w:pStyle w:val="EndNoteBibliography"/>
        <w:spacing w:after="0"/>
        <w:rPr>
          <w:noProof/>
        </w:rPr>
      </w:pPr>
      <w:r w:rsidRPr="00746A61">
        <w:rPr>
          <w:noProof/>
        </w:rPr>
        <w:t>35.</w:t>
      </w:r>
      <w:r w:rsidRPr="00746A61">
        <w:rPr>
          <w:noProof/>
        </w:rPr>
        <w:tab/>
        <w:t>Fahmi A, Wong D, Walker L, Buchan I, Pirmohamed M, Sharma A, et al. Combinations of medicines in patients with polypharmacy aged 65-100 in primary care: Large variability in risks of adverse drug related and emergency hospital admissions. PLoS One. 2023;18(2):e0281466.</w:t>
      </w:r>
    </w:p>
    <w:p w14:paraId="2EC75986" w14:textId="77777777" w:rsidR="00F01323" w:rsidRPr="00746A61" w:rsidRDefault="00F01323" w:rsidP="00F01323">
      <w:pPr>
        <w:pStyle w:val="EndNoteBibliography"/>
        <w:spacing w:after="0"/>
        <w:rPr>
          <w:noProof/>
        </w:rPr>
      </w:pPr>
      <w:r w:rsidRPr="00746A61">
        <w:rPr>
          <w:noProof/>
        </w:rPr>
        <w:t>36.</w:t>
      </w:r>
      <w:r w:rsidRPr="00746A61">
        <w:rPr>
          <w:noProof/>
        </w:rPr>
        <w:tab/>
        <w:t>Rathmann W, Bongaerts B, Carius HJ, Kruppert S, Kostev K. Basic characteristics and representativeness of the German Disease Analyzer database</w:t>
      </w:r>
      <w:r w:rsidRPr="00746A61">
        <w:rPr>
          <w:rFonts w:ascii="MS Gothic" w:eastAsia="MS Gothic" w:hAnsi="MS Gothic" w:cs="MS Gothic" w:hint="eastAsia"/>
          <w:noProof/>
        </w:rPr>
        <w:t> </w:t>
      </w:r>
      <w:r w:rsidRPr="00746A61">
        <w:rPr>
          <w:noProof/>
        </w:rPr>
        <w:t>. Int J Clin Pharmacol Ther. 2018;56(10):459-66.</w:t>
      </w:r>
    </w:p>
    <w:p w14:paraId="30C235A9" w14:textId="77777777" w:rsidR="00F01323" w:rsidRPr="00746A61" w:rsidRDefault="00F01323" w:rsidP="00F01323">
      <w:pPr>
        <w:pStyle w:val="EndNoteBibliography"/>
        <w:spacing w:after="0"/>
        <w:rPr>
          <w:noProof/>
        </w:rPr>
      </w:pPr>
      <w:r w:rsidRPr="00746A61">
        <w:rPr>
          <w:noProof/>
        </w:rPr>
        <w:t>37.</w:t>
      </w:r>
      <w:r w:rsidRPr="00746A61">
        <w:rPr>
          <w:noProof/>
        </w:rPr>
        <w:tab/>
        <w:t>Zappacosta S, Cascarano A, Konrad M, Tanislav C, Kostev K. Association between COVID-19 and subsequent vascular events in primary care patients in Germany. Public Health. 2022;213:107-13.</w:t>
      </w:r>
    </w:p>
    <w:p w14:paraId="25914EEA" w14:textId="77777777" w:rsidR="00F01323" w:rsidRPr="00061182" w:rsidRDefault="00F01323" w:rsidP="00F01323">
      <w:pPr>
        <w:pStyle w:val="EndNoteBibliography"/>
        <w:spacing w:after="0"/>
        <w:rPr>
          <w:noProof/>
          <w:lang w:val="nl-NL"/>
        </w:rPr>
      </w:pPr>
      <w:r w:rsidRPr="00746A61">
        <w:rPr>
          <w:noProof/>
        </w:rPr>
        <w:t>38.</w:t>
      </w:r>
      <w:r w:rsidRPr="00746A61">
        <w:rPr>
          <w:noProof/>
        </w:rPr>
        <w:tab/>
        <w:t xml:space="preserve">Tanislav C, Rosenbauer J, Zingel R, Kostev K. No increased incidence of venous thrombosis or pulmonary embolism after SARS-CoV-2 vaccination in Germany. </w:t>
      </w:r>
      <w:r w:rsidRPr="00061182">
        <w:rPr>
          <w:noProof/>
          <w:lang w:val="nl-NL"/>
        </w:rPr>
        <w:t>Public Health. 2022;207:14-8.</w:t>
      </w:r>
    </w:p>
    <w:p w14:paraId="528D3B87" w14:textId="77777777" w:rsidR="00F01323" w:rsidRPr="00746A61" w:rsidRDefault="00F01323" w:rsidP="00F01323">
      <w:pPr>
        <w:pStyle w:val="EndNoteBibliography"/>
        <w:spacing w:after="0"/>
        <w:rPr>
          <w:noProof/>
        </w:rPr>
      </w:pPr>
      <w:r w:rsidRPr="00061182">
        <w:rPr>
          <w:noProof/>
          <w:lang w:val="nl-NL"/>
        </w:rPr>
        <w:t>39.</w:t>
      </w:r>
      <w:r w:rsidRPr="00061182">
        <w:rPr>
          <w:noProof/>
          <w:lang w:val="nl-NL"/>
        </w:rPr>
        <w:tab/>
        <w:t xml:space="preserve">Ly NF, Flach C, Lysen TS, Markov E, van Ballegooijen H, Rijnbeek P, et al. </w:t>
      </w:r>
      <w:r w:rsidRPr="00746A61">
        <w:rPr>
          <w:noProof/>
        </w:rPr>
        <w:t>Impact of European Union Label Changes for Fluoroquinolone-Containing Medicinal Products for Systemic and Inhalation Use: Post-Referral Prescribing Trends. Drug Saf. 2023;46(4):405-16.</w:t>
      </w:r>
    </w:p>
    <w:p w14:paraId="0F317FB0" w14:textId="77777777" w:rsidR="00F01323" w:rsidRPr="00746A61" w:rsidRDefault="00F01323" w:rsidP="00F01323">
      <w:pPr>
        <w:pStyle w:val="EndNoteBibliography"/>
        <w:spacing w:after="0"/>
        <w:rPr>
          <w:noProof/>
        </w:rPr>
      </w:pPr>
      <w:r w:rsidRPr="00746A61">
        <w:rPr>
          <w:noProof/>
        </w:rPr>
        <w:t>40.</w:t>
      </w:r>
      <w:r w:rsidRPr="00746A61">
        <w:rPr>
          <w:noProof/>
        </w:rPr>
        <w:tab/>
        <w:t>Vandenhaute J, Tsakeu E, Chevalier P, Pawaskar M, Benčina G, Vertriest J. Assessing the use of antibiotics and the burden of varicella in Belgium using a retrospective GP database analysis. BMC Infect Dis. 2021;21(1):1150.</w:t>
      </w:r>
    </w:p>
    <w:p w14:paraId="78FC4E03" w14:textId="77777777" w:rsidR="00F01323" w:rsidRPr="00746A61" w:rsidRDefault="00F01323" w:rsidP="00F01323">
      <w:pPr>
        <w:pStyle w:val="EndNoteBibliography"/>
        <w:spacing w:after="0"/>
        <w:rPr>
          <w:noProof/>
        </w:rPr>
      </w:pPr>
      <w:r w:rsidRPr="00746A61">
        <w:rPr>
          <w:noProof/>
        </w:rPr>
        <w:t>41.</w:t>
      </w:r>
      <w:r w:rsidRPr="00746A61">
        <w:rPr>
          <w:noProof/>
        </w:rPr>
        <w:tab/>
        <w:t>Levi M, Rosselli M, Simonetti M, Brignoli O, Cancian M, Masotti A, et al. Epidemiology of iron deficiency anaemia in four European countries: a population-based study in primary care. Eur J Haematol. 2016;97(6):583-93.</w:t>
      </w:r>
    </w:p>
    <w:p w14:paraId="0249C972" w14:textId="77777777" w:rsidR="00F01323" w:rsidRPr="009A48FE" w:rsidRDefault="00F01323" w:rsidP="00F01323">
      <w:pPr>
        <w:pStyle w:val="EndNoteBibliography"/>
        <w:spacing w:after="0"/>
        <w:rPr>
          <w:lang w:val="pt-PT"/>
        </w:rPr>
      </w:pPr>
      <w:r w:rsidRPr="00746A61">
        <w:rPr>
          <w:noProof/>
        </w:rPr>
        <w:t>42.</w:t>
      </w:r>
      <w:r w:rsidRPr="00746A61">
        <w:rPr>
          <w:noProof/>
        </w:rPr>
        <w:tab/>
        <w:t xml:space="preserve">Levi M, Simonetti M, Marconi E, Brignoli O, Cancian M, Masotti A, et al. Gender differences in determinants of iron-deficiency anemia: a population-based study conducted in four European countries. </w:t>
      </w:r>
      <w:r w:rsidRPr="009A48FE">
        <w:rPr>
          <w:lang w:val="pt-PT"/>
        </w:rPr>
        <w:t>Ann Hematol. 2019;98(7):1573-82.</w:t>
      </w:r>
    </w:p>
    <w:p w14:paraId="63C1D3BB" w14:textId="77777777" w:rsidR="00F01323" w:rsidRPr="00746A61" w:rsidRDefault="00F01323" w:rsidP="00F01323">
      <w:pPr>
        <w:pStyle w:val="EndNoteBibliography"/>
        <w:spacing w:after="0"/>
        <w:rPr>
          <w:noProof/>
        </w:rPr>
      </w:pPr>
      <w:r w:rsidRPr="009A48FE">
        <w:rPr>
          <w:lang w:val="pt-PT"/>
        </w:rPr>
        <w:t>43.</w:t>
      </w:r>
      <w:r w:rsidRPr="009A48FE">
        <w:rPr>
          <w:lang w:val="pt-PT"/>
        </w:rPr>
        <w:tab/>
        <w:t xml:space="preserve">Cai T, Palagin I, Brunelli R, Cipelli R, Pellini E, Truzzi JC, et al. </w:t>
      </w:r>
      <w:r w:rsidRPr="00746A61">
        <w:rPr>
          <w:noProof/>
        </w:rPr>
        <w:t>Office-based approach to urinary tract infections in 50 000 patients: results from the REWIND study. Int J Antimicrob Agents. 2020;56(1):105966.</w:t>
      </w:r>
    </w:p>
    <w:p w14:paraId="1DE4AB6B" w14:textId="77777777" w:rsidR="00F01323" w:rsidRPr="00746A61" w:rsidRDefault="00F01323" w:rsidP="00F01323">
      <w:pPr>
        <w:pStyle w:val="EndNoteBibliography"/>
        <w:spacing w:after="0"/>
        <w:rPr>
          <w:noProof/>
        </w:rPr>
      </w:pPr>
      <w:r w:rsidRPr="00746A61">
        <w:rPr>
          <w:noProof/>
        </w:rPr>
        <w:t>44.</w:t>
      </w:r>
      <w:r w:rsidRPr="00746A61">
        <w:rPr>
          <w:noProof/>
        </w:rPr>
        <w:tab/>
        <w:t>Leitsalu L, Haller T, Esko T, Tammesoo ML, Alavere H, Snieder H, et al. Cohort Profile: Estonian Biobank of the Estonian Genome Center, University of Tartu. Int J Epidemiol. 2015;44(4):1137-47.</w:t>
      </w:r>
    </w:p>
    <w:p w14:paraId="6890E35D" w14:textId="77777777" w:rsidR="00F01323" w:rsidRPr="00061182" w:rsidRDefault="00F01323" w:rsidP="00F01323">
      <w:pPr>
        <w:pStyle w:val="EndNoteBibliography"/>
        <w:spacing w:after="0"/>
        <w:rPr>
          <w:noProof/>
          <w:lang w:val="nl-NL"/>
        </w:rPr>
      </w:pPr>
      <w:r w:rsidRPr="00746A61">
        <w:rPr>
          <w:noProof/>
        </w:rPr>
        <w:t>45.</w:t>
      </w:r>
      <w:r w:rsidRPr="00746A61">
        <w:rPr>
          <w:noProof/>
        </w:rPr>
        <w:tab/>
        <w:t xml:space="preserve">Mishra A, Malik R, Hachiya T, Jürgenson T, Namba S, Posner DC, et al. Publisher Correction: Stroke genetics informs drug discovery and risk prediction across ancestries. </w:t>
      </w:r>
      <w:r w:rsidRPr="00061182">
        <w:rPr>
          <w:noProof/>
          <w:lang w:val="nl-NL"/>
        </w:rPr>
        <w:t>Nature. 2022;612(7938):E7.</w:t>
      </w:r>
    </w:p>
    <w:p w14:paraId="196F492B" w14:textId="77777777" w:rsidR="00F01323" w:rsidRPr="00746A61" w:rsidRDefault="00F01323" w:rsidP="00F01323">
      <w:pPr>
        <w:pStyle w:val="EndNoteBibliography"/>
        <w:spacing w:after="0"/>
        <w:rPr>
          <w:noProof/>
        </w:rPr>
      </w:pPr>
      <w:r w:rsidRPr="00061182">
        <w:rPr>
          <w:noProof/>
          <w:lang w:val="nl-NL"/>
        </w:rPr>
        <w:t>46.</w:t>
      </w:r>
      <w:r w:rsidRPr="00061182">
        <w:rPr>
          <w:noProof/>
          <w:lang w:val="nl-NL"/>
        </w:rPr>
        <w:tab/>
        <w:t xml:space="preserve">Krebs K, Bovijn J, Zheng N, Lepamets M, Censin JC, Jürgenson T, et al. </w:t>
      </w:r>
      <w:r w:rsidRPr="00746A61">
        <w:rPr>
          <w:noProof/>
        </w:rPr>
        <w:t>Genome-wide Study Identifies Association between HLA-B(</w:t>
      </w:r>
      <w:r w:rsidRPr="00746A61">
        <w:rPr>
          <w:rFonts w:ascii="Cambria Math" w:hAnsi="Cambria Math" w:cs="Cambria Math"/>
          <w:noProof/>
        </w:rPr>
        <w:t>∗</w:t>
      </w:r>
      <w:r w:rsidRPr="00746A61">
        <w:rPr>
          <w:noProof/>
        </w:rPr>
        <w:t>)55:01 and Self-Reported Penicillin Allergy. Am J Hum Genet. 2020;107(4):612-21.</w:t>
      </w:r>
    </w:p>
    <w:p w14:paraId="5D56BD0D" w14:textId="77777777" w:rsidR="00F01323" w:rsidRPr="00061182" w:rsidRDefault="00F01323" w:rsidP="00F01323">
      <w:pPr>
        <w:pStyle w:val="EndNoteBibliography"/>
        <w:spacing w:after="0"/>
        <w:rPr>
          <w:noProof/>
          <w:lang w:val="nl-NL"/>
        </w:rPr>
      </w:pPr>
      <w:r w:rsidRPr="00746A61">
        <w:rPr>
          <w:noProof/>
        </w:rPr>
        <w:lastRenderedPageBreak/>
        <w:t>47.</w:t>
      </w:r>
      <w:r w:rsidRPr="00746A61">
        <w:rPr>
          <w:noProof/>
        </w:rPr>
        <w:tab/>
        <w:t xml:space="preserve">Tasa T, Krebs K, Kals M, Mägi R, Lauschke VM, Haller T, et al. Genetic variation in the Estonian population: pharmacogenomics study of adverse drug effects using electronic health records. </w:t>
      </w:r>
      <w:r w:rsidRPr="00061182">
        <w:rPr>
          <w:noProof/>
          <w:lang w:val="nl-NL"/>
        </w:rPr>
        <w:t>Eur J Hum Genet. 2019;27(3):442-54.</w:t>
      </w:r>
    </w:p>
    <w:p w14:paraId="639F9208" w14:textId="77777777" w:rsidR="00F01323" w:rsidRPr="00061182" w:rsidRDefault="00F01323" w:rsidP="00F01323">
      <w:pPr>
        <w:pStyle w:val="EndNoteBibliography"/>
        <w:spacing w:after="0"/>
        <w:rPr>
          <w:noProof/>
          <w:lang w:val="nl-NL"/>
        </w:rPr>
      </w:pPr>
      <w:r w:rsidRPr="00061182">
        <w:rPr>
          <w:noProof/>
          <w:lang w:val="nl-NL"/>
        </w:rPr>
        <w:t>48.</w:t>
      </w:r>
      <w:r w:rsidRPr="00061182">
        <w:rPr>
          <w:noProof/>
          <w:lang w:val="nl-NL"/>
        </w:rPr>
        <w:tab/>
        <w:t xml:space="preserve">Reisberg S, Krebs K, Lepamets M, Kals M, Mägi R, Metsalu K, et al. </w:t>
      </w:r>
      <w:r w:rsidRPr="00746A61">
        <w:rPr>
          <w:noProof/>
        </w:rPr>
        <w:t xml:space="preserve">Translating genotype data of 44,000 biobank participants into clinical pharmacogenetic recommendations: challenges and solutions. </w:t>
      </w:r>
      <w:r w:rsidRPr="00061182">
        <w:rPr>
          <w:noProof/>
          <w:lang w:val="nl-NL"/>
        </w:rPr>
        <w:t>Genet Med. 2019;21(6):1345-54.</w:t>
      </w:r>
    </w:p>
    <w:p w14:paraId="7BB235D6" w14:textId="77777777" w:rsidR="00F01323" w:rsidRPr="00746A61" w:rsidRDefault="00F01323" w:rsidP="00F01323">
      <w:pPr>
        <w:pStyle w:val="EndNoteBibliography"/>
        <w:spacing w:after="0"/>
        <w:rPr>
          <w:noProof/>
        </w:rPr>
      </w:pPr>
      <w:r w:rsidRPr="00061182">
        <w:rPr>
          <w:noProof/>
          <w:lang w:val="nl-NL"/>
        </w:rPr>
        <w:t>49.</w:t>
      </w:r>
      <w:r w:rsidRPr="00061182">
        <w:rPr>
          <w:noProof/>
          <w:lang w:val="nl-NL"/>
        </w:rPr>
        <w:tab/>
        <w:t xml:space="preserve">Kasela S, Kisand K, Tserel L, Kaleviste E, Remm A, Fischer K, et al. </w:t>
      </w:r>
      <w:r w:rsidRPr="00746A61">
        <w:rPr>
          <w:noProof/>
        </w:rPr>
        <w:t>Pathogenic implications for autoimmune mechanisms derived by comparative eQTL analysis of CD4+ versus CD8+ T cells. PLoS Genet. 2017;13(3):e1006643.</w:t>
      </w:r>
    </w:p>
    <w:p w14:paraId="7EC85963" w14:textId="77777777" w:rsidR="00F01323" w:rsidRPr="009A48FE" w:rsidRDefault="00F01323" w:rsidP="00F01323">
      <w:pPr>
        <w:pStyle w:val="EndNoteBibliography"/>
        <w:spacing w:after="0"/>
        <w:rPr>
          <w:lang w:val="pt-PT"/>
        </w:rPr>
      </w:pPr>
      <w:r w:rsidRPr="00746A61">
        <w:rPr>
          <w:noProof/>
        </w:rPr>
        <w:t>50.</w:t>
      </w:r>
      <w:r w:rsidRPr="00746A61">
        <w:rPr>
          <w:noProof/>
        </w:rPr>
        <w:tab/>
        <w:t xml:space="preserve">Recalde M, Manzano-Salgado CB, Díaz Y, Puente D, Garcia-Gil MDM, Marcos-Gragera R, et al. Validation Of Cancer Diagnoses In Electronic Health Records: Results From The Information System For Research In Primary Care (SIDIAP) In Northeast Spain. </w:t>
      </w:r>
      <w:r w:rsidRPr="009A48FE">
        <w:rPr>
          <w:lang w:val="pt-PT"/>
        </w:rPr>
        <w:t>Clin Epidemiol. 2019;11:1015-24.</w:t>
      </w:r>
    </w:p>
    <w:p w14:paraId="671A1489" w14:textId="77777777" w:rsidR="00F01323" w:rsidRPr="009A48FE" w:rsidRDefault="00F01323" w:rsidP="00F01323">
      <w:pPr>
        <w:pStyle w:val="EndNoteBibliography"/>
        <w:spacing w:after="0"/>
        <w:rPr>
          <w:lang w:val="pt-PT"/>
        </w:rPr>
      </w:pPr>
      <w:r w:rsidRPr="009A48FE">
        <w:rPr>
          <w:lang w:val="pt-PT"/>
        </w:rPr>
        <w:t>51.</w:t>
      </w:r>
      <w:r w:rsidRPr="009A48FE">
        <w:rPr>
          <w:lang w:val="pt-PT"/>
        </w:rPr>
        <w:tab/>
        <w:t xml:space="preserve">Recalde M, Davila-Batista V, Díaz Y, Leitzmann M, Romieu I, Freisling H, et al. </w:t>
      </w:r>
      <w:r w:rsidRPr="00746A61">
        <w:rPr>
          <w:noProof/>
        </w:rPr>
        <w:t xml:space="preserve">Body mass index and waist circumference in relation to the risk of 26 types of cancer: a prospective cohort study of 3.5 million adults in Spain. </w:t>
      </w:r>
      <w:r w:rsidRPr="009A48FE">
        <w:rPr>
          <w:lang w:val="pt-PT"/>
        </w:rPr>
        <w:t>BMC Med. 2021;19(1):10.</w:t>
      </w:r>
    </w:p>
    <w:p w14:paraId="6E92C96C" w14:textId="77777777" w:rsidR="00F01323" w:rsidRPr="009A48FE" w:rsidRDefault="00F01323" w:rsidP="00F01323">
      <w:pPr>
        <w:pStyle w:val="EndNoteBibliography"/>
        <w:spacing w:after="0"/>
        <w:rPr>
          <w:lang w:val="pt-PT"/>
        </w:rPr>
      </w:pPr>
      <w:r w:rsidRPr="009A48FE">
        <w:rPr>
          <w:lang w:val="pt-PT"/>
        </w:rPr>
        <w:t>52.</w:t>
      </w:r>
      <w:r w:rsidRPr="009A48FE">
        <w:rPr>
          <w:lang w:val="pt-PT"/>
        </w:rPr>
        <w:tab/>
        <w:t xml:space="preserve">Ramos R, Comas-Cufí M, Martí-Lluch R, Balló E, Ponjoan A, Alves-Cabratosa L, et al. </w:t>
      </w:r>
      <w:r w:rsidRPr="00746A61">
        <w:rPr>
          <w:noProof/>
        </w:rPr>
        <w:t xml:space="preserve">Statins for primary prevention of cardiovascular events and mortality in old and very old adults with and without type 2 diabetes: retrospective cohort study. </w:t>
      </w:r>
      <w:r w:rsidRPr="009A48FE">
        <w:rPr>
          <w:lang w:val="pt-PT"/>
        </w:rPr>
        <w:t>Bmj. 2018;362:k3359.</w:t>
      </w:r>
    </w:p>
    <w:p w14:paraId="10462587" w14:textId="77777777" w:rsidR="00F01323" w:rsidRPr="00746A61" w:rsidRDefault="00F01323" w:rsidP="00F01323">
      <w:pPr>
        <w:pStyle w:val="EndNoteBibliography"/>
        <w:spacing w:after="0"/>
        <w:rPr>
          <w:noProof/>
        </w:rPr>
      </w:pPr>
      <w:r w:rsidRPr="009A48FE">
        <w:rPr>
          <w:lang w:val="pt-PT"/>
        </w:rPr>
        <w:t>53.</w:t>
      </w:r>
      <w:r w:rsidRPr="009A48FE">
        <w:rPr>
          <w:lang w:val="pt-PT"/>
        </w:rPr>
        <w:tab/>
        <w:t xml:space="preserve">Burn E, Tebé C, Fernandez-Bertolin S, Aragon M, Recalde M, Roel E, et al. </w:t>
      </w:r>
      <w:r w:rsidRPr="00746A61">
        <w:rPr>
          <w:noProof/>
        </w:rPr>
        <w:t>The natural history of symptomatic COVID-19 during the first wave in Catalonia. Nat Commun. 2021;12(1):777.</w:t>
      </w:r>
    </w:p>
    <w:p w14:paraId="6E1A7818" w14:textId="77777777" w:rsidR="00F01323" w:rsidRPr="00746A61" w:rsidRDefault="00F01323" w:rsidP="00F01323">
      <w:pPr>
        <w:pStyle w:val="EndNoteBibliography"/>
        <w:spacing w:after="0"/>
        <w:rPr>
          <w:noProof/>
        </w:rPr>
      </w:pPr>
      <w:r w:rsidRPr="00746A61">
        <w:rPr>
          <w:noProof/>
        </w:rPr>
        <w:t>54.</w:t>
      </w:r>
      <w:r w:rsidRPr="00746A61">
        <w:rPr>
          <w:noProof/>
        </w:rPr>
        <w:tab/>
        <w:t>Mata-Cases M, Franch-Nadal J, Real J, Gratacòs M, López-Simarro F, Khunti K, et al. Therapeutic inertia in patients treated with two or more antidiabetics in primary care: Factors predicting intensification of treatment. Diabetes Obes Metab. 2018;20(1):103-12.</w:t>
      </w:r>
    </w:p>
    <w:p w14:paraId="087E1893" w14:textId="77777777" w:rsidR="00F01323" w:rsidRPr="00746A61" w:rsidRDefault="00F01323" w:rsidP="00F01323">
      <w:pPr>
        <w:pStyle w:val="EndNoteBibliography"/>
        <w:spacing w:after="0"/>
        <w:rPr>
          <w:noProof/>
        </w:rPr>
      </w:pPr>
      <w:r w:rsidRPr="00746A61">
        <w:rPr>
          <w:noProof/>
        </w:rPr>
        <w:t>55.</w:t>
      </w:r>
      <w:r w:rsidRPr="00746A61">
        <w:rPr>
          <w:noProof/>
        </w:rPr>
        <w:tab/>
        <w:t>Lane JC, Butler KL, Poveda-Marina JL, Martinez-Laguna D, Reyes C, de Bont J, et al. Preschool Obesity Is Associated With an Increased Risk of Childhood Fracture: A Longitudinal Cohort Study of 466,997 Children and Up to 11 Years of Follow-up in Catalonia, Spain. J Bone Miner Res. 2020;35(6):1022-30.</w:t>
      </w:r>
    </w:p>
    <w:p w14:paraId="68816996" w14:textId="77777777" w:rsidR="00F01323" w:rsidRPr="00746A61" w:rsidRDefault="00F01323" w:rsidP="00F01323">
      <w:pPr>
        <w:pStyle w:val="EndNoteBibliography"/>
        <w:spacing w:after="0"/>
        <w:rPr>
          <w:noProof/>
        </w:rPr>
      </w:pPr>
      <w:r w:rsidRPr="00746A61">
        <w:rPr>
          <w:noProof/>
        </w:rPr>
        <w:t>56.</w:t>
      </w:r>
      <w:r w:rsidRPr="00746A61">
        <w:rPr>
          <w:noProof/>
        </w:rPr>
        <w:tab/>
        <w:t>Monteagudo M, Nuñez A, Solntseva I, Dhalwani N, Booth A, Barrecheguren M, et al. Treatment Pathways Before and After Triple Therapy in COPD: A Population-based Study in Primary Care in Spain. Arch Bronconeumol (Engl Ed). 2021;57(3):205-13.</w:t>
      </w:r>
    </w:p>
    <w:p w14:paraId="47BC8372" w14:textId="77777777" w:rsidR="00F01323" w:rsidRPr="00746A61" w:rsidRDefault="00F01323" w:rsidP="00F01323">
      <w:pPr>
        <w:pStyle w:val="EndNoteBibliography"/>
        <w:spacing w:after="0"/>
        <w:rPr>
          <w:noProof/>
        </w:rPr>
      </w:pPr>
      <w:r w:rsidRPr="00746A61">
        <w:rPr>
          <w:noProof/>
        </w:rPr>
        <w:t>57.</w:t>
      </w:r>
      <w:r w:rsidRPr="00746A61">
        <w:rPr>
          <w:noProof/>
        </w:rPr>
        <w:tab/>
        <w:t>Ortega Y, Aragonès E, Piñol JL, Basora J, Araujo A, Cabré JJ. Impact of depression and/or anxiety on the presentation of cardiovascular events in a cohort with metabolic syndrome. StreX project: Five years of follow-up. Prim Care Diabetes. 2018;12(2):163-71.</w:t>
      </w:r>
    </w:p>
    <w:p w14:paraId="260B9218" w14:textId="77777777" w:rsidR="00F01323" w:rsidRPr="009A48FE" w:rsidRDefault="00F01323" w:rsidP="00F01323">
      <w:pPr>
        <w:pStyle w:val="EndNoteBibliography"/>
        <w:spacing w:after="0"/>
        <w:rPr>
          <w:lang w:val="es-ES"/>
        </w:rPr>
      </w:pPr>
      <w:r w:rsidRPr="00746A61">
        <w:rPr>
          <w:noProof/>
        </w:rPr>
        <w:t>58.</w:t>
      </w:r>
      <w:r w:rsidRPr="00746A61">
        <w:rPr>
          <w:noProof/>
        </w:rPr>
        <w:tab/>
        <w:t xml:space="preserve">Troncoso-Mariño A, Roso-Llorach A, López-Jiménez T, Villen N, Amado-Guirado E, Fernández-Bertolin S, et al. Medication-Related Problems in Older People with Multimorbidity in Catalonia: A Real-World Data Study with 5 Years' Follow-Up. </w:t>
      </w:r>
      <w:r w:rsidRPr="009A48FE">
        <w:rPr>
          <w:lang w:val="es-ES"/>
        </w:rPr>
        <w:t>J Clin Med. 2021;10(4).</w:t>
      </w:r>
    </w:p>
    <w:p w14:paraId="24F068DB" w14:textId="77777777" w:rsidR="00F01323" w:rsidRPr="00061182" w:rsidRDefault="00F01323" w:rsidP="00F01323">
      <w:pPr>
        <w:pStyle w:val="EndNoteBibliography"/>
        <w:spacing w:after="0"/>
        <w:rPr>
          <w:noProof/>
          <w:lang w:val="nl-NL"/>
        </w:rPr>
      </w:pPr>
      <w:r w:rsidRPr="009A48FE">
        <w:rPr>
          <w:lang w:val="es-ES"/>
        </w:rPr>
        <w:t>59.</w:t>
      </w:r>
      <w:r w:rsidRPr="009A48FE">
        <w:rPr>
          <w:lang w:val="es-ES"/>
        </w:rPr>
        <w:tab/>
        <w:t xml:space="preserve">Braeye T, Emborg HD, Llorente-García A, Huerta C, Martín-Merino E, Duarte-Salles T, et al. </w:t>
      </w:r>
      <w:r w:rsidRPr="00746A61">
        <w:rPr>
          <w:noProof/>
        </w:rPr>
        <w:t xml:space="preserve">Age-specific vaccination coverage estimates for influenza, human papillomavirus and measles containing vaccines from seven population-based healthcare databases from four EU countries - The ADVANCE project. </w:t>
      </w:r>
      <w:r w:rsidRPr="00061182">
        <w:rPr>
          <w:noProof/>
          <w:lang w:val="nl-NL"/>
        </w:rPr>
        <w:t>Vaccine. 2020;38(16):3243-54.</w:t>
      </w:r>
    </w:p>
    <w:p w14:paraId="35F34DA2" w14:textId="77777777" w:rsidR="00F01323" w:rsidRPr="00061182" w:rsidRDefault="00F01323" w:rsidP="00F01323">
      <w:pPr>
        <w:pStyle w:val="EndNoteBibliography"/>
        <w:spacing w:after="0"/>
        <w:rPr>
          <w:noProof/>
          <w:lang w:val="nl-NL"/>
        </w:rPr>
      </w:pPr>
      <w:r w:rsidRPr="00061182">
        <w:rPr>
          <w:noProof/>
          <w:lang w:val="nl-NL"/>
        </w:rPr>
        <w:t>60.</w:t>
      </w:r>
      <w:r w:rsidRPr="00061182">
        <w:rPr>
          <w:noProof/>
          <w:lang w:val="nl-NL"/>
        </w:rPr>
        <w:tab/>
        <w:t xml:space="preserve">de Ridder MAJ, de Wilde M, de Ben C, Leyba AR, Mosseveld BMT, Verhamme KMC, et al. </w:t>
      </w:r>
      <w:r w:rsidRPr="00746A61">
        <w:rPr>
          <w:noProof/>
        </w:rPr>
        <w:t xml:space="preserve">Data Resource Profile: The Integrated Primary Care Information (IPCI) database, The Netherlands. </w:t>
      </w:r>
      <w:r w:rsidRPr="00061182">
        <w:rPr>
          <w:noProof/>
          <w:lang w:val="nl-NL"/>
        </w:rPr>
        <w:t>Int J Epidemiol. 2022;51(6):e314-e23.</w:t>
      </w:r>
    </w:p>
    <w:p w14:paraId="51F622E8" w14:textId="77777777" w:rsidR="00F01323" w:rsidRPr="00061182" w:rsidRDefault="00F01323" w:rsidP="00F01323">
      <w:pPr>
        <w:pStyle w:val="EndNoteBibliography"/>
        <w:spacing w:after="0"/>
        <w:rPr>
          <w:noProof/>
          <w:lang w:val="nl-NL"/>
        </w:rPr>
      </w:pPr>
      <w:r w:rsidRPr="00061182">
        <w:rPr>
          <w:noProof/>
          <w:lang w:val="nl-NL"/>
        </w:rPr>
        <w:lastRenderedPageBreak/>
        <w:t>61.</w:t>
      </w:r>
      <w:r w:rsidRPr="00061182">
        <w:rPr>
          <w:noProof/>
          <w:lang w:val="nl-NL"/>
        </w:rPr>
        <w:tab/>
        <w:t xml:space="preserve">Ali MS, Berencsi K, Marinier K, Deltour N, Perez-Guthann S, Pedersen L, et al. </w:t>
      </w:r>
      <w:r w:rsidRPr="00746A61">
        <w:rPr>
          <w:noProof/>
        </w:rPr>
        <w:t xml:space="preserve">Comparative cardiovascular safety of strontium ranelate and bisphosphonates: a multi-database study in 5 EU countries by the EU-ADR Alliance. </w:t>
      </w:r>
      <w:r w:rsidRPr="00061182">
        <w:rPr>
          <w:noProof/>
          <w:lang w:val="nl-NL"/>
        </w:rPr>
        <w:t>Osteoporos Int. 2020;31(12):2425-38.</w:t>
      </w:r>
    </w:p>
    <w:p w14:paraId="6AA5FD10" w14:textId="77777777" w:rsidR="00F01323" w:rsidRPr="00746A61" w:rsidRDefault="00F01323" w:rsidP="00F01323">
      <w:pPr>
        <w:pStyle w:val="EndNoteBibliography"/>
        <w:spacing w:after="0"/>
        <w:rPr>
          <w:noProof/>
        </w:rPr>
      </w:pPr>
      <w:r w:rsidRPr="00061182">
        <w:rPr>
          <w:noProof/>
          <w:lang w:val="nl-NL"/>
        </w:rPr>
        <w:t>62.</w:t>
      </w:r>
      <w:r w:rsidRPr="00061182">
        <w:rPr>
          <w:noProof/>
          <w:lang w:val="nl-NL"/>
        </w:rPr>
        <w:tab/>
        <w:t xml:space="preserve">Baan EJ, van den Akker ELT, Engelkes M, de Rijke YB, de Jongste JC, Sturkenboom M, et al. </w:t>
      </w:r>
      <w:r w:rsidRPr="00746A61">
        <w:rPr>
          <w:noProof/>
        </w:rPr>
        <w:t>Hair cortisol and inhaled corticosteroid use in asthmatic children. Pediatr Pulmonol. 2020;55(2):316-21.</w:t>
      </w:r>
    </w:p>
    <w:p w14:paraId="7CEA4665" w14:textId="77777777" w:rsidR="00F01323" w:rsidRPr="00061182" w:rsidRDefault="00F01323" w:rsidP="00F01323">
      <w:pPr>
        <w:pStyle w:val="EndNoteBibliography"/>
        <w:spacing w:after="0"/>
        <w:rPr>
          <w:noProof/>
          <w:lang w:val="nl-NL"/>
        </w:rPr>
      </w:pPr>
      <w:r w:rsidRPr="00746A61">
        <w:rPr>
          <w:noProof/>
        </w:rPr>
        <w:t>63.</w:t>
      </w:r>
      <w:r w:rsidRPr="00746A61">
        <w:rPr>
          <w:noProof/>
        </w:rPr>
        <w:tab/>
        <w:t xml:space="preserve">Berencsi K, Sami A, Ali MS, Marinier K, Deltour N, Perez-Gutthann S, et al. Impact of risk minimisation measures on the use of strontium ranelate in Europe: a multi-national cohort study in 5 EU countries by the EU-ADR Alliance. </w:t>
      </w:r>
      <w:r w:rsidRPr="00061182">
        <w:rPr>
          <w:noProof/>
          <w:lang w:val="nl-NL"/>
        </w:rPr>
        <w:t>Osteoporos Int. 2020;31(4):721-55.</w:t>
      </w:r>
    </w:p>
    <w:p w14:paraId="429B8CFF" w14:textId="77777777" w:rsidR="00F01323" w:rsidRPr="009A48FE" w:rsidRDefault="00F01323" w:rsidP="00F01323">
      <w:pPr>
        <w:pStyle w:val="EndNoteBibliography"/>
        <w:spacing w:after="0"/>
        <w:rPr>
          <w:lang w:val="es-ES"/>
        </w:rPr>
      </w:pPr>
      <w:r w:rsidRPr="00061182">
        <w:rPr>
          <w:noProof/>
          <w:lang w:val="nl-NL"/>
        </w:rPr>
        <w:t>64.</w:t>
      </w:r>
      <w:r w:rsidRPr="00061182">
        <w:rPr>
          <w:noProof/>
          <w:lang w:val="nl-NL"/>
        </w:rPr>
        <w:tab/>
        <w:t xml:space="preserve">Engelkes M, Baan EJ, de Ridder MAJ, Svensson E, Prieto-Alhambra D, Lapi F, et al. </w:t>
      </w:r>
      <w:r w:rsidRPr="00746A61">
        <w:rPr>
          <w:noProof/>
        </w:rPr>
        <w:t xml:space="preserve">Incidence, risk factors and re-exacerbation rate of severe asthma exacerbations in a multinational, multidatabase pediatric cohort study. </w:t>
      </w:r>
      <w:r w:rsidRPr="009A48FE">
        <w:rPr>
          <w:lang w:val="es-ES"/>
        </w:rPr>
        <w:t>Pediatr Allergy Immunol. 2020;31(5):496-505.</w:t>
      </w:r>
    </w:p>
    <w:p w14:paraId="647CF9A9" w14:textId="77777777" w:rsidR="00F01323" w:rsidRPr="00746A61" w:rsidRDefault="00F01323" w:rsidP="00F01323">
      <w:pPr>
        <w:pStyle w:val="EndNoteBibliography"/>
        <w:spacing w:after="0"/>
        <w:rPr>
          <w:noProof/>
        </w:rPr>
      </w:pPr>
      <w:r w:rsidRPr="009A48FE">
        <w:rPr>
          <w:lang w:val="es-ES"/>
        </w:rPr>
        <w:t>65.</w:t>
      </w:r>
      <w:r w:rsidRPr="009A48FE">
        <w:rPr>
          <w:lang w:val="es-ES"/>
        </w:rPr>
        <w:tab/>
        <w:t xml:space="preserve">James G, Collin E, Lawrance M, Mueller A, Podhorna J, Zaremba-Pechmann L, et al. </w:t>
      </w:r>
      <w:r w:rsidRPr="00746A61">
        <w:rPr>
          <w:noProof/>
        </w:rPr>
        <w:t>Treatment pathway analysis of newly diagnosed dementia patients in four electronic health record databases in Europe. Soc Psychiatry Psychiatr Epidemiol. 2021;56(3):409-16.</w:t>
      </w:r>
    </w:p>
    <w:p w14:paraId="2982BF3C" w14:textId="77777777" w:rsidR="00F01323" w:rsidRPr="009A48FE" w:rsidRDefault="00F01323" w:rsidP="00F01323">
      <w:pPr>
        <w:pStyle w:val="EndNoteBibliography"/>
        <w:spacing w:after="0"/>
        <w:rPr>
          <w:lang w:val="es-ES"/>
        </w:rPr>
      </w:pPr>
      <w:r w:rsidRPr="00746A61">
        <w:rPr>
          <w:noProof/>
        </w:rPr>
        <w:t>66.</w:t>
      </w:r>
      <w:r w:rsidRPr="00746A61">
        <w:rPr>
          <w:noProof/>
        </w:rPr>
        <w:tab/>
        <w:t xml:space="preserve">Margulis AV, Fortuny J, Kaye JA, Calingaert B, Reynolds M, Plana E, et al. Validation of Cancer Cases Using Primary Care, Cancer Registry, and Hospitalization Data in the United Kingdom. </w:t>
      </w:r>
      <w:r w:rsidRPr="009A48FE">
        <w:rPr>
          <w:lang w:val="es-ES"/>
        </w:rPr>
        <w:t>Epidemiology. 2018;29(2):308-13.</w:t>
      </w:r>
    </w:p>
    <w:p w14:paraId="17EF176C" w14:textId="65033B3C" w:rsidR="00F01323" w:rsidRPr="00746A61" w:rsidRDefault="00F01323" w:rsidP="00F01323">
      <w:pPr>
        <w:pStyle w:val="EndNoteBibliography"/>
        <w:rPr>
          <w:noProof/>
        </w:rPr>
      </w:pPr>
      <w:r w:rsidRPr="009A48FE">
        <w:rPr>
          <w:lang w:val="es-ES"/>
        </w:rPr>
        <w:t>67.</w:t>
      </w:r>
      <w:r w:rsidRPr="009A48FE">
        <w:rPr>
          <w:lang w:val="es-ES"/>
        </w:rPr>
        <w:tab/>
        <w:t xml:space="preserve">Orfila F, Carrasco-Ribelles LA, Abellana R, Roso-Llorach A, Cegri F, Reyes C, et al. </w:t>
      </w:r>
      <w:r w:rsidRPr="00746A61">
        <w:rPr>
          <w:noProof/>
        </w:rPr>
        <w:t>Validation of an electronic frailty index with electronic health records: eFRAGICAP index. BMC Geriatrics. 2022;22(1):404.</w:t>
      </w:r>
    </w:p>
    <w:p w14:paraId="48044A15" w14:textId="77777777" w:rsidR="00860DAE" w:rsidRDefault="00860DAE">
      <w:pPr>
        <w:rPr>
          <w:rFonts w:ascii="Calibri" w:eastAsia="Times New Roman" w:hAnsi="Calibri" w:cs="Calibri"/>
          <w:noProof/>
          <w:sz w:val="24"/>
          <w:szCs w:val="24"/>
          <w:lang w:val="en-US"/>
        </w:rPr>
      </w:pPr>
      <w:r>
        <w:rPr>
          <w:noProof/>
        </w:rPr>
        <w:br w:type="page"/>
      </w:r>
    </w:p>
    <w:p w14:paraId="57C62660" w14:textId="4A624DAB" w:rsidR="00DA74AB" w:rsidRPr="00860DAE" w:rsidRDefault="00F01323" w:rsidP="00341FA3">
      <w:pPr>
        <w:pStyle w:val="Heading1"/>
        <w:numPr>
          <w:ilvl w:val="0"/>
          <w:numId w:val="5"/>
        </w:numPr>
        <w:spacing w:before="240" w:after="240" w:line="240" w:lineRule="auto"/>
        <w:ind w:left="0" w:firstLine="0"/>
        <w:contextualSpacing w:val="0"/>
      </w:pPr>
      <w:r>
        <w:rPr>
          <w:lang w:val="en-GB"/>
        </w:rPr>
        <w:lastRenderedPageBreak/>
        <w:fldChar w:fldCharType="end"/>
      </w:r>
      <w:bookmarkStart w:id="158" w:name="_Toc157171799"/>
      <w:r w:rsidR="00DA74AB" w:rsidRPr="00860DAE">
        <w:t>ANNEXES</w:t>
      </w:r>
      <w:bookmarkEnd w:id="157"/>
      <w:bookmarkEnd w:id="158"/>
    </w:p>
    <w:p w14:paraId="723B97C3" w14:textId="77777777" w:rsidR="007054BA" w:rsidRPr="00B07764" w:rsidRDefault="00450157" w:rsidP="007054BA">
      <w:pPr>
        <w:spacing w:before="120" w:after="120" w:line="240" w:lineRule="auto"/>
        <w:jc w:val="both"/>
        <w:rPr>
          <w:rFonts w:eastAsia="Calibri"/>
          <w:b/>
          <w:color w:val="003399"/>
          <w:lang w:val="en-GB"/>
        </w:rPr>
      </w:pPr>
      <w:r w:rsidRPr="00860DAE">
        <w:rPr>
          <w:rFonts w:eastAsia="Calibri" w:cstheme="minorHAnsi"/>
          <w:b/>
          <w:color w:val="003399"/>
          <w:lang w:val="en-GB"/>
        </w:rPr>
        <w:t>Appendix I</w:t>
      </w:r>
      <w:r w:rsidRPr="00860DAE">
        <w:rPr>
          <w:rFonts w:eastAsia="Calibri" w:cstheme="minorHAnsi"/>
          <w:lang w:val="en-GB"/>
        </w:rPr>
        <w:t xml:space="preserve">: </w:t>
      </w:r>
      <w:r w:rsidR="007054BA">
        <w:rPr>
          <w:rFonts w:eastAsia="Calibri"/>
          <w:b/>
          <w:color w:val="003399"/>
          <w:lang w:val="en-GB"/>
        </w:rPr>
        <w:t>Preliminary list of codes</w:t>
      </w:r>
    </w:p>
    <w:p w14:paraId="52431E3C" w14:textId="7D9E5D04" w:rsidR="00410281" w:rsidRDefault="00410281" w:rsidP="00410281">
      <w:pPr>
        <w:spacing w:before="120" w:after="120" w:line="240" w:lineRule="auto"/>
        <w:jc w:val="both"/>
        <w:rPr>
          <w:rFonts w:eastAsia="Calibri"/>
          <w:b/>
          <w:bCs/>
          <w:color w:val="003399"/>
          <w:lang w:val="en-GB"/>
        </w:rPr>
      </w:pPr>
      <w:r w:rsidRPr="1C6706D2">
        <w:rPr>
          <w:rFonts w:eastAsiaTheme="minorEastAsia"/>
          <w:b/>
          <w:bCs/>
          <w:color w:val="003399"/>
          <w:lang w:val="en-GB"/>
        </w:rPr>
        <w:t xml:space="preserve">Table </w:t>
      </w:r>
      <w:r>
        <w:rPr>
          <w:rFonts w:eastAsiaTheme="minorEastAsia"/>
          <w:b/>
          <w:bCs/>
          <w:color w:val="003399"/>
          <w:lang w:val="en-GB"/>
        </w:rPr>
        <w:t>1</w:t>
      </w:r>
      <w:r w:rsidRPr="1C6706D2">
        <w:rPr>
          <w:rFonts w:eastAsiaTheme="minorEastAsia"/>
          <w:b/>
          <w:bCs/>
          <w:color w:val="003399"/>
          <w:lang w:val="en-GB"/>
        </w:rPr>
        <w:t xml:space="preserve">. </w:t>
      </w:r>
      <w:r w:rsidRPr="1C6706D2">
        <w:rPr>
          <w:rFonts w:eastAsiaTheme="minorEastAsia"/>
          <w:color w:val="003399"/>
          <w:lang w:val="en-GB"/>
        </w:rPr>
        <w:t>Preliminary code list</w:t>
      </w:r>
      <w:r>
        <w:rPr>
          <w:rFonts w:eastAsiaTheme="minorEastAsia"/>
          <w:color w:val="003399"/>
          <w:lang w:val="en-GB"/>
        </w:rPr>
        <w:t xml:space="preserve"> for </w:t>
      </w:r>
      <w:r w:rsidR="00CF1C29">
        <w:rPr>
          <w:rFonts w:eastAsiaTheme="minorEastAsia"/>
          <w:color w:val="003399"/>
          <w:lang w:val="en-GB"/>
        </w:rPr>
        <w:t xml:space="preserve">primary </w:t>
      </w:r>
      <w:r w:rsidR="005A00C4">
        <w:rPr>
          <w:rFonts w:eastAsiaTheme="minorEastAsia"/>
          <w:color w:val="003399"/>
          <w:lang w:val="en-GB"/>
        </w:rPr>
        <w:t>cancer</w:t>
      </w:r>
      <w:r w:rsidR="00CF1C29">
        <w:rPr>
          <w:rFonts w:eastAsiaTheme="minorEastAsia"/>
          <w:color w:val="003399"/>
          <w:lang w:val="en-GB"/>
        </w:rPr>
        <w:t>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3"/>
        <w:gridCol w:w="1134"/>
        <w:gridCol w:w="4536"/>
      </w:tblGrid>
      <w:tr w:rsidR="00AC538D" w:rsidRPr="00AC538D" w14:paraId="56A405A1" w14:textId="77777777" w:rsidTr="00D05ED3">
        <w:trPr>
          <w:trHeight w:val="290"/>
          <w:tblHeader/>
        </w:trPr>
        <w:tc>
          <w:tcPr>
            <w:tcW w:w="3823" w:type="dxa"/>
            <w:shd w:val="clear" w:color="auto" w:fill="auto"/>
            <w:noWrap/>
            <w:vAlign w:val="bottom"/>
            <w:hideMark/>
          </w:tcPr>
          <w:p w14:paraId="5CF2579E" w14:textId="77777777" w:rsidR="00AC538D" w:rsidRPr="00AC538D" w:rsidRDefault="00AC538D" w:rsidP="00AC538D">
            <w:pPr>
              <w:spacing w:after="0" w:line="240" w:lineRule="auto"/>
              <w:rPr>
                <w:rFonts w:ascii="Calibri" w:eastAsia="Times New Roman" w:hAnsi="Calibri" w:cs="Calibri"/>
                <w:b/>
                <w:color w:val="000000"/>
                <w:sz w:val="20"/>
                <w:szCs w:val="20"/>
                <w:lang w:val="en-GB" w:eastAsia="en-GB"/>
              </w:rPr>
            </w:pPr>
            <w:r w:rsidRPr="00AC538D">
              <w:rPr>
                <w:rFonts w:ascii="Calibri" w:eastAsia="Times New Roman" w:hAnsi="Calibri" w:cs="Calibri"/>
                <w:b/>
                <w:color w:val="000000"/>
                <w:sz w:val="20"/>
                <w:szCs w:val="20"/>
                <w:lang w:val="en-GB" w:eastAsia="en-GB"/>
              </w:rPr>
              <w:t>Cancer</w:t>
            </w:r>
          </w:p>
        </w:tc>
        <w:tc>
          <w:tcPr>
            <w:tcW w:w="1134" w:type="dxa"/>
            <w:shd w:val="clear" w:color="auto" w:fill="auto"/>
            <w:noWrap/>
            <w:vAlign w:val="bottom"/>
            <w:hideMark/>
          </w:tcPr>
          <w:p w14:paraId="581841DB" w14:textId="77777777" w:rsidR="00AC538D" w:rsidRPr="00AC538D" w:rsidRDefault="00AC538D" w:rsidP="00AC538D">
            <w:pPr>
              <w:spacing w:after="0" w:line="240" w:lineRule="auto"/>
              <w:rPr>
                <w:rFonts w:ascii="Calibri" w:eastAsia="Times New Roman" w:hAnsi="Calibri" w:cs="Calibri"/>
                <w:b/>
                <w:color w:val="000000"/>
                <w:sz w:val="20"/>
                <w:szCs w:val="20"/>
                <w:lang w:val="en-GB" w:eastAsia="en-GB"/>
              </w:rPr>
            </w:pPr>
            <w:r w:rsidRPr="00AC538D">
              <w:rPr>
                <w:rFonts w:ascii="Calibri" w:eastAsia="Times New Roman" w:hAnsi="Calibri" w:cs="Calibri"/>
                <w:b/>
                <w:color w:val="000000"/>
                <w:sz w:val="20"/>
                <w:szCs w:val="20"/>
                <w:lang w:val="en-GB" w:eastAsia="en-GB"/>
              </w:rPr>
              <w:t>concept_id</w:t>
            </w:r>
          </w:p>
        </w:tc>
        <w:tc>
          <w:tcPr>
            <w:tcW w:w="4536" w:type="dxa"/>
            <w:shd w:val="clear" w:color="auto" w:fill="auto"/>
            <w:noWrap/>
            <w:vAlign w:val="bottom"/>
            <w:hideMark/>
          </w:tcPr>
          <w:p w14:paraId="35A35942" w14:textId="77777777" w:rsidR="00AC538D" w:rsidRPr="00AC538D" w:rsidRDefault="00AC538D" w:rsidP="00AC538D">
            <w:pPr>
              <w:spacing w:after="0" w:line="240" w:lineRule="auto"/>
              <w:rPr>
                <w:rFonts w:ascii="Calibri" w:eastAsia="Times New Roman" w:hAnsi="Calibri" w:cs="Calibri"/>
                <w:b/>
                <w:color w:val="000000"/>
                <w:sz w:val="20"/>
                <w:szCs w:val="20"/>
                <w:lang w:val="en-GB" w:eastAsia="en-GB"/>
              </w:rPr>
            </w:pPr>
            <w:r w:rsidRPr="00AC538D">
              <w:rPr>
                <w:rFonts w:ascii="Calibri" w:eastAsia="Times New Roman" w:hAnsi="Calibri" w:cs="Calibri"/>
                <w:b/>
                <w:color w:val="000000"/>
                <w:sz w:val="20"/>
                <w:szCs w:val="20"/>
                <w:lang w:val="en-GB" w:eastAsia="en-GB"/>
              </w:rPr>
              <w:t>concept_name</w:t>
            </w:r>
          </w:p>
        </w:tc>
      </w:tr>
      <w:tr w:rsidR="00AC538D" w:rsidRPr="002032A8" w14:paraId="2BE89141" w14:textId="77777777" w:rsidTr="00D05ED3">
        <w:trPr>
          <w:trHeight w:val="290"/>
        </w:trPr>
        <w:tc>
          <w:tcPr>
            <w:tcW w:w="3823" w:type="dxa"/>
            <w:shd w:val="clear" w:color="auto" w:fill="auto"/>
            <w:noWrap/>
            <w:vAlign w:val="bottom"/>
            <w:hideMark/>
          </w:tcPr>
          <w:p w14:paraId="6D78C45B" w14:textId="19FF423B"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b/>
                <w:bCs/>
                <w:color w:val="000000"/>
                <w:sz w:val="20"/>
                <w:szCs w:val="20"/>
                <w:lang w:val="en-GB" w:eastAsia="en-GB"/>
              </w:rPr>
              <w:t>Lung</w:t>
            </w:r>
            <w:r w:rsidRPr="00AC538D">
              <w:rPr>
                <w:rFonts w:ascii="Calibri" w:eastAsia="Times New Roman" w:hAnsi="Calibri" w:cs="Calibri"/>
                <w:color w:val="000000"/>
                <w:sz w:val="20"/>
                <w:szCs w:val="20"/>
                <w:lang w:val="en-GB" w:eastAsia="en-GB"/>
              </w:rPr>
              <w:t xml:space="preserve">; </w:t>
            </w:r>
            <w:hyperlink r:id="rId31" w:anchor="/cohortdefinition/1788638/conceptsets/" w:history="1">
              <w:r w:rsidR="002B7798" w:rsidRPr="00AC538D">
                <w:rPr>
                  <w:rStyle w:val="Hyperlink"/>
                  <w:rFonts w:ascii="Calibri" w:eastAsia="Times New Roman" w:hAnsi="Calibri" w:cs="Calibri"/>
                  <w:lang w:val="en-GB" w:eastAsia="en-GB"/>
                </w:rPr>
                <w:t>https://atlas-demo.ohdsi.org/#/cohortdefinition/1788638/conceptsets/</w:t>
              </w:r>
            </w:hyperlink>
            <w:r w:rsidR="002B7798" w:rsidRPr="002B7798">
              <w:rPr>
                <w:rFonts w:ascii="Calibri" w:eastAsia="Times New Roman" w:hAnsi="Calibri" w:cs="Calibri"/>
                <w:color w:val="000000"/>
                <w:sz w:val="20"/>
                <w:szCs w:val="20"/>
                <w:lang w:val="en-GB" w:eastAsia="en-GB"/>
              </w:rPr>
              <w:t xml:space="preserve"> </w:t>
            </w:r>
          </w:p>
        </w:tc>
        <w:tc>
          <w:tcPr>
            <w:tcW w:w="1134" w:type="dxa"/>
            <w:shd w:val="clear" w:color="auto" w:fill="auto"/>
            <w:noWrap/>
            <w:vAlign w:val="bottom"/>
            <w:hideMark/>
          </w:tcPr>
          <w:p w14:paraId="4D11D33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3654352</w:t>
            </w:r>
          </w:p>
        </w:tc>
        <w:tc>
          <w:tcPr>
            <w:tcW w:w="4536" w:type="dxa"/>
            <w:shd w:val="clear" w:color="auto" w:fill="auto"/>
            <w:noWrap/>
            <w:vAlign w:val="bottom"/>
            <w:hideMark/>
          </w:tcPr>
          <w:p w14:paraId="3FE0BE1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Anaplastic lymphoma kinase fusion oncogene positive non-small cell lung cancer</w:t>
            </w:r>
          </w:p>
        </w:tc>
      </w:tr>
      <w:tr w:rsidR="00AC538D" w:rsidRPr="002032A8" w14:paraId="3D4C385B" w14:textId="77777777" w:rsidTr="00D05ED3">
        <w:trPr>
          <w:trHeight w:val="290"/>
        </w:trPr>
        <w:tc>
          <w:tcPr>
            <w:tcW w:w="3823" w:type="dxa"/>
            <w:shd w:val="clear" w:color="auto" w:fill="auto"/>
            <w:noWrap/>
            <w:vAlign w:val="bottom"/>
            <w:hideMark/>
          </w:tcPr>
          <w:p w14:paraId="141946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8BFE3A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3654297</w:t>
            </w:r>
          </w:p>
        </w:tc>
        <w:tc>
          <w:tcPr>
            <w:tcW w:w="4536" w:type="dxa"/>
            <w:shd w:val="clear" w:color="auto" w:fill="auto"/>
            <w:noWrap/>
            <w:vAlign w:val="bottom"/>
            <w:hideMark/>
          </w:tcPr>
          <w:p w14:paraId="648E2C7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Anaplastic lymphoma kinase fusion oncogene negative non-small cell lung cancer</w:t>
            </w:r>
          </w:p>
        </w:tc>
      </w:tr>
      <w:tr w:rsidR="00AC538D" w:rsidRPr="002032A8" w14:paraId="7C183475" w14:textId="77777777" w:rsidTr="00D05ED3">
        <w:trPr>
          <w:trHeight w:val="290"/>
        </w:trPr>
        <w:tc>
          <w:tcPr>
            <w:tcW w:w="3823" w:type="dxa"/>
            <w:shd w:val="clear" w:color="auto" w:fill="auto"/>
            <w:noWrap/>
            <w:vAlign w:val="bottom"/>
            <w:hideMark/>
          </w:tcPr>
          <w:p w14:paraId="301AC9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EA5E1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3654301</w:t>
            </w:r>
          </w:p>
        </w:tc>
        <w:tc>
          <w:tcPr>
            <w:tcW w:w="4536" w:type="dxa"/>
            <w:shd w:val="clear" w:color="auto" w:fill="auto"/>
            <w:noWrap/>
            <w:vAlign w:val="bottom"/>
            <w:hideMark/>
          </w:tcPr>
          <w:p w14:paraId="0CC4FC8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Reactive oxygen species 1 negative non-small cell lung cancer</w:t>
            </w:r>
          </w:p>
        </w:tc>
      </w:tr>
      <w:tr w:rsidR="00AC538D" w:rsidRPr="002032A8" w14:paraId="0D8FA82A" w14:textId="77777777" w:rsidTr="00D05ED3">
        <w:trPr>
          <w:trHeight w:val="290"/>
        </w:trPr>
        <w:tc>
          <w:tcPr>
            <w:tcW w:w="3823" w:type="dxa"/>
            <w:shd w:val="clear" w:color="auto" w:fill="auto"/>
            <w:noWrap/>
            <w:vAlign w:val="bottom"/>
            <w:hideMark/>
          </w:tcPr>
          <w:p w14:paraId="47A16AE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68F309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4115276</w:t>
            </w:r>
          </w:p>
        </w:tc>
        <w:tc>
          <w:tcPr>
            <w:tcW w:w="4536" w:type="dxa"/>
            <w:shd w:val="clear" w:color="auto" w:fill="auto"/>
            <w:noWrap/>
            <w:vAlign w:val="bottom"/>
            <w:hideMark/>
          </w:tcPr>
          <w:p w14:paraId="0E487A7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Non-small cell lung cancer</w:t>
            </w:r>
          </w:p>
        </w:tc>
      </w:tr>
      <w:tr w:rsidR="00AC538D" w:rsidRPr="002032A8" w14:paraId="53D67D41" w14:textId="77777777" w:rsidTr="00D05ED3">
        <w:trPr>
          <w:trHeight w:val="290"/>
        </w:trPr>
        <w:tc>
          <w:tcPr>
            <w:tcW w:w="3823" w:type="dxa"/>
            <w:shd w:val="clear" w:color="auto" w:fill="auto"/>
            <w:noWrap/>
            <w:vAlign w:val="bottom"/>
            <w:hideMark/>
          </w:tcPr>
          <w:p w14:paraId="5B3300D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EB3162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4140471</w:t>
            </w:r>
          </w:p>
        </w:tc>
        <w:tc>
          <w:tcPr>
            <w:tcW w:w="4536" w:type="dxa"/>
            <w:shd w:val="clear" w:color="auto" w:fill="auto"/>
            <w:noWrap/>
            <w:vAlign w:val="bottom"/>
            <w:hideMark/>
          </w:tcPr>
          <w:p w14:paraId="4766F51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Epidermal growth factor receptor negative non-small cell lung cancer</w:t>
            </w:r>
          </w:p>
        </w:tc>
      </w:tr>
      <w:tr w:rsidR="00AC538D" w:rsidRPr="002032A8" w14:paraId="645D61E7" w14:textId="77777777" w:rsidTr="00D05ED3">
        <w:trPr>
          <w:trHeight w:val="290"/>
        </w:trPr>
        <w:tc>
          <w:tcPr>
            <w:tcW w:w="3823" w:type="dxa"/>
            <w:shd w:val="clear" w:color="auto" w:fill="auto"/>
            <w:noWrap/>
            <w:vAlign w:val="bottom"/>
            <w:hideMark/>
          </w:tcPr>
          <w:p w14:paraId="668FFC0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CC49B7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4143825</w:t>
            </w:r>
          </w:p>
        </w:tc>
        <w:tc>
          <w:tcPr>
            <w:tcW w:w="4536" w:type="dxa"/>
            <w:shd w:val="clear" w:color="auto" w:fill="auto"/>
            <w:noWrap/>
            <w:vAlign w:val="bottom"/>
            <w:hideMark/>
          </w:tcPr>
          <w:p w14:paraId="5D8C246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Epidermal growth factor receptor positive non-small cell lung cancer</w:t>
            </w:r>
          </w:p>
        </w:tc>
      </w:tr>
      <w:tr w:rsidR="00AC538D" w:rsidRPr="002032A8" w14:paraId="354A0854" w14:textId="77777777" w:rsidTr="00D05ED3">
        <w:trPr>
          <w:trHeight w:val="290"/>
        </w:trPr>
        <w:tc>
          <w:tcPr>
            <w:tcW w:w="3823" w:type="dxa"/>
            <w:shd w:val="clear" w:color="auto" w:fill="auto"/>
            <w:noWrap/>
            <w:vAlign w:val="bottom"/>
            <w:hideMark/>
          </w:tcPr>
          <w:p w14:paraId="6D81B6A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44824E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36716426</w:t>
            </w:r>
          </w:p>
        </w:tc>
        <w:tc>
          <w:tcPr>
            <w:tcW w:w="4536" w:type="dxa"/>
            <w:shd w:val="clear" w:color="auto" w:fill="auto"/>
            <w:noWrap/>
            <w:vAlign w:val="bottom"/>
            <w:hideMark/>
          </w:tcPr>
          <w:p w14:paraId="7EBD0A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Reactive oxygen species 1 positive non-small cell lung cancer</w:t>
            </w:r>
          </w:p>
        </w:tc>
      </w:tr>
      <w:tr w:rsidR="00AC538D" w:rsidRPr="002032A8" w14:paraId="72E86573" w14:textId="77777777" w:rsidTr="00D05ED3">
        <w:trPr>
          <w:trHeight w:val="290"/>
        </w:trPr>
        <w:tc>
          <w:tcPr>
            <w:tcW w:w="3823" w:type="dxa"/>
            <w:shd w:val="clear" w:color="auto" w:fill="auto"/>
            <w:noWrap/>
            <w:vAlign w:val="bottom"/>
            <w:hideMark/>
          </w:tcPr>
          <w:p w14:paraId="742E615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2595D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37109576</w:t>
            </w:r>
          </w:p>
        </w:tc>
        <w:tc>
          <w:tcPr>
            <w:tcW w:w="4536" w:type="dxa"/>
            <w:shd w:val="clear" w:color="auto" w:fill="auto"/>
            <w:noWrap/>
            <w:vAlign w:val="bottom"/>
            <w:hideMark/>
          </w:tcPr>
          <w:p w14:paraId="2959BE5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non-small cell lung cancer</w:t>
            </w:r>
          </w:p>
        </w:tc>
      </w:tr>
      <w:tr w:rsidR="00AC538D" w:rsidRPr="002032A8" w14:paraId="1DED8059" w14:textId="77777777" w:rsidTr="00D05ED3">
        <w:trPr>
          <w:trHeight w:val="290"/>
        </w:trPr>
        <w:tc>
          <w:tcPr>
            <w:tcW w:w="3823" w:type="dxa"/>
            <w:shd w:val="clear" w:color="auto" w:fill="auto"/>
            <w:noWrap/>
            <w:vAlign w:val="bottom"/>
            <w:hideMark/>
          </w:tcPr>
          <w:p w14:paraId="5888D60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488928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45766129</w:t>
            </w:r>
          </w:p>
        </w:tc>
        <w:tc>
          <w:tcPr>
            <w:tcW w:w="4536" w:type="dxa"/>
            <w:shd w:val="clear" w:color="auto" w:fill="auto"/>
            <w:noWrap/>
            <w:vAlign w:val="bottom"/>
            <w:hideMark/>
          </w:tcPr>
          <w:p w14:paraId="56693A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Non-small cell lung cancer with mutation in epidermal growth factor receptor</w:t>
            </w:r>
          </w:p>
        </w:tc>
      </w:tr>
      <w:tr w:rsidR="00AC538D" w:rsidRPr="002032A8" w14:paraId="512520AE" w14:textId="77777777" w:rsidTr="00D05ED3">
        <w:trPr>
          <w:trHeight w:val="290"/>
        </w:trPr>
        <w:tc>
          <w:tcPr>
            <w:tcW w:w="3823" w:type="dxa"/>
            <w:shd w:val="clear" w:color="auto" w:fill="auto"/>
            <w:noWrap/>
            <w:vAlign w:val="bottom"/>
            <w:hideMark/>
          </w:tcPr>
          <w:p w14:paraId="3B61A5E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C268B6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45766131</w:t>
            </w:r>
          </w:p>
        </w:tc>
        <w:tc>
          <w:tcPr>
            <w:tcW w:w="4536" w:type="dxa"/>
            <w:shd w:val="clear" w:color="auto" w:fill="auto"/>
            <w:noWrap/>
            <w:vAlign w:val="bottom"/>
            <w:hideMark/>
          </w:tcPr>
          <w:p w14:paraId="5DBDB06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Non-small cell lung cancer without mutation in epidermal growth factor receptor</w:t>
            </w:r>
          </w:p>
        </w:tc>
      </w:tr>
      <w:tr w:rsidR="00AC538D" w:rsidRPr="002032A8" w14:paraId="54EDAA8D" w14:textId="77777777" w:rsidTr="00D05ED3">
        <w:trPr>
          <w:trHeight w:val="290"/>
        </w:trPr>
        <w:tc>
          <w:tcPr>
            <w:tcW w:w="3823" w:type="dxa"/>
            <w:shd w:val="clear" w:color="auto" w:fill="auto"/>
            <w:noWrap/>
            <w:vAlign w:val="bottom"/>
            <w:hideMark/>
          </w:tcPr>
          <w:p w14:paraId="1863951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F5A8F8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255507</w:t>
            </w:r>
          </w:p>
        </w:tc>
        <w:tc>
          <w:tcPr>
            <w:tcW w:w="4536" w:type="dxa"/>
            <w:shd w:val="clear" w:color="auto" w:fill="auto"/>
            <w:noWrap/>
            <w:vAlign w:val="bottom"/>
            <w:hideMark/>
          </w:tcPr>
          <w:p w14:paraId="1042276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lung</w:t>
            </w:r>
          </w:p>
        </w:tc>
      </w:tr>
      <w:tr w:rsidR="00AC538D" w:rsidRPr="002032A8" w14:paraId="0DAF093F" w14:textId="77777777" w:rsidTr="00D05ED3">
        <w:trPr>
          <w:trHeight w:val="290"/>
        </w:trPr>
        <w:tc>
          <w:tcPr>
            <w:tcW w:w="3823" w:type="dxa"/>
            <w:shd w:val="clear" w:color="auto" w:fill="auto"/>
            <w:noWrap/>
            <w:vAlign w:val="bottom"/>
            <w:hideMark/>
          </w:tcPr>
          <w:p w14:paraId="3CB4B5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BAF0D0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602150</w:t>
            </w:r>
          </w:p>
        </w:tc>
        <w:tc>
          <w:tcPr>
            <w:tcW w:w="4536" w:type="dxa"/>
            <w:shd w:val="clear" w:color="auto" w:fill="auto"/>
            <w:noWrap/>
            <w:vAlign w:val="bottom"/>
            <w:hideMark/>
          </w:tcPr>
          <w:p w14:paraId="0593AF0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middle lobe of right lung</w:t>
            </w:r>
          </w:p>
        </w:tc>
      </w:tr>
      <w:tr w:rsidR="00AC538D" w:rsidRPr="002032A8" w14:paraId="422B1A2D" w14:textId="77777777" w:rsidTr="00D05ED3">
        <w:trPr>
          <w:trHeight w:val="290"/>
        </w:trPr>
        <w:tc>
          <w:tcPr>
            <w:tcW w:w="3823" w:type="dxa"/>
            <w:shd w:val="clear" w:color="auto" w:fill="auto"/>
            <w:noWrap/>
            <w:vAlign w:val="bottom"/>
            <w:hideMark/>
          </w:tcPr>
          <w:p w14:paraId="0F027D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DA762E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602159</w:t>
            </w:r>
          </w:p>
        </w:tc>
        <w:tc>
          <w:tcPr>
            <w:tcW w:w="4536" w:type="dxa"/>
            <w:shd w:val="clear" w:color="auto" w:fill="auto"/>
            <w:noWrap/>
            <w:vAlign w:val="bottom"/>
            <w:hideMark/>
          </w:tcPr>
          <w:p w14:paraId="4989AFD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carcinoma of lower lobe of left lung</w:t>
            </w:r>
          </w:p>
        </w:tc>
      </w:tr>
      <w:tr w:rsidR="00AC538D" w:rsidRPr="002032A8" w14:paraId="08FD46E4" w14:textId="77777777" w:rsidTr="00D05ED3">
        <w:trPr>
          <w:trHeight w:val="290"/>
        </w:trPr>
        <w:tc>
          <w:tcPr>
            <w:tcW w:w="3823" w:type="dxa"/>
            <w:shd w:val="clear" w:color="auto" w:fill="auto"/>
            <w:noWrap/>
            <w:vAlign w:val="bottom"/>
            <w:hideMark/>
          </w:tcPr>
          <w:p w14:paraId="0A98191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807AB6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602161</w:t>
            </w:r>
          </w:p>
        </w:tc>
        <w:tc>
          <w:tcPr>
            <w:tcW w:w="4536" w:type="dxa"/>
            <w:shd w:val="clear" w:color="auto" w:fill="auto"/>
            <w:noWrap/>
            <w:vAlign w:val="bottom"/>
            <w:hideMark/>
          </w:tcPr>
          <w:p w14:paraId="29464CC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carcinoma of upper lobe of left lung</w:t>
            </w:r>
          </w:p>
        </w:tc>
      </w:tr>
      <w:tr w:rsidR="00AC538D" w:rsidRPr="002032A8" w14:paraId="44C01EE9" w14:textId="77777777" w:rsidTr="00D05ED3">
        <w:trPr>
          <w:trHeight w:val="290"/>
        </w:trPr>
        <w:tc>
          <w:tcPr>
            <w:tcW w:w="3823" w:type="dxa"/>
            <w:shd w:val="clear" w:color="auto" w:fill="auto"/>
            <w:noWrap/>
            <w:vAlign w:val="bottom"/>
            <w:hideMark/>
          </w:tcPr>
          <w:p w14:paraId="77955A5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7B6A5D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602163</w:t>
            </w:r>
          </w:p>
        </w:tc>
        <w:tc>
          <w:tcPr>
            <w:tcW w:w="4536" w:type="dxa"/>
            <w:shd w:val="clear" w:color="auto" w:fill="auto"/>
            <w:noWrap/>
            <w:vAlign w:val="bottom"/>
            <w:hideMark/>
          </w:tcPr>
          <w:p w14:paraId="750465B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squamous cell carcinoma of upper lobe of left lung</w:t>
            </w:r>
          </w:p>
        </w:tc>
      </w:tr>
      <w:tr w:rsidR="00AC538D" w:rsidRPr="002032A8" w14:paraId="7D951554" w14:textId="77777777" w:rsidTr="00D05ED3">
        <w:trPr>
          <w:trHeight w:val="290"/>
        </w:trPr>
        <w:tc>
          <w:tcPr>
            <w:tcW w:w="3823" w:type="dxa"/>
            <w:shd w:val="clear" w:color="auto" w:fill="auto"/>
            <w:noWrap/>
            <w:vAlign w:val="bottom"/>
            <w:hideMark/>
          </w:tcPr>
          <w:p w14:paraId="196EB8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7A010E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602167</w:t>
            </w:r>
          </w:p>
        </w:tc>
        <w:tc>
          <w:tcPr>
            <w:tcW w:w="4536" w:type="dxa"/>
            <w:shd w:val="clear" w:color="auto" w:fill="auto"/>
            <w:noWrap/>
            <w:vAlign w:val="bottom"/>
            <w:hideMark/>
          </w:tcPr>
          <w:p w14:paraId="62B610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squamous cell carcinoma of lower lobe of right lung</w:t>
            </w:r>
          </w:p>
        </w:tc>
      </w:tr>
      <w:tr w:rsidR="00AC538D" w:rsidRPr="002032A8" w14:paraId="122B2153" w14:textId="77777777" w:rsidTr="00D05ED3">
        <w:trPr>
          <w:trHeight w:val="290"/>
        </w:trPr>
        <w:tc>
          <w:tcPr>
            <w:tcW w:w="3823" w:type="dxa"/>
            <w:shd w:val="clear" w:color="auto" w:fill="auto"/>
            <w:noWrap/>
            <w:vAlign w:val="bottom"/>
            <w:hideMark/>
          </w:tcPr>
          <w:p w14:paraId="5B602DD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3CAF0A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602169</w:t>
            </w:r>
          </w:p>
        </w:tc>
        <w:tc>
          <w:tcPr>
            <w:tcW w:w="4536" w:type="dxa"/>
            <w:shd w:val="clear" w:color="auto" w:fill="auto"/>
            <w:noWrap/>
            <w:vAlign w:val="bottom"/>
            <w:hideMark/>
          </w:tcPr>
          <w:p w14:paraId="6B7F6AA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squamous cell carcinoma of middle lobe of right lung</w:t>
            </w:r>
          </w:p>
        </w:tc>
      </w:tr>
      <w:tr w:rsidR="00AC538D" w:rsidRPr="002032A8" w14:paraId="28526E02" w14:textId="77777777" w:rsidTr="00D05ED3">
        <w:trPr>
          <w:trHeight w:val="290"/>
        </w:trPr>
        <w:tc>
          <w:tcPr>
            <w:tcW w:w="3823" w:type="dxa"/>
            <w:shd w:val="clear" w:color="auto" w:fill="auto"/>
            <w:noWrap/>
            <w:vAlign w:val="bottom"/>
            <w:hideMark/>
          </w:tcPr>
          <w:p w14:paraId="1BAA177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753E1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602171</w:t>
            </w:r>
          </w:p>
        </w:tc>
        <w:tc>
          <w:tcPr>
            <w:tcW w:w="4536" w:type="dxa"/>
            <w:shd w:val="clear" w:color="auto" w:fill="auto"/>
            <w:noWrap/>
            <w:vAlign w:val="bottom"/>
            <w:hideMark/>
          </w:tcPr>
          <w:p w14:paraId="180F91A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squamous cell carcinoma of upper lobe of right lung</w:t>
            </w:r>
          </w:p>
        </w:tc>
      </w:tr>
      <w:tr w:rsidR="00AC538D" w:rsidRPr="002032A8" w14:paraId="72FE2111" w14:textId="77777777" w:rsidTr="00D05ED3">
        <w:trPr>
          <w:trHeight w:val="290"/>
        </w:trPr>
        <w:tc>
          <w:tcPr>
            <w:tcW w:w="3823" w:type="dxa"/>
            <w:shd w:val="clear" w:color="auto" w:fill="auto"/>
            <w:noWrap/>
            <w:vAlign w:val="bottom"/>
            <w:hideMark/>
          </w:tcPr>
          <w:p w14:paraId="7D53161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784837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602696</w:t>
            </w:r>
          </w:p>
        </w:tc>
        <w:tc>
          <w:tcPr>
            <w:tcW w:w="4536" w:type="dxa"/>
            <w:shd w:val="clear" w:color="auto" w:fill="auto"/>
            <w:noWrap/>
            <w:vAlign w:val="bottom"/>
            <w:hideMark/>
          </w:tcPr>
          <w:p w14:paraId="31B475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carcinoma of upper lobe of right lung</w:t>
            </w:r>
          </w:p>
        </w:tc>
      </w:tr>
      <w:tr w:rsidR="00AC538D" w:rsidRPr="002032A8" w14:paraId="74FBD810" w14:textId="77777777" w:rsidTr="00D05ED3">
        <w:trPr>
          <w:trHeight w:val="290"/>
        </w:trPr>
        <w:tc>
          <w:tcPr>
            <w:tcW w:w="3823" w:type="dxa"/>
            <w:shd w:val="clear" w:color="auto" w:fill="auto"/>
            <w:noWrap/>
            <w:vAlign w:val="bottom"/>
            <w:hideMark/>
          </w:tcPr>
          <w:p w14:paraId="1A477E3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3C1D35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602697</w:t>
            </w:r>
          </w:p>
        </w:tc>
        <w:tc>
          <w:tcPr>
            <w:tcW w:w="4536" w:type="dxa"/>
            <w:shd w:val="clear" w:color="auto" w:fill="auto"/>
            <w:noWrap/>
            <w:vAlign w:val="bottom"/>
            <w:hideMark/>
          </w:tcPr>
          <w:p w14:paraId="7DD5251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squamous cell carcinoma of lower lobe of left lung</w:t>
            </w:r>
          </w:p>
        </w:tc>
      </w:tr>
      <w:tr w:rsidR="00AC538D" w:rsidRPr="002032A8" w14:paraId="0652D619" w14:textId="77777777" w:rsidTr="00D05ED3">
        <w:trPr>
          <w:trHeight w:val="290"/>
        </w:trPr>
        <w:tc>
          <w:tcPr>
            <w:tcW w:w="3823" w:type="dxa"/>
            <w:shd w:val="clear" w:color="auto" w:fill="auto"/>
            <w:noWrap/>
            <w:vAlign w:val="bottom"/>
            <w:hideMark/>
          </w:tcPr>
          <w:p w14:paraId="7C9CC46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526FD6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602682</w:t>
            </w:r>
          </w:p>
        </w:tc>
        <w:tc>
          <w:tcPr>
            <w:tcW w:w="4536" w:type="dxa"/>
            <w:shd w:val="clear" w:color="auto" w:fill="auto"/>
            <w:noWrap/>
            <w:vAlign w:val="bottom"/>
            <w:hideMark/>
          </w:tcPr>
          <w:p w14:paraId="63D53B5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large cell carcinoma of lower lobe of right lung</w:t>
            </w:r>
          </w:p>
        </w:tc>
      </w:tr>
      <w:tr w:rsidR="00AC538D" w:rsidRPr="002032A8" w14:paraId="1DDB9F19" w14:textId="77777777" w:rsidTr="00D05ED3">
        <w:trPr>
          <w:trHeight w:val="290"/>
        </w:trPr>
        <w:tc>
          <w:tcPr>
            <w:tcW w:w="3823" w:type="dxa"/>
            <w:shd w:val="clear" w:color="auto" w:fill="auto"/>
            <w:noWrap/>
            <w:vAlign w:val="bottom"/>
            <w:hideMark/>
          </w:tcPr>
          <w:p w14:paraId="32EC2DD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9A8344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602695</w:t>
            </w:r>
          </w:p>
        </w:tc>
        <w:tc>
          <w:tcPr>
            <w:tcW w:w="4536" w:type="dxa"/>
            <w:shd w:val="clear" w:color="auto" w:fill="auto"/>
            <w:noWrap/>
            <w:vAlign w:val="bottom"/>
            <w:hideMark/>
          </w:tcPr>
          <w:p w14:paraId="34EA5C1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carcinoma of middle lobe of right lung</w:t>
            </w:r>
          </w:p>
        </w:tc>
      </w:tr>
      <w:tr w:rsidR="00AC538D" w:rsidRPr="002032A8" w14:paraId="0A97F8E8" w14:textId="77777777" w:rsidTr="00D05ED3">
        <w:trPr>
          <w:trHeight w:val="290"/>
        </w:trPr>
        <w:tc>
          <w:tcPr>
            <w:tcW w:w="3823" w:type="dxa"/>
            <w:shd w:val="clear" w:color="auto" w:fill="auto"/>
            <w:noWrap/>
            <w:vAlign w:val="bottom"/>
            <w:hideMark/>
          </w:tcPr>
          <w:p w14:paraId="0D73332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77E84C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605476</w:t>
            </w:r>
          </w:p>
        </w:tc>
        <w:tc>
          <w:tcPr>
            <w:tcW w:w="4536" w:type="dxa"/>
            <w:shd w:val="clear" w:color="auto" w:fill="auto"/>
            <w:noWrap/>
            <w:vAlign w:val="bottom"/>
            <w:hideMark/>
          </w:tcPr>
          <w:p w14:paraId="6BB7F0A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carcinoma of lower lobe of right lung</w:t>
            </w:r>
          </w:p>
        </w:tc>
      </w:tr>
      <w:tr w:rsidR="00AC538D" w:rsidRPr="002032A8" w14:paraId="4E752C99" w14:textId="77777777" w:rsidTr="00D05ED3">
        <w:trPr>
          <w:trHeight w:val="290"/>
        </w:trPr>
        <w:tc>
          <w:tcPr>
            <w:tcW w:w="3823" w:type="dxa"/>
            <w:shd w:val="clear" w:color="auto" w:fill="auto"/>
            <w:noWrap/>
            <w:vAlign w:val="bottom"/>
            <w:hideMark/>
          </w:tcPr>
          <w:p w14:paraId="0334A5A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5C3316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605821</w:t>
            </w:r>
          </w:p>
        </w:tc>
        <w:tc>
          <w:tcPr>
            <w:tcW w:w="4536" w:type="dxa"/>
            <w:shd w:val="clear" w:color="auto" w:fill="auto"/>
            <w:noWrap/>
            <w:vAlign w:val="bottom"/>
            <w:hideMark/>
          </w:tcPr>
          <w:p w14:paraId="7C4A6E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Non-small cell lung carcinoma with NRG1 fusion</w:t>
            </w:r>
          </w:p>
        </w:tc>
      </w:tr>
      <w:tr w:rsidR="00AC538D" w:rsidRPr="002032A8" w14:paraId="5CACB8BC" w14:textId="77777777" w:rsidTr="00D05ED3">
        <w:trPr>
          <w:trHeight w:val="290"/>
        </w:trPr>
        <w:tc>
          <w:tcPr>
            <w:tcW w:w="3823" w:type="dxa"/>
            <w:shd w:val="clear" w:color="auto" w:fill="auto"/>
            <w:noWrap/>
            <w:vAlign w:val="bottom"/>
            <w:hideMark/>
          </w:tcPr>
          <w:p w14:paraId="003CDA3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98BB09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608925</w:t>
            </w:r>
          </w:p>
        </w:tc>
        <w:tc>
          <w:tcPr>
            <w:tcW w:w="4536" w:type="dxa"/>
            <w:shd w:val="clear" w:color="auto" w:fill="auto"/>
            <w:noWrap/>
            <w:vAlign w:val="bottom"/>
            <w:hideMark/>
          </w:tcPr>
          <w:p w14:paraId="3F02776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carcinoma of right lung</w:t>
            </w:r>
          </w:p>
        </w:tc>
      </w:tr>
      <w:tr w:rsidR="00AC538D" w:rsidRPr="002032A8" w14:paraId="3C7968BD" w14:textId="77777777" w:rsidTr="00D05ED3">
        <w:trPr>
          <w:trHeight w:val="290"/>
        </w:trPr>
        <w:tc>
          <w:tcPr>
            <w:tcW w:w="3823" w:type="dxa"/>
            <w:shd w:val="clear" w:color="auto" w:fill="auto"/>
            <w:noWrap/>
            <w:vAlign w:val="bottom"/>
            <w:hideMark/>
          </w:tcPr>
          <w:p w14:paraId="6937F5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2C70E8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608926</w:t>
            </w:r>
          </w:p>
        </w:tc>
        <w:tc>
          <w:tcPr>
            <w:tcW w:w="4536" w:type="dxa"/>
            <w:shd w:val="clear" w:color="auto" w:fill="auto"/>
            <w:noWrap/>
            <w:vAlign w:val="bottom"/>
            <w:hideMark/>
          </w:tcPr>
          <w:p w14:paraId="498633A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carcinoma of left lung</w:t>
            </w:r>
          </w:p>
        </w:tc>
      </w:tr>
      <w:tr w:rsidR="00AC538D" w:rsidRPr="002032A8" w14:paraId="346E3F98" w14:textId="77777777" w:rsidTr="00D05ED3">
        <w:trPr>
          <w:trHeight w:val="290"/>
        </w:trPr>
        <w:tc>
          <w:tcPr>
            <w:tcW w:w="3823" w:type="dxa"/>
            <w:shd w:val="clear" w:color="auto" w:fill="auto"/>
            <w:noWrap/>
            <w:vAlign w:val="bottom"/>
            <w:hideMark/>
          </w:tcPr>
          <w:p w14:paraId="18B3DBE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708CE9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609075</w:t>
            </w:r>
          </w:p>
        </w:tc>
        <w:tc>
          <w:tcPr>
            <w:tcW w:w="4536" w:type="dxa"/>
            <w:shd w:val="clear" w:color="auto" w:fill="auto"/>
            <w:noWrap/>
            <w:vAlign w:val="bottom"/>
            <w:hideMark/>
          </w:tcPr>
          <w:p w14:paraId="37EA593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non-small cell carcinoma of lower lobe of left lung</w:t>
            </w:r>
          </w:p>
        </w:tc>
      </w:tr>
      <w:tr w:rsidR="00AC538D" w:rsidRPr="002032A8" w14:paraId="7D112D20" w14:textId="77777777" w:rsidTr="00D05ED3">
        <w:trPr>
          <w:trHeight w:val="290"/>
        </w:trPr>
        <w:tc>
          <w:tcPr>
            <w:tcW w:w="3823" w:type="dxa"/>
            <w:shd w:val="clear" w:color="auto" w:fill="auto"/>
            <w:noWrap/>
            <w:vAlign w:val="bottom"/>
            <w:hideMark/>
          </w:tcPr>
          <w:p w14:paraId="048A7A2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F7D963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609076</w:t>
            </w:r>
          </w:p>
        </w:tc>
        <w:tc>
          <w:tcPr>
            <w:tcW w:w="4536" w:type="dxa"/>
            <w:shd w:val="clear" w:color="auto" w:fill="auto"/>
            <w:noWrap/>
            <w:vAlign w:val="bottom"/>
            <w:hideMark/>
          </w:tcPr>
          <w:p w14:paraId="1FF7B6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non-small cell carcinoma of middle lobe of right lung</w:t>
            </w:r>
          </w:p>
        </w:tc>
      </w:tr>
      <w:tr w:rsidR="00AC538D" w:rsidRPr="002032A8" w14:paraId="20BEE3AE" w14:textId="77777777" w:rsidTr="00D05ED3">
        <w:trPr>
          <w:trHeight w:val="290"/>
        </w:trPr>
        <w:tc>
          <w:tcPr>
            <w:tcW w:w="3823" w:type="dxa"/>
            <w:shd w:val="clear" w:color="auto" w:fill="auto"/>
            <w:noWrap/>
            <w:vAlign w:val="bottom"/>
            <w:hideMark/>
          </w:tcPr>
          <w:p w14:paraId="16FD1B3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70ABB5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609077</w:t>
            </w:r>
          </w:p>
        </w:tc>
        <w:tc>
          <w:tcPr>
            <w:tcW w:w="4536" w:type="dxa"/>
            <w:shd w:val="clear" w:color="auto" w:fill="auto"/>
            <w:noWrap/>
            <w:vAlign w:val="bottom"/>
            <w:hideMark/>
          </w:tcPr>
          <w:p w14:paraId="41C0E93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non-small cell carcinoma of upper lobe of left lung</w:t>
            </w:r>
          </w:p>
        </w:tc>
      </w:tr>
      <w:tr w:rsidR="00AC538D" w:rsidRPr="002032A8" w14:paraId="2C4FE8CC" w14:textId="77777777" w:rsidTr="00D05ED3">
        <w:trPr>
          <w:trHeight w:val="290"/>
        </w:trPr>
        <w:tc>
          <w:tcPr>
            <w:tcW w:w="3823" w:type="dxa"/>
            <w:shd w:val="clear" w:color="auto" w:fill="auto"/>
            <w:noWrap/>
            <w:vAlign w:val="bottom"/>
            <w:hideMark/>
          </w:tcPr>
          <w:p w14:paraId="56314CB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C5A20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609078</w:t>
            </w:r>
          </w:p>
        </w:tc>
        <w:tc>
          <w:tcPr>
            <w:tcW w:w="4536" w:type="dxa"/>
            <w:shd w:val="clear" w:color="auto" w:fill="auto"/>
            <w:noWrap/>
            <w:vAlign w:val="bottom"/>
            <w:hideMark/>
          </w:tcPr>
          <w:p w14:paraId="68A2101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non-small cell carcinoma of lower lobe of right lung</w:t>
            </w:r>
          </w:p>
        </w:tc>
      </w:tr>
      <w:tr w:rsidR="00AC538D" w:rsidRPr="002032A8" w14:paraId="15525264" w14:textId="77777777" w:rsidTr="00D05ED3">
        <w:trPr>
          <w:trHeight w:val="290"/>
        </w:trPr>
        <w:tc>
          <w:tcPr>
            <w:tcW w:w="3823" w:type="dxa"/>
            <w:shd w:val="clear" w:color="auto" w:fill="auto"/>
            <w:noWrap/>
            <w:vAlign w:val="bottom"/>
            <w:hideMark/>
          </w:tcPr>
          <w:p w14:paraId="10A2948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829D9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609079</w:t>
            </w:r>
          </w:p>
        </w:tc>
        <w:tc>
          <w:tcPr>
            <w:tcW w:w="4536" w:type="dxa"/>
            <w:shd w:val="clear" w:color="auto" w:fill="auto"/>
            <w:noWrap/>
            <w:vAlign w:val="bottom"/>
            <w:hideMark/>
          </w:tcPr>
          <w:p w14:paraId="087BED7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non-small cell carcinoma of right lung</w:t>
            </w:r>
          </w:p>
        </w:tc>
      </w:tr>
      <w:tr w:rsidR="00AC538D" w:rsidRPr="002032A8" w14:paraId="76A8E68E" w14:textId="77777777" w:rsidTr="00D05ED3">
        <w:trPr>
          <w:trHeight w:val="290"/>
        </w:trPr>
        <w:tc>
          <w:tcPr>
            <w:tcW w:w="3823" w:type="dxa"/>
            <w:shd w:val="clear" w:color="auto" w:fill="auto"/>
            <w:noWrap/>
            <w:vAlign w:val="bottom"/>
            <w:hideMark/>
          </w:tcPr>
          <w:p w14:paraId="122F7D7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2ED7F2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609080</w:t>
            </w:r>
          </w:p>
        </w:tc>
        <w:tc>
          <w:tcPr>
            <w:tcW w:w="4536" w:type="dxa"/>
            <w:shd w:val="clear" w:color="auto" w:fill="auto"/>
            <w:noWrap/>
            <w:vAlign w:val="bottom"/>
            <w:hideMark/>
          </w:tcPr>
          <w:p w14:paraId="2C348A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non-small cell carcinoma of left lung</w:t>
            </w:r>
          </w:p>
        </w:tc>
      </w:tr>
      <w:tr w:rsidR="00AC538D" w:rsidRPr="002032A8" w14:paraId="416BD689" w14:textId="77777777" w:rsidTr="00D05ED3">
        <w:trPr>
          <w:trHeight w:val="290"/>
        </w:trPr>
        <w:tc>
          <w:tcPr>
            <w:tcW w:w="3823" w:type="dxa"/>
            <w:shd w:val="clear" w:color="auto" w:fill="auto"/>
            <w:noWrap/>
            <w:vAlign w:val="bottom"/>
            <w:hideMark/>
          </w:tcPr>
          <w:p w14:paraId="48A1DAF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459CF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609081</w:t>
            </w:r>
          </w:p>
        </w:tc>
        <w:tc>
          <w:tcPr>
            <w:tcW w:w="4536" w:type="dxa"/>
            <w:shd w:val="clear" w:color="auto" w:fill="auto"/>
            <w:noWrap/>
            <w:vAlign w:val="bottom"/>
            <w:hideMark/>
          </w:tcPr>
          <w:p w14:paraId="046C14E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non-small cell carcinoma of upper lobe of right lung</w:t>
            </w:r>
          </w:p>
        </w:tc>
      </w:tr>
      <w:tr w:rsidR="00AC538D" w:rsidRPr="002032A8" w14:paraId="3A69A8AC" w14:textId="77777777" w:rsidTr="00D05ED3">
        <w:trPr>
          <w:trHeight w:val="290"/>
        </w:trPr>
        <w:tc>
          <w:tcPr>
            <w:tcW w:w="3823" w:type="dxa"/>
            <w:shd w:val="clear" w:color="auto" w:fill="auto"/>
            <w:noWrap/>
            <w:vAlign w:val="bottom"/>
            <w:hideMark/>
          </w:tcPr>
          <w:p w14:paraId="61122B1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10B418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605445</w:t>
            </w:r>
          </w:p>
        </w:tc>
        <w:tc>
          <w:tcPr>
            <w:tcW w:w="4536" w:type="dxa"/>
            <w:shd w:val="clear" w:color="auto" w:fill="auto"/>
            <w:noWrap/>
            <w:vAlign w:val="bottom"/>
            <w:hideMark/>
          </w:tcPr>
          <w:p w14:paraId="77DED3A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large cell carcinoma of lower lobe of left lung</w:t>
            </w:r>
          </w:p>
        </w:tc>
      </w:tr>
      <w:tr w:rsidR="00AC538D" w:rsidRPr="002032A8" w14:paraId="11D8A9A5" w14:textId="77777777" w:rsidTr="00D05ED3">
        <w:trPr>
          <w:trHeight w:val="290"/>
        </w:trPr>
        <w:tc>
          <w:tcPr>
            <w:tcW w:w="3823" w:type="dxa"/>
            <w:shd w:val="clear" w:color="auto" w:fill="auto"/>
            <w:noWrap/>
            <w:vAlign w:val="bottom"/>
            <w:hideMark/>
          </w:tcPr>
          <w:p w14:paraId="0278989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782A4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605446</w:t>
            </w:r>
          </w:p>
        </w:tc>
        <w:tc>
          <w:tcPr>
            <w:tcW w:w="4536" w:type="dxa"/>
            <w:shd w:val="clear" w:color="auto" w:fill="auto"/>
            <w:noWrap/>
            <w:vAlign w:val="bottom"/>
            <w:hideMark/>
          </w:tcPr>
          <w:p w14:paraId="1A00200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large cell carcinoma of upper lobe of left lung</w:t>
            </w:r>
          </w:p>
        </w:tc>
      </w:tr>
      <w:tr w:rsidR="00AC538D" w:rsidRPr="002032A8" w14:paraId="1E4E05A6" w14:textId="77777777" w:rsidTr="00D05ED3">
        <w:trPr>
          <w:trHeight w:val="290"/>
        </w:trPr>
        <w:tc>
          <w:tcPr>
            <w:tcW w:w="3823" w:type="dxa"/>
            <w:shd w:val="clear" w:color="auto" w:fill="auto"/>
            <w:noWrap/>
            <w:vAlign w:val="bottom"/>
            <w:hideMark/>
          </w:tcPr>
          <w:p w14:paraId="3FF0EC4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8A4D7E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605447</w:t>
            </w:r>
          </w:p>
        </w:tc>
        <w:tc>
          <w:tcPr>
            <w:tcW w:w="4536" w:type="dxa"/>
            <w:shd w:val="clear" w:color="auto" w:fill="auto"/>
            <w:noWrap/>
            <w:vAlign w:val="bottom"/>
            <w:hideMark/>
          </w:tcPr>
          <w:p w14:paraId="06FC76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large cell carcinoma of upper lobe of right lung</w:t>
            </w:r>
          </w:p>
        </w:tc>
      </w:tr>
      <w:tr w:rsidR="00AC538D" w:rsidRPr="002032A8" w14:paraId="6A407FA7" w14:textId="77777777" w:rsidTr="00D05ED3">
        <w:trPr>
          <w:trHeight w:val="290"/>
        </w:trPr>
        <w:tc>
          <w:tcPr>
            <w:tcW w:w="3823" w:type="dxa"/>
            <w:shd w:val="clear" w:color="auto" w:fill="auto"/>
            <w:noWrap/>
            <w:vAlign w:val="bottom"/>
            <w:hideMark/>
          </w:tcPr>
          <w:p w14:paraId="323B635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B5F80C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4093960</w:t>
            </w:r>
          </w:p>
        </w:tc>
        <w:tc>
          <w:tcPr>
            <w:tcW w:w="4536" w:type="dxa"/>
            <w:shd w:val="clear" w:color="auto" w:fill="auto"/>
            <w:noWrap/>
            <w:vAlign w:val="bottom"/>
            <w:hideMark/>
          </w:tcPr>
          <w:p w14:paraId="09DC79F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bronchus and lung</w:t>
            </w:r>
          </w:p>
        </w:tc>
      </w:tr>
      <w:tr w:rsidR="00AC538D" w:rsidRPr="002032A8" w14:paraId="26BF5446" w14:textId="77777777" w:rsidTr="00D05ED3">
        <w:trPr>
          <w:trHeight w:val="290"/>
        </w:trPr>
        <w:tc>
          <w:tcPr>
            <w:tcW w:w="3823" w:type="dxa"/>
            <w:shd w:val="clear" w:color="auto" w:fill="auto"/>
            <w:noWrap/>
            <w:vAlign w:val="bottom"/>
            <w:hideMark/>
          </w:tcPr>
          <w:p w14:paraId="476E11F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4B42A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4093962</w:t>
            </w:r>
          </w:p>
        </w:tc>
        <w:tc>
          <w:tcPr>
            <w:tcW w:w="4536" w:type="dxa"/>
            <w:shd w:val="clear" w:color="auto" w:fill="auto"/>
            <w:noWrap/>
            <w:vAlign w:val="bottom"/>
            <w:hideMark/>
          </w:tcPr>
          <w:p w14:paraId="6EE01C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upper lobe bronchus and lung</w:t>
            </w:r>
          </w:p>
        </w:tc>
      </w:tr>
      <w:tr w:rsidR="00AC538D" w:rsidRPr="002032A8" w14:paraId="5629436E" w14:textId="77777777" w:rsidTr="00D05ED3">
        <w:trPr>
          <w:trHeight w:val="290"/>
        </w:trPr>
        <w:tc>
          <w:tcPr>
            <w:tcW w:w="3823" w:type="dxa"/>
            <w:shd w:val="clear" w:color="auto" w:fill="auto"/>
            <w:noWrap/>
            <w:vAlign w:val="bottom"/>
            <w:hideMark/>
          </w:tcPr>
          <w:p w14:paraId="1510D8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23FFD2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4098914</w:t>
            </w:r>
          </w:p>
        </w:tc>
        <w:tc>
          <w:tcPr>
            <w:tcW w:w="4536" w:type="dxa"/>
            <w:shd w:val="clear" w:color="auto" w:fill="auto"/>
            <w:noWrap/>
            <w:vAlign w:val="bottom"/>
            <w:hideMark/>
          </w:tcPr>
          <w:p w14:paraId="2BE047A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middle lobe bronchus and lung</w:t>
            </w:r>
          </w:p>
        </w:tc>
      </w:tr>
      <w:tr w:rsidR="00AC538D" w:rsidRPr="002032A8" w14:paraId="26EA165F" w14:textId="77777777" w:rsidTr="00D05ED3">
        <w:trPr>
          <w:trHeight w:val="290"/>
        </w:trPr>
        <w:tc>
          <w:tcPr>
            <w:tcW w:w="3823" w:type="dxa"/>
            <w:shd w:val="clear" w:color="auto" w:fill="auto"/>
            <w:noWrap/>
            <w:vAlign w:val="bottom"/>
            <w:hideMark/>
          </w:tcPr>
          <w:p w14:paraId="080CBF8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C1CA5D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4098915</w:t>
            </w:r>
          </w:p>
        </w:tc>
        <w:tc>
          <w:tcPr>
            <w:tcW w:w="4536" w:type="dxa"/>
            <w:shd w:val="clear" w:color="auto" w:fill="auto"/>
            <w:noWrap/>
            <w:vAlign w:val="bottom"/>
            <w:hideMark/>
          </w:tcPr>
          <w:p w14:paraId="2211FB8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lower lobe bronchus and lung</w:t>
            </w:r>
          </w:p>
        </w:tc>
      </w:tr>
      <w:tr w:rsidR="00AC538D" w:rsidRPr="002032A8" w14:paraId="7BC0333C" w14:textId="77777777" w:rsidTr="00D05ED3">
        <w:trPr>
          <w:trHeight w:val="290"/>
        </w:trPr>
        <w:tc>
          <w:tcPr>
            <w:tcW w:w="3823" w:type="dxa"/>
            <w:shd w:val="clear" w:color="auto" w:fill="auto"/>
            <w:noWrap/>
            <w:vAlign w:val="bottom"/>
            <w:hideMark/>
          </w:tcPr>
          <w:p w14:paraId="7D690F2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2783B4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4110589</w:t>
            </w:r>
          </w:p>
        </w:tc>
        <w:tc>
          <w:tcPr>
            <w:tcW w:w="4536" w:type="dxa"/>
            <w:shd w:val="clear" w:color="auto" w:fill="auto"/>
            <w:noWrap/>
            <w:vAlign w:val="bottom"/>
            <w:hideMark/>
          </w:tcPr>
          <w:p w14:paraId="19876F2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Large cell carcinoma of lung</w:t>
            </w:r>
          </w:p>
        </w:tc>
      </w:tr>
      <w:tr w:rsidR="00AC538D" w:rsidRPr="002032A8" w14:paraId="2349AFE5" w14:textId="77777777" w:rsidTr="00D05ED3">
        <w:trPr>
          <w:trHeight w:val="290"/>
        </w:trPr>
        <w:tc>
          <w:tcPr>
            <w:tcW w:w="3823" w:type="dxa"/>
            <w:shd w:val="clear" w:color="auto" w:fill="auto"/>
            <w:noWrap/>
            <w:vAlign w:val="bottom"/>
            <w:hideMark/>
          </w:tcPr>
          <w:p w14:paraId="177A7F9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17E2C0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4110590</w:t>
            </w:r>
          </w:p>
        </w:tc>
        <w:tc>
          <w:tcPr>
            <w:tcW w:w="4536" w:type="dxa"/>
            <w:shd w:val="clear" w:color="auto" w:fill="auto"/>
            <w:noWrap/>
            <w:vAlign w:val="bottom"/>
            <w:hideMark/>
          </w:tcPr>
          <w:p w14:paraId="706D119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Giant cell carcinoma of lung</w:t>
            </w:r>
          </w:p>
        </w:tc>
      </w:tr>
      <w:tr w:rsidR="00AC538D" w:rsidRPr="002032A8" w14:paraId="7800844C" w14:textId="77777777" w:rsidTr="00D05ED3">
        <w:trPr>
          <w:trHeight w:val="290"/>
        </w:trPr>
        <w:tc>
          <w:tcPr>
            <w:tcW w:w="3823" w:type="dxa"/>
            <w:shd w:val="clear" w:color="auto" w:fill="auto"/>
            <w:noWrap/>
            <w:vAlign w:val="bottom"/>
            <w:hideMark/>
          </w:tcPr>
          <w:p w14:paraId="5CEDA1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355FBF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4110591</w:t>
            </w:r>
          </w:p>
        </w:tc>
        <w:tc>
          <w:tcPr>
            <w:tcW w:w="4536" w:type="dxa"/>
            <w:shd w:val="clear" w:color="auto" w:fill="auto"/>
            <w:noWrap/>
            <w:vAlign w:val="bottom"/>
            <w:hideMark/>
          </w:tcPr>
          <w:p w14:paraId="34B0A6E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Small cell carcinoma of lung</w:t>
            </w:r>
          </w:p>
        </w:tc>
      </w:tr>
      <w:tr w:rsidR="00AC538D" w:rsidRPr="002032A8" w14:paraId="0FF79D55" w14:textId="77777777" w:rsidTr="00D05ED3">
        <w:trPr>
          <w:trHeight w:val="290"/>
        </w:trPr>
        <w:tc>
          <w:tcPr>
            <w:tcW w:w="3823" w:type="dxa"/>
            <w:shd w:val="clear" w:color="auto" w:fill="auto"/>
            <w:noWrap/>
            <w:vAlign w:val="bottom"/>
            <w:hideMark/>
          </w:tcPr>
          <w:p w14:paraId="46E04C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5DAEC3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4110705</w:t>
            </w:r>
          </w:p>
        </w:tc>
        <w:tc>
          <w:tcPr>
            <w:tcW w:w="4536" w:type="dxa"/>
            <w:shd w:val="clear" w:color="auto" w:fill="auto"/>
            <w:noWrap/>
            <w:vAlign w:val="bottom"/>
            <w:hideMark/>
          </w:tcPr>
          <w:p w14:paraId="5AA53BE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lung</w:t>
            </w:r>
          </w:p>
        </w:tc>
      </w:tr>
      <w:tr w:rsidR="00AC538D" w:rsidRPr="00AC538D" w14:paraId="71174B76" w14:textId="77777777" w:rsidTr="00D05ED3">
        <w:trPr>
          <w:trHeight w:val="290"/>
        </w:trPr>
        <w:tc>
          <w:tcPr>
            <w:tcW w:w="3823" w:type="dxa"/>
            <w:shd w:val="clear" w:color="auto" w:fill="auto"/>
            <w:noWrap/>
            <w:vAlign w:val="bottom"/>
            <w:hideMark/>
          </w:tcPr>
          <w:p w14:paraId="295B70E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406985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4112738</w:t>
            </w:r>
          </w:p>
        </w:tc>
        <w:tc>
          <w:tcPr>
            <w:tcW w:w="4536" w:type="dxa"/>
            <w:shd w:val="clear" w:color="auto" w:fill="auto"/>
            <w:noWrap/>
            <w:vAlign w:val="bottom"/>
            <w:hideMark/>
          </w:tcPr>
          <w:p w14:paraId="7C0F46A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lung</w:t>
            </w:r>
          </w:p>
        </w:tc>
      </w:tr>
      <w:tr w:rsidR="00AC538D" w:rsidRPr="002032A8" w14:paraId="090B9CCF" w14:textId="77777777" w:rsidTr="00D05ED3">
        <w:trPr>
          <w:trHeight w:val="290"/>
        </w:trPr>
        <w:tc>
          <w:tcPr>
            <w:tcW w:w="3823" w:type="dxa"/>
            <w:shd w:val="clear" w:color="auto" w:fill="auto"/>
            <w:noWrap/>
            <w:vAlign w:val="bottom"/>
            <w:hideMark/>
          </w:tcPr>
          <w:p w14:paraId="25B6EE5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5E379C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4112739</w:t>
            </w:r>
          </w:p>
        </w:tc>
        <w:tc>
          <w:tcPr>
            <w:tcW w:w="4536" w:type="dxa"/>
            <w:shd w:val="clear" w:color="auto" w:fill="auto"/>
            <w:noWrap/>
            <w:vAlign w:val="bottom"/>
            <w:hideMark/>
          </w:tcPr>
          <w:p w14:paraId="32C34A7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Oat cell carcinoma of lung</w:t>
            </w:r>
          </w:p>
        </w:tc>
      </w:tr>
      <w:tr w:rsidR="00AC538D" w:rsidRPr="002032A8" w14:paraId="04FE6579" w14:textId="77777777" w:rsidTr="00D05ED3">
        <w:trPr>
          <w:trHeight w:val="290"/>
        </w:trPr>
        <w:tc>
          <w:tcPr>
            <w:tcW w:w="3823" w:type="dxa"/>
            <w:shd w:val="clear" w:color="auto" w:fill="auto"/>
            <w:noWrap/>
            <w:vAlign w:val="bottom"/>
            <w:hideMark/>
          </w:tcPr>
          <w:p w14:paraId="1D8B56D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58E4A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4112740</w:t>
            </w:r>
          </w:p>
        </w:tc>
        <w:tc>
          <w:tcPr>
            <w:tcW w:w="4536" w:type="dxa"/>
            <w:shd w:val="clear" w:color="auto" w:fill="auto"/>
            <w:noWrap/>
            <w:vAlign w:val="bottom"/>
            <w:hideMark/>
          </w:tcPr>
          <w:p w14:paraId="3ECACBE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lung parenchyma</w:t>
            </w:r>
          </w:p>
        </w:tc>
      </w:tr>
      <w:tr w:rsidR="00AC538D" w:rsidRPr="002032A8" w14:paraId="179CDBD3" w14:textId="77777777" w:rsidTr="00D05ED3">
        <w:trPr>
          <w:trHeight w:val="290"/>
        </w:trPr>
        <w:tc>
          <w:tcPr>
            <w:tcW w:w="3823" w:type="dxa"/>
            <w:shd w:val="clear" w:color="auto" w:fill="auto"/>
            <w:noWrap/>
            <w:vAlign w:val="bottom"/>
            <w:hideMark/>
          </w:tcPr>
          <w:p w14:paraId="2E8777A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E06DB7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4155293</w:t>
            </w:r>
          </w:p>
        </w:tc>
        <w:tc>
          <w:tcPr>
            <w:tcW w:w="4536" w:type="dxa"/>
            <w:shd w:val="clear" w:color="auto" w:fill="auto"/>
            <w:noWrap/>
            <w:vAlign w:val="bottom"/>
            <w:hideMark/>
          </w:tcPr>
          <w:p w14:paraId="081E909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lower lobe, bronchus or lung</w:t>
            </w:r>
          </w:p>
        </w:tc>
      </w:tr>
      <w:tr w:rsidR="00AC538D" w:rsidRPr="002032A8" w14:paraId="38FD4388" w14:textId="77777777" w:rsidTr="00D05ED3">
        <w:trPr>
          <w:trHeight w:val="290"/>
        </w:trPr>
        <w:tc>
          <w:tcPr>
            <w:tcW w:w="3823" w:type="dxa"/>
            <w:shd w:val="clear" w:color="auto" w:fill="auto"/>
            <w:noWrap/>
            <w:vAlign w:val="bottom"/>
            <w:hideMark/>
          </w:tcPr>
          <w:p w14:paraId="77A9FCA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F4D713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4243127</w:t>
            </w:r>
          </w:p>
        </w:tc>
        <w:tc>
          <w:tcPr>
            <w:tcW w:w="4536" w:type="dxa"/>
            <w:shd w:val="clear" w:color="auto" w:fill="auto"/>
            <w:noWrap/>
            <w:vAlign w:val="bottom"/>
            <w:hideMark/>
          </w:tcPr>
          <w:p w14:paraId="68FC7A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hilus of lung</w:t>
            </w:r>
          </w:p>
        </w:tc>
      </w:tr>
      <w:tr w:rsidR="00AC538D" w:rsidRPr="002032A8" w14:paraId="54B7FDCC" w14:textId="77777777" w:rsidTr="00D05ED3">
        <w:trPr>
          <w:trHeight w:val="290"/>
        </w:trPr>
        <w:tc>
          <w:tcPr>
            <w:tcW w:w="3823" w:type="dxa"/>
            <w:shd w:val="clear" w:color="auto" w:fill="auto"/>
            <w:noWrap/>
            <w:vAlign w:val="bottom"/>
            <w:hideMark/>
          </w:tcPr>
          <w:p w14:paraId="67148BF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A49D76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4244505</w:t>
            </w:r>
          </w:p>
        </w:tc>
        <w:tc>
          <w:tcPr>
            <w:tcW w:w="4536" w:type="dxa"/>
            <w:shd w:val="clear" w:color="auto" w:fill="auto"/>
            <w:noWrap/>
            <w:vAlign w:val="bottom"/>
            <w:hideMark/>
          </w:tcPr>
          <w:p w14:paraId="1DDA248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left upper lobe of lung</w:t>
            </w:r>
          </w:p>
        </w:tc>
      </w:tr>
      <w:tr w:rsidR="00AC538D" w:rsidRPr="002032A8" w14:paraId="3D1CE009" w14:textId="77777777" w:rsidTr="00D05ED3">
        <w:trPr>
          <w:trHeight w:val="290"/>
        </w:trPr>
        <w:tc>
          <w:tcPr>
            <w:tcW w:w="3823" w:type="dxa"/>
            <w:shd w:val="clear" w:color="auto" w:fill="auto"/>
            <w:noWrap/>
            <w:vAlign w:val="bottom"/>
            <w:hideMark/>
          </w:tcPr>
          <w:p w14:paraId="319062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B11A93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4243137</w:t>
            </w:r>
          </w:p>
        </w:tc>
        <w:tc>
          <w:tcPr>
            <w:tcW w:w="4536" w:type="dxa"/>
            <w:shd w:val="clear" w:color="auto" w:fill="auto"/>
            <w:noWrap/>
            <w:vAlign w:val="bottom"/>
            <w:hideMark/>
          </w:tcPr>
          <w:p w14:paraId="3F94736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left lower lobe of lung</w:t>
            </w:r>
          </w:p>
        </w:tc>
      </w:tr>
      <w:tr w:rsidR="00AC538D" w:rsidRPr="002032A8" w14:paraId="744504E1" w14:textId="77777777" w:rsidTr="00D05ED3">
        <w:trPr>
          <w:trHeight w:val="290"/>
        </w:trPr>
        <w:tc>
          <w:tcPr>
            <w:tcW w:w="3823" w:type="dxa"/>
            <w:shd w:val="clear" w:color="auto" w:fill="auto"/>
            <w:noWrap/>
            <w:vAlign w:val="bottom"/>
            <w:hideMark/>
          </w:tcPr>
          <w:p w14:paraId="17CB7F0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4D50D8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4241895</w:t>
            </w:r>
          </w:p>
        </w:tc>
        <w:tc>
          <w:tcPr>
            <w:tcW w:w="4536" w:type="dxa"/>
            <w:shd w:val="clear" w:color="auto" w:fill="auto"/>
            <w:noWrap/>
            <w:vAlign w:val="bottom"/>
            <w:hideMark/>
          </w:tcPr>
          <w:p w14:paraId="2C73DF2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right lower lobe of lung</w:t>
            </w:r>
          </w:p>
        </w:tc>
      </w:tr>
      <w:tr w:rsidR="00AC538D" w:rsidRPr="002032A8" w14:paraId="1C40B2AF" w14:textId="77777777" w:rsidTr="00D05ED3">
        <w:trPr>
          <w:trHeight w:val="290"/>
        </w:trPr>
        <w:tc>
          <w:tcPr>
            <w:tcW w:w="3823" w:type="dxa"/>
            <w:shd w:val="clear" w:color="auto" w:fill="auto"/>
            <w:noWrap/>
            <w:vAlign w:val="bottom"/>
            <w:hideMark/>
          </w:tcPr>
          <w:p w14:paraId="16D9158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11C14E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4245564</w:t>
            </w:r>
          </w:p>
        </w:tc>
        <w:tc>
          <w:tcPr>
            <w:tcW w:w="4536" w:type="dxa"/>
            <w:shd w:val="clear" w:color="auto" w:fill="auto"/>
            <w:noWrap/>
            <w:vAlign w:val="bottom"/>
            <w:hideMark/>
          </w:tcPr>
          <w:p w14:paraId="4D5A4C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right middle lobe of lung</w:t>
            </w:r>
          </w:p>
        </w:tc>
      </w:tr>
      <w:tr w:rsidR="00AC538D" w:rsidRPr="002032A8" w14:paraId="24840F0B" w14:textId="77777777" w:rsidTr="00D05ED3">
        <w:trPr>
          <w:trHeight w:val="290"/>
        </w:trPr>
        <w:tc>
          <w:tcPr>
            <w:tcW w:w="3823" w:type="dxa"/>
            <w:shd w:val="clear" w:color="auto" w:fill="auto"/>
            <w:noWrap/>
            <w:vAlign w:val="bottom"/>
            <w:hideMark/>
          </w:tcPr>
          <w:p w14:paraId="79139A1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00C7A1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4245565</w:t>
            </w:r>
          </w:p>
        </w:tc>
        <w:tc>
          <w:tcPr>
            <w:tcW w:w="4536" w:type="dxa"/>
            <w:shd w:val="clear" w:color="auto" w:fill="auto"/>
            <w:noWrap/>
            <w:vAlign w:val="bottom"/>
            <w:hideMark/>
          </w:tcPr>
          <w:p w14:paraId="79B4B4A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right upper lobe of lung</w:t>
            </w:r>
          </w:p>
        </w:tc>
      </w:tr>
      <w:tr w:rsidR="00AC538D" w:rsidRPr="002032A8" w14:paraId="1C6B2E9D" w14:textId="77777777" w:rsidTr="00D05ED3">
        <w:trPr>
          <w:trHeight w:val="290"/>
        </w:trPr>
        <w:tc>
          <w:tcPr>
            <w:tcW w:w="3823" w:type="dxa"/>
            <w:shd w:val="clear" w:color="auto" w:fill="auto"/>
            <w:noWrap/>
            <w:vAlign w:val="bottom"/>
            <w:hideMark/>
          </w:tcPr>
          <w:p w14:paraId="7941D1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D00479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4308784</w:t>
            </w:r>
          </w:p>
        </w:tc>
        <w:tc>
          <w:tcPr>
            <w:tcW w:w="4536" w:type="dxa"/>
            <w:shd w:val="clear" w:color="auto" w:fill="auto"/>
            <w:noWrap/>
            <w:vAlign w:val="bottom"/>
            <w:hideMark/>
          </w:tcPr>
          <w:p w14:paraId="3EC8121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lung, stage I</w:t>
            </w:r>
          </w:p>
        </w:tc>
      </w:tr>
      <w:tr w:rsidR="00AC538D" w:rsidRPr="002032A8" w14:paraId="6C5C02EE" w14:textId="77777777" w:rsidTr="00D05ED3">
        <w:trPr>
          <w:trHeight w:val="290"/>
        </w:trPr>
        <w:tc>
          <w:tcPr>
            <w:tcW w:w="3823" w:type="dxa"/>
            <w:shd w:val="clear" w:color="auto" w:fill="auto"/>
            <w:noWrap/>
            <w:vAlign w:val="bottom"/>
            <w:hideMark/>
          </w:tcPr>
          <w:p w14:paraId="56E7F53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BB7BB1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4312274</w:t>
            </w:r>
          </w:p>
        </w:tc>
        <w:tc>
          <w:tcPr>
            <w:tcW w:w="4536" w:type="dxa"/>
            <w:shd w:val="clear" w:color="auto" w:fill="auto"/>
            <w:noWrap/>
            <w:vAlign w:val="bottom"/>
            <w:hideMark/>
          </w:tcPr>
          <w:p w14:paraId="729229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lung, TNM stage 4</w:t>
            </w:r>
          </w:p>
        </w:tc>
      </w:tr>
      <w:tr w:rsidR="00AC538D" w:rsidRPr="002032A8" w14:paraId="351D9D67" w14:textId="77777777" w:rsidTr="00D05ED3">
        <w:trPr>
          <w:trHeight w:val="290"/>
        </w:trPr>
        <w:tc>
          <w:tcPr>
            <w:tcW w:w="3823" w:type="dxa"/>
            <w:shd w:val="clear" w:color="auto" w:fill="auto"/>
            <w:noWrap/>
            <w:vAlign w:val="bottom"/>
            <w:hideMark/>
          </w:tcPr>
          <w:p w14:paraId="20E95E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3ED295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4314040</w:t>
            </w:r>
          </w:p>
        </w:tc>
        <w:tc>
          <w:tcPr>
            <w:tcW w:w="4536" w:type="dxa"/>
            <w:shd w:val="clear" w:color="auto" w:fill="auto"/>
            <w:noWrap/>
            <w:vAlign w:val="bottom"/>
            <w:hideMark/>
          </w:tcPr>
          <w:p w14:paraId="2C5788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Large cell carcinoma of lung, TNM stage 1</w:t>
            </w:r>
          </w:p>
        </w:tc>
      </w:tr>
      <w:tr w:rsidR="00AC538D" w:rsidRPr="002032A8" w14:paraId="54934F59" w14:textId="77777777" w:rsidTr="00D05ED3">
        <w:trPr>
          <w:trHeight w:val="290"/>
        </w:trPr>
        <w:tc>
          <w:tcPr>
            <w:tcW w:w="3823" w:type="dxa"/>
            <w:shd w:val="clear" w:color="auto" w:fill="auto"/>
            <w:noWrap/>
            <w:vAlign w:val="bottom"/>
            <w:hideMark/>
          </w:tcPr>
          <w:p w14:paraId="4C2C43A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92BF8D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4314156</w:t>
            </w:r>
          </w:p>
        </w:tc>
        <w:tc>
          <w:tcPr>
            <w:tcW w:w="4536" w:type="dxa"/>
            <w:shd w:val="clear" w:color="auto" w:fill="auto"/>
            <w:noWrap/>
            <w:vAlign w:val="bottom"/>
            <w:hideMark/>
          </w:tcPr>
          <w:p w14:paraId="06F7340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lung, stage IV</w:t>
            </w:r>
          </w:p>
        </w:tc>
      </w:tr>
      <w:tr w:rsidR="00AC538D" w:rsidRPr="002032A8" w14:paraId="4D0492F7" w14:textId="77777777" w:rsidTr="00D05ED3">
        <w:trPr>
          <w:trHeight w:val="290"/>
        </w:trPr>
        <w:tc>
          <w:tcPr>
            <w:tcW w:w="3823" w:type="dxa"/>
            <w:shd w:val="clear" w:color="auto" w:fill="auto"/>
            <w:noWrap/>
            <w:vAlign w:val="bottom"/>
            <w:hideMark/>
          </w:tcPr>
          <w:p w14:paraId="3257F7A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3C39D5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4314172</w:t>
            </w:r>
          </w:p>
        </w:tc>
        <w:tc>
          <w:tcPr>
            <w:tcW w:w="4536" w:type="dxa"/>
            <w:shd w:val="clear" w:color="auto" w:fill="auto"/>
            <w:noWrap/>
            <w:vAlign w:val="bottom"/>
            <w:hideMark/>
          </w:tcPr>
          <w:p w14:paraId="3278529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Non-small cell carcinoma of lung, TNM stage 2</w:t>
            </w:r>
          </w:p>
        </w:tc>
      </w:tr>
      <w:tr w:rsidR="00AC538D" w:rsidRPr="002032A8" w14:paraId="55397AC2" w14:textId="77777777" w:rsidTr="00D05ED3">
        <w:trPr>
          <w:trHeight w:val="290"/>
        </w:trPr>
        <w:tc>
          <w:tcPr>
            <w:tcW w:w="3823" w:type="dxa"/>
            <w:shd w:val="clear" w:color="auto" w:fill="auto"/>
            <w:noWrap/>
            <w:vAlign w:val="bottom"/>
            <w:hideMark/>
          </w:tcPr>
          <w:p w14:paraId="4386E51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90FC1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4314832</w:t>
            </w:r>
          </w:p>
        </w:tc>
        <w:tc>
          <w:tcPr>
            <w:tcW w:w="4536" w:type="dxa"/>
            <w:shd w:val="clear" w:color="auto" w:fill="auto"/>
            <w:noWrap/>
            <w:vAlign w:val="bottom"/>
            <w:hideMark/>
          </w:tcPr>
          <w:p w14:paraId="5C9182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lung, stage II</w:t>
            </w:r>
          </w:p>
        </w:tc>
      </w:tr>
      <w:tr w:rsidR="00AC538D" w:rsidRPr="002032A8" w14:paraId="0371EFED" w14:textId="77777777" w:rsidTr="00D05ED3">
        <w:trPr>
          <w:trHeight w:val="290"/>
        </w:trPr>
        <w:tc>
          <w:tcPr>
            <w:tcW w:w="3823" w:type="dxa"/>
            <w:shd w:val="clear" w:color="auto" w:fill="auto"/>
            <w:noWrap/>
            <w:vAlign w:val="bottom"/>
            <w:hideMark/>
          </w:tcPr>
          <w:p w14:paraId="192757B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55CEF4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4307118</w:t>
            </w:r>
          </w:p>
        </w:tc>
        <w:tc>
          <w:tcPr>
            <w:tcW w:w="4536" w:type="dxa"/>
            <w:shd w:val="clear" w:color="auto" w:fill="auto"/>
            <w:noWrap/>
            <w:vAlign w:val="bottom"/>
            <w:hideMark/>
          </w:tcPr>
          <w:p w14:paraId="295380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Large cell carcinoma of lung, TNM stage 2</w:t>
            </w:r>
          </w:p>
        </w:tc>
      </w:tr>
      <w:tr w:rsidR="00AC538D" w:rsidRPr="002032A8" w14:paraId="0DA545FC" w14:textId="77777777" w:rsidTr="00D05ED3">
        <w:trPr>
          <w:trHeight w:val="290"/>
        </w:trPr>
        <w:tc>
          <w:tcPr>
            <w:tcW w:w="3823" w:type="dxa"/>
            <w:shd w:val="clear" w:color="auto" w:fill="auto"/>
            <w:noWrap/>
            <w:vAlign w:val="bottom"/>
            <w:hideMark/>
          </w:tcPr>
          <w:p w14:paraId="450DF7E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3ECBB4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4308479</w:t>
            </w:r>
          </w:p>
        </w:tc>
        <w:tc>
          <w:tcPr>
            <w:tcW w:w="4536" w:type="dxa"/>
            <w:shd w:val="clear" w:color="auto" w:fill="auto"/>
            <w:noWrap/>
            <w:vAlign w:val="bottom"/>
            <w:hideMark/>
          </w:tcPr>
          <w:p w14:paraId="6BD9628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Non-small cell carcinoma of lung, TNM stage 4</w:t>
            </w:r>
          </w:p>
        </w:tc>
      </w:tr>
      <w:tr w:rsidR="00AC538D" w:rsidRPr="002032A8" w14:paraId="2EE786D1" w14:textId="77777777" w:rsidTr="00D05ED3">
        <w:trPr>
          <w:trHeight w:val="290"/>
        </w:trPr>
        <w:tc>
          <w:tcPr>
            <w:tcW w:w="3823" w:type="dxa"/>
            <w:shd w:val="clear" w:color="auto" w:fill="auto"/>
            <w:noWrap/>
            <w:vAlign w:val="bottom"/>
            <w:hideMark/>
          </w:tcPr>
          <w:p w14:paraId="187A9AE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2957F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4310703</w:t>
            </w:r>
          </w:p>
        </w:tc>
        <w:tc>
          <w:tcPr>
            <w:tcW w:w="4536" w:type="dxa"/>
            <w:shd w:val="clear" w:color="auto" w:fill="auto"/>
            <w:noWrap/>
            <w:vAlign w:val="bottom"/>
            <w:hideMark/>
          </w:tcPr>
          <w:p w14:paraId="2C40040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Non-small cell carcinoma of lung, TNM stage 1</w:t>
            </w:r>
          </w:p>
        </w:tc>
      </w:tr>
      <w:tr w:rsidR="00AC538D" w:rsidRPr="002032A8" w14:paraId="08657F87" w14:textId="77777777" w:rsidTr="00D05ED3">
        <w:trPr>
          <w:trHeight w:val="290"/>
        </w:trPr>
        <w:tc>
          <w:tcPr>
            <w:tcW w:w="3823" w:type="dxa"/>
            <w:shd w:val="clear" w:color="auto" w:fill="auto"/>
            <w:noWrap/>
            <w:vAlign w:val="bottom"/>
            <w:hideMark/>
          </w:tcPr>
          <w:p w14:paraId="032BC69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16E26F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4311452</w:t>
            </w:r>
          </w:p>
        </w:tc>
        <w:tc>
          <w:tcPr>
            <w:tcW w:w="4536" w:type="dxa"/>
            <w:shd w:val="clear" w:color="auto" w:fill="auto"/>
            <w:noWrap/>
            <w:vAlign w:val="bottom"/>
            <w:hideMark/>
          </w:tcPr>
          <w:p w14:paraId="39DA57C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lung, stage III</w:t>
            </w:r>
          </w:p>
        </w:tc>
      </w:tr>
      <w:tr w:rsidR="00AC538D" w:rsidRPr="002032A8" w14:paraId="4DF1E073" w14:textId="77777777" w:rsidTr="00D05ED3">
        <w:trPr>
          <w:trHeight w:val="290"/>
        </w:trPr>
        <w:tc>
          <w:tcPr>
            <w:tcW w:w="3823" w:type="dxa"/>
            <w:shd w:val="clear" w:color="auto" w:fill="auto"/>
            <w:noWrap/>
            <w:vAlign w:val="bottom"/>
            <w:hideMark/>
          </w:tcPr>
          <w:p w14:paraId="38DA0D8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04693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4311997</w:t>
            </w:r>
          </w:p>
        </w:tc>
        <w:tc>
          <w:tcPr>
            <w:tcW w:w="4536" w:type="dxa"/>
            <w:shd w:val="clear" w:color="auto" w:fill="auto"/>
            <w:noWrap/>
            <w:vAlign w:val="bottom"/>
            <w:hideMark/>
          </w:tcPr>
          <w:p w14:paraId="4EA2931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Non-small cell carcinoma of lung, TNM stage 3</w:t>
            </w:r>
          </w:p>
        </w:tc>
      </w:tr>
      <w:tr w:rsidR="00AC538D" w:rsidRPr="002032A8" w14:paraId="547CDB64" w14:textId="77777777" w:rsidTr="00D05ED3">
        <w:trPr>
          <w:trHeight w:val="290"/>
        </w:trPr>
        <w:tc>
          <w:tcPr>
            <w:tcW w:w="3823" w:type="dxa"/>
            <w:shd w:val="clear" w:color="auto" w:fill="auto"/>
            <w:noWrap/>
            <w:vAlign w:val="bottom"/>
            <w:hideMark/>
          </w:tcPr>
          <w:p w14:paraId="533C88B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455FF1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4312768</w:t>
            </w:r>
          </w:p>
        </w:tc>
        <w:tc>
          <w:tcPr>
            <w:tcW w:w="4536" w:type="dxa"/>
            <w:shd w:val="clear" w:color="auto" w:fill="auto"/>
            <w:noWrap/>
            <w:vAlign w:val="bottom"/>
            <w:hideMark/>
          </w:tcPr>
          <w:p w14:paraId="0228060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Large cell carcinoma of lung, TNM stage 3</w:t>
            </w:r>
          </w:p>
        </w:tc>
      </w:tr>
      <w:tr w:rsidR="00AC538D" w:rsidRPr="002032A8" w14:paraId="763FD143" w14:textId="77777777" w:rsidTr="00D05ED3">
        <w:trPr>
          <w:trHeight w:val="290"/>
        </w:trPr>
        <w:tc>
          <w:tcPr>
            <w:tcW w:w="3823" w:type="dxa"/>
            <w:shd w:val="clear" w:color="auto" w:fill="auto"/>
            <w:noWrap/>
            <w:vAlign w:val="bottom"/>
            <w:hideMark/>
          </w:tcPr>
          <w:p w14:paraId="54F96DC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FF59C6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4310448</w:t>
            </w:r>
          </w:p>
        </w:tc>
        <w:tc>
          <w:tcPr>
            <w:tcW w:w="4536" w:type="dxa"/>
            <w:shd w:val="clear" w:color="auto" w:fill="auto"/>
            <w:noWrap/>
            <w:vAlign w:val="bottom"/>
            <w:hideMark/>
          </w:tcPr>
          <w:p w14:paraId="0C7EC45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lung, TNM stage 1</w:t>
            </w:r>
          </w:p>
        </w:tc>
      </w:tr>
      <w:tr w:rsidR="00AC538D" w:rsidRPr="002032A8" w14:paraId="763887A8" w14:textId="77777777" w:rsidTr="00D05ED3">
        <w:trPr>
          <w:trHeight w:val="290"/>
        </w:trPr>
        <w:tc>
          <w:tcPr>
            <w:tcW w:w="3823" w:type="dxa"/>
            <w:shd w:val="clear" w:color="auto" w:fill="auto"/>
            <w:noWrap/>
            <w:vAlign w:val="bottom"/>
            <w:hideMark/>
          </w:tcPr>
          <w:p w14:paraId="094C015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3DCF06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4313200</w:t>
            </w:r>
          </w:p>
        </w:tc>
        <w:tc>
          <w:tcPr>
            <w:tcW w:w="4536" w:type="dxa"/>
            <w:shd w:val="clear" w:color="auto" w:fill="auto"/>
            <w:noWrap/>
            <w:vAlign w:val="bottom"/>
            <w:hideMark/>
          </w:tcPr>
          <w:p w14:paraId="0DFE776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lung, TNM stage 2</w:t>
            </w:r>
          </w:p>
        </w:tc>
      </w:tr>
      <w:tr w:rsidR="00AC538D" w:rsidRPr="002032A8" w14:paraId="76413DE9" w14:textId="77777777" w:rsidTr="00D05ED3">
        <w:trPr>
          <w:trHeight w:val="290"/>
        </w:trPr>
        <w:tc>
          <w:tcPr>
            <w:tcW w:w="3823" w:type="dxa"/>
            <w:shd w:val="clear" w:color="auto" w:fill="auto"/>
            <w:noWrap/>
            <w:vAlign w:val="bottom"/>
            <w:hideMark/>
          </w:tcPr>
          <w:p w14:paraId="71B929E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78A20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4313751</w:t>
            </w:r>
          </w:p>
        </w:tc>
        <w:tc>
          <w:tcPr>
            <w:tcW w:w="4536" w:type="dxa"/>
            <w:shd w:val="clear" w:color="auto" w:fill="auto"/>
            <w:noWrap/>
            <w:vAlign w:val="bottom"/>
            <w:hideMark/>
          </w:tcPr>
          <w:p w14:paraId="3900FEF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Large cell carcinoma of lung, TNM stage 4</w:t>
            </w:r>
          </w:p>
        </w:tc>
      </w:tr>
      <w:tr w:rsidR="00AC538D" w:rsidRPr="002032A8" w14:paraId="4676F6D0" w14:textId="77777777" w:rsidTr="00D05ED3">
        <w:trPr>
          <w:trHeight w:val="290"/>
        </w:trPr>
        <w:tc>
          <w:tcPr>
            <w:tcW w:w="3823" w:type="dxa"/>
            <w:shd w:val="clear" w:color="auto" w:fill="auto"/>
            <w:noWrap/>
            <w:vAlign w:val="bottom"/>
            <w:hideMark/>
          </w:tcPr>
          <w:p w14:paraId="3FF1161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EE979B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4322387</w:t>
            </w:r>
          </w:p>
        </w:tc>
        <w:tc>
          <w:tcPr>
            <w:tcW w:w="4536" w:type="dxa"/>
            <w:shd w:val="clear" w:color="auto" w:fill="auto"/>
            <w:noWrap/>
            <w:vAlign w:val="bottom"/>
            <w:hideMark/>
          </w:tcPr>
          <w:p w14:paraId="7DEE9F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lung, TNM stage 3</w:t>
            </w:r>
          </w:p>
        </w:tc>
      </w:tr>
      <w:tr w:rsidR="00AC538D" w:rsidRPr="002032A8" w14:paraId="758E1941" w14:textId="77777777" w:rsidTr="00D05ED3">
        <w:trPr>
          <w:trHeight w:val="290"/>
        </w:trPr>
        <w:tc>
          <w:tcPr>
            <w:tcW w:w="3823" w:type="dxa"/>
            <w:shd w:val="clear" w:color="auto" w:fill="auto"/>
            <w:noWrap/>
            <w:vAlign w:val="bottom"/>
            <w:hideMark/>
          </w:tcPr>
          <w:p w14:paraId="5CE75F3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33C3F5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36686537</w:t>
            </w:r>
          </w:p>
        </w:tc>
        <w:tc>
          <w:tcPr>
            <w:tcW w:w="4536" w:type="dxa"/>
            <w:shd w:val="clear" w:color="auto" w:fill="auto"/>
            <w:noWrap/>
            <w:vAlign w:val="bottom"/>
            <w:hideMark/>
          </w:tcPr>
          <w:p w14:paraId="295679D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Large cell carcinoma of left lung</w:t>
            </w:r>
          </w:p>
        </w:tc>
      </w:tr>
      <w:tr w:rsidR="00AC538D" w:rsidRPr="002032A8" w14:paraId="15F0B40E" w14:textId="77777777" w:rsidTr="00D05ED3">
        <w:trPr>
          <w:trHeight w:val="290"/>
        </w:trPr>
        <w:tc>
          <w:tcPr>
            <w:tcW w:w="3823" w:type="dxa"/>
            <w:shd w:val="clear" w:color="auto" w:fill="auto"/>
            <w:noWrap/>
            <w:vAlign w:val="bottom"/>
            <w:hideMark/>
          </w:tcPr>
          <w:p w14:paraId="676BCA1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D35FCA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36686538</w:t>
            </w:r>
          </w:p>
        </w:tc>
        <w:tc>
          <w:tcPr>
            <w:tcW w:w="4536" w:type="dxa"/>
            <w:shd w:val="clear" w:color="auto" w:fill="auto"/>
            <w:noWrap/>
            <w:vAlign w:val="bottom"/>
            <w:hideMark/>
          </w:tcPr>
          <w:p w14:paraId="0B2B448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Large cell carcinoma of right lung</w:t>
            </w:r>
          </w:p>
        </w:tc>
      </w:tr>
      <w:tr w:rsidR="00AC538D" w:rsidRPr="002032A8" w14:paraId="75515C9F" w14:textId="77777777" w:rsidTr="00D05ED3">
        <w:trPr>
          <w:trHeight w:val="290"/>
        </w:trPr>
        <w:tc>
          <w:tcPr>
            <w:tcW w:w="3823" w:type="dxa"/>
            <w:shd w:val="clear" w:color="auto" w:fill="auto"/>
            <w:noWrap/>
            <w:vAlign w:val="bottom"/>
            <w:hideMark/>
          </w:tcPr>
          <w:p w14:paraId="4E383BB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E5822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36712815</w:t>
            </w:r>
          </w:p>
        </w:tc>
        <w:tc>
          <w:tcPr>
            <w:tcW w:w="4536" w:type="dxa"/>
            <w:shd w:val="clear" w:color="auto" w:fill="auto"/>
            <w:noWrap/>
            <w:vAlign w:val="bottom"/>
            <w:hideMark/>
          </w:tcPr>
          <w:p w14:paraId="76389FA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left lung</w:t>
            </w:r>
          </w:p>
        </w:tc>
      </w:tr>
      <w:tr w:rsidR="00AC538D" w:rsidRPr="002032A8" w14:paraId="153AF8DB" w14:textId="77777777" w:rsidTr="00D05ED3">
        <w:trPr>
          <w:trHeight w:val="290"/>
        </w:trPr>
        <w:tc>
          <w:tcPr>
            <w:tcW w:w="3823" w:type="dxa"/>
            <w:shd w:val="clear" w:color="auto" w:fill="auto"/>
            <w:noWrap/>
            <w:vAlign w:val="bottom"/>
            <w:hideMark/>
          </w:tcPr>
          <w:p w14:paraId="4D5B3E5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0727B5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36712816</w:t>
            </w:r>
          </w:p>
        </w:tc>
        <w:tc>
          <w:tcPr>
            <w:tcW w:w="4536" w:type="dxa"/>
            <w:shd w:val="clear" w:color="auto" w:fill="auto"/>
            <w:noWrap/>
            <w:vAlign w:val="bottom"/>
            <w:hideMark/>
          </w:tcPr>
          <w:p w14:paraId="02F1E7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right lung</w:t>
            </w:r>
          </w:p>
        </w:tc>
      </w:tr>
      <w:tr w:rsidR="00AC538D" w:rsidRPr="00AC538D" w14:paraId="2BD68606" w14:textId="77777777" w:rsidTr="00D05ED3">
        <w:trPr>
          <w:trHeight w:val="290"/>
        </w:trPr>
        <w:tc>
          <w:tcPr>
            <w:tcW w:w="3823" w:type="dxa"/>
            <w:shd w:val="clear" w:color="auto" w:fill="auto"/>
            <w:noWrap/>
            <w:vAlign w:val="bottom"/>
            <w:hideMark/>
          </w:tcPr>
          <w:p w14:paraId="1269B67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C88BF1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36712981</w:t>
            </w:r>
          </w:p>
        </w:tc>
        <w:tc>
          <w:tcPr>
            <w:tcW w:w="4536" w:type="dxa"/>
            <w:shd w:val="clear" w:color="auto" w:fill="auto"/>
            <w:noWrap/>
            <w:vAlign w:val="bottom"/>
            <w:hideMark/>
          </w:tcPr>
          <w:p w14:paraId="25182F2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right lung</w:t>
            </w:r>
          </w:p>
        </w:tc>
      </w:tr>
      <w:tr w:rsidR="00AC538D" w:rsidRPr="002032A8" w14:paraId="6FD519DC" w14:textId="77777777" w:rsidTr="00D05ED3">
        <w:trPr>
          <w:trHeight w:val="290"/>
        </w:trPr>
        <w:tc>
          <w:tcPr>
            <w:tcW w:w="3823" w:type="dxa"/>
            <w:shd w:val="clear" w:color="auto" w:fill="auto"/>
            <w:noWrap/>
            <w:vAlign w:val="bottom"/>
            <w:hideMark/>
          </w:tcPr>
          <w:p w14:paraId="5FE0624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E263B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36717017</w:t>
            </w:r>
          </w:p>
        </w:tc>
        <w:tc>
          <w:tcPr>
            <w:tcW w:w="4536" w:type="dxa"/>
            <w:shd w:val="clear" w:color="auto" w:fill="auto"/>
            <w:noWrap/>
            <w:vAlign w:val="bottom"/>
            <w:hideMark/>
          </w:tcPr>
          <w:p w14:paraId="5BD0AE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upper lobe of right lung</w:t>
            </w:r>
          </w:p>
        </w:tc>
      </w:tr>
      <w:tr w:rsidR="00AC538D" w:rsidRPr="002032A8" w14:paraId="1CBC85AC" w14:textId="77777777" w:rsidTr="00D05ED3">
        <w:trPr>
          <w:trHeight w:val="290"/>
        </w:trPr>
        <w:tc>
          <w:tcPr>
            <w:tcW w:w="3823" w:type="dxa"/>
            <w:shd w:val="clear" w:color="auto" w:fill="auto"/>
            <w:noWrap/>
            <w:vAlign w:val="bottom"/>
            <w:hideMark/>
          </w:tcPr>
          <w:p w14:paraId="5D4E0ED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69C737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36712707</w:t>
            </w:r>
          </w:p>
        </w:tc>
        <w:tc>
          <w:tcPr>
            <w:tcW w:w="4536" w:type="dxa"/>
            <w:shd w:val="clear" w:color="auto" w:fill="auto"/>
            <w:noWrap/>
            <w:vAlign w:val="bottom"/>
            <w:hideMark/>
          </w:tcPr>
          <w:p w14:paraId="0B06BE3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lower lobe of left lung</w:t>
            </w:r>
          </w:p>
        </w:tc>
      </w:tr>
      <w:tr w:rsidR="00AC538D" w:rsidRPr="002032A8" w14:paraId="7BF62A91" w14:textId="77777777" w:rsidTr="00D05ED3">
        <w:trPr>
          <w:trHeight w:val="290"/>
        </w:trPr>
        <w:tc>
          <w:tcPr>
            <w:tcW w:w="3823" w:type="dxa"/>
            <w:shd w:val="clear" w:color="auto" w:fill="auto"/>
            <w:noWrap/>
            <w:vAlign w:val="bottom"/>
            <w:hideMark/>
          </w:tcPr>
          <w:p w14:paraId="0760DFB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A734D3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36712708</w:t>
            </w:r>
          </w:p>
        </w:tc>
        <w:tc>
          <w:tcPr>
            <w:tcW w:w="4536" w:type="dxa"/>
            <w:shd w:val="clear" w:color="auto" w:fill="auto"/>
            <w:noWrap/>
            <w:vAlign w:val="bottom"/>
            <w:hideMark/>
          </w:tcPr>
          <w:p w14:paraId="246619B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upper lobe of left lung</w:t>
            </w:r>
          </w:p>
        </w:tc>
      </w:tr>
      <w:tr w:rsidR="00AC538D" w:rsidRPr="002032A8" w14:paraId="6C78D948" w14:textId="77777777" w:rsidTr="00D05ED3">
        <w:trPr>
          <w:trHeight w:val="290"/>
        </w:trPr>
        <w:tc>
          <w:tcPr>
            <w:tcW w:w="3823" w:type="dxa"/>
            <w:shd w:val="clear" w:color="auto" w:fill="auto"/>
            <w:noWrap/>
            <w:vAlign w:val="bottom"/>
            <w:hideMark/>
          </w:tcPr>
          <w:p w14:paraId="2DCC04B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6DEE7D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36712709</w:t>
            </w:r>
          </w:p>
        </w:tc>
        <w:tc>
          <w:tcPr>
            <w:tcW w:w="4536" w:type="dxa"/>
            <w:shd w:val="clear" w:color="auto" w:fill="auto"/>
            <w:noWrap/>
            <w:vAlign w:val="bottom"/>
            <w:hideMark/>
          </w:tcPr>
          <w:p w14:paraId="3070A50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lower lobe of right lung</w:t>
            </w:r>
          </w:p>
        </w:tc>
      </w:tr>
      <w:tr w:rsidR="00AC538D" w:rsidRPr="002032A8" w14:paraId="51A627A9" w14:textId="77777777" w:rsidTr="00D05ED3">
        <w:trPr>
          <w:trHeight w:val="290"/>
        </w:trPr>
        <w:tc>
          <w:tcPr>
            <w:tcW w:w="3823" w:type="dxa"/>
            <w:shd w:val="clear" w:color="auto" w:fill="auto"/>
            <w:noWrap/>
            <w:vAlign w:val="bottom"/>
            <w:hideMark/>
          </w:tcPr>
          <w:p w14:paraId="73349F2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4C9BE7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36713366</w:t>
            </w:r>
          </w:p>
        </w:tc>
        <w:tc>
          <w:tcPr>
            <w:tcW w:w="4536" w:type="dxa"/>
            <w:shd w:val="clear" w:color="auto" w:fill="auto"/>
            <w:noWrap/>
            <w:vAlign w:val="bottom"/>
            <w:hideMark/>
          </w:tcPr>
          <w:p w14:paraId="0A9D5A8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Extensive stage primary small cell carcinoma of lung</w:t>
            </w:r>
          </w:p>
        </w:tc>
      </w:tr>
      <w:tr w:rsidR="00AC538D" w:rsidRPr="002032A8" w14:paraId="5BA5E017" w14:textId="77777777" w:rsidTr="00D05ED3">
        <w:trPr>
          <w:trHeight w:val="290"/>
        </w:trPr>
        <w:tc>
          <w:tcPr>
            <w:tcW w:w="3823" w:type="dxa"/>
            <w:shd w:val="clear" w:color="auto" w:fill="auto"/>
            <w:noWrap/>
            <w:vAlign w:val="bottom"/>
            <w:hideMark/>
          </w:tcPr>
          <w:p w14:paraId="6E4C509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0BC94A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37312138</w:t>
            </w:r>
          </w:p>
        </w:tc>
        <w:tc>
          <w:tcPr>
            <w:tcW w:w="4536" w:type="dxa"/>
            <w:shd w:val="clear" w:color="auto" w:fill="auto"/>
            <w:noWrap/>
            <w:vAlign w:val="bottom"/>
            <w:hideMark/>
          </w:tcPr>
          <w:p w14:paraId="5D9FEF2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Non-mucinous adenocarcinoma in situ of lung</w:t>
            </w:r>
          </w:p>
        </w:tc>
      </w:tr>
      <w:tr w:rsidR="00AC538D" w:rsidRPr="00AC538D" w14:paraId="3FCAF732" w14:textId="77777777" w:rsidTr="00D05ED3">
        <w:trPr>
          <w:trHeight w:val="290"/>
        </w:trPr>
        <w:tc>
          <w:tcPr>
            <w:tcW w:w="3823" w:type="dxa"/>
            <w:shd w:val="clear" w:color="auto" w:fill="auto"/>
            <w:noWrap/>
            <w:vAlign w:val="bottom"/>
            <w:hideMark/>
          </w:tcPr>
          <w:p w14:paraId="0592B78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896D84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37311684</w:t>
            </w:r>
          </w:p>
        </w:tc>
        <w:tc>
          <w:tcPr>
            <w:tcW w:w="4536" w:type="dxa"/>
            <w:shd w:val="clear" w:color="auto" w:fill="auto"/>
            <w:noWrap/>
            <w:vAlign w:val="bottom"/>
            <w:hideMark/>
          </w:tcPr>
          <w:p w14:paraId="7DF51F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Acinar cell cystadenocarcinoma of lung</w:t>
            </w:r>
          </w:p>
        </w:tc>
      </w:tr>
      <w:tr w:rsidR="00AC538D" w:rsidRPr="00AC538D" w14:paraId="76A70B19" w14:textId="77777777" w:rsidTr="00D05ED3">
        <w:trPr>
          <w:trHeight w:val="290"/>
        </w:trPr>
        <w:tc>
          <w:tcPr>
            <w:tcW w:w="3823" w:type="dxa"/>
            <w:shd w:val="clear" w:color="auto" w:fill="auto"/>
            <w:noWrap/>
            <w:vAlign w:val="bottom"/>
            <w:hideMark/>
          </w:tcPr>
          <w:p w14:paraId="687A0A4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CEA6E0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40492938</w:t>
            </w:r>
          </w:p>
        </w:tc>
        <w:tc>
          <w:tcPr>
            <w:tcW w:w="4536" w:type="dxa"/>
            <w:shd w:val="clear" w:color="auto" w:fill="auto"/>
            <w:noWrap/>
            <w:vAlign w:val="bottom"/>
            <w:hideMark/>
          </w:tcPr>
          <w:p w14:paraId="388C3A5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lung</w:t>
            </w:r>
          </w:p>
        </w:tc>
      </w:tr>
      <w:tr w:rsidR="00AC538D" w:rsidRPr="00AC538D" w14:paraId="2C7D25CD" w14:textId="77777777" w:rsidTr="00D05ED3">
        <w:trPr>
          <w:trHeight w:val="290"/>
        </w:trPr>
        <w:tc>
          <w:tcPr>
            <w:tcW w:w="3823" w:type="dxa"/>
            <w:shd w:val="clear" w:color="auto" w:fill="auto"/>
            <w:noWrap/>
            <w:vAlign w:val="bottom"/>
            <w:hideMark/>
          </w:tcPr>
          <w:p w14:paraId="0161A2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9ABF7D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42539251</w:t>
            </w:r>
          </w:p>
        </w:tc>
        <w:tc>
          <w:tcPr>
            <w:tcW w:w="4536" w:type="dxa"/>
            <w:shd w:val="clear" w:color="auto" w:fill="auto"/>
            <w:noWrap/>
            <w:vAlign w:val="bottom"/>
            <w:hideMark/>
          </w:tcPr>
          <w:p w14:paraId="7550814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left lung</w:t>
            </w:r>
          </w:p>
        </w:tc>
      </w:tr>
      <w:tr w:rsidR="00AC538D" w:rsidRPr="00AC538D" w14:paraId="491D184B" w14:textId="77777777" w:rsidTr="00D05ED3">
        <w:trPr>
          <w:trHeight w:val="290"/>
        </w:trPr>
        <w:tc>
          <w:tcPr>
            <w:tcW w:w="3823" w:type="dxa"/>
            <w:shd w:val="clear" w:color="auto" w:fill="auto"/>
            <w:noWrap/>
            <w:vAlign w:val="bottom"/>
            <w:hideMark/>
          </w:tcPr>
          <w:p w14:paraId="581FFBF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E1232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45768916</w:t>
            </w:r>
          </w:p>
        </w:tc>
        <w:tc>
          <w:tcPr>
            <w:tcW w:w="4536" w:type="dxa"/>
            <w:shd w:val="clear" w:color="auto" w:fill="auto"/>
            <w:noWrap/>
            <w:vAlign w:val="bottom"/>
            <w:hideMark/>
          </w:tcPr>
          <w:p w14:paraId="7B24AD6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lung</w:t>
            </w:r>
          </w:p>
        </w:tc>
      </w:tr>
      <w:tr w:rsidR="00AC538D" w:rsidRPr="002032A8" w14:paraId="383450A7" w14:textId="77777777" w:rsidTr="00D05ED3">
        <w:trPr>
          <w:trHeight w:val="290"/>
        </w:trPr>
        <w:tc>
          <w:tcPr>
            <w:tcW w:w="3823" w:type="dxa"/>
            <w:shd w:val="clear" w:color="auto" w:fill="auto"/>
            <w:noWrap/>
            <w:vAlign w:val="bottom"/>
            <w:hideMark/>
          </w:tcPr>
          <w:p w14:paraId="7C39C0F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EADE8F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45768917</w:t>
            </w:r>
          </w:p>
        </w:tc>
        <w:tc>
          <w:tcPr>
            <w:tcW w:w="4536" w:type="dxa"/>
            <w:shd w:val="clear" w:color="auto" w:fill="auto"/>
            <w:noWrap/>
            <w:vAlign w:val="bottom"/>
            <w:hideMark/>
          </w:tcPr>
          <w:p w14:paraId="00CF9FD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mucinous adenocarcinoma of lung</w:t>
            </w:r>
          </w:p>
        </w:tc>
      </w:tr>
      <w:tr w:rsidR="00AC538D" w:rsidRPr="002032A8" w14:paraId="4BF4C5C0" w14:textId="77777777" w:rsidTr="00D05ED3">
        <w:trPr>
          <w:trHeight w:val="290"/>
        </w:trPr>
        <w:tc>
          <w:tcPr>
            <w:tcW w:w="3823" w:type="dxa"/>
            <w:shd w:val="clear" w:color="auto" w:fill="auto"/>
            <w:noWrap/>
            <w:vAlign w:val="bottom"/>
            <w:hideMark/>
          </w:tcPr>
          <w:p w14:paraId="4A06E41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5685DD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45768918</w:t>
            </w:r>
          </w:p>
        </w:tc>
        <w:tc>
          <w:tcPr>
            <w:tcW w:w="4536" w:type="dxa"/>
            <w:shd w:val="clear" w:color="auto" w:fill="auto"/>
            <w:noWrap/>
            <w:vAlign w:val="bottom"/>
            <w:hideMark/>
          </w:tcPr>
          <w:p w14:paraId="0FE47F4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clear cell squamous cell carcinoma of lung</w:t>
            </w:r>
          </w:p>
        </w:tc>
      </w:tr>
      <w:tr w:rsidR="00AC538D" w:rsidRPr="002032A8" w14:paraId="06F6BC78" w14:textId="77777777" w:rsidTr="00D05ED3">
        <w:trPr>
          <w:trHeight w:val="290"/>
        </w:trPr>
        <w:tc>
          <w:tcPr>
            <w:tcW w:w="3823" w:type="dxa"/>
            <w:shd w:val="clear" w:color="auto" w:fill="auto"/>
            <w:noWrap/>
            <w:vAlign w:val="bottom"/>
            <w:hideMark/>
          </w:tcPr>
          <w:p w14:paraId="08533E9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C956A5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45768919</w:t>
            </w:r>
          </w:p>
        </w:tc>
        <w:tc>
          <w:tcPr>
            <w:tcW w:w="4536" w:type="dxa"/>
            <w:shd w:val="clear" w:color="auto" w:fill="auto"/>
            <w:noWrap/>
            <w:vAlign w:val="bottom"/>
            <w:hideMark/>
          </w:tcPr>
          <w:p w14:paraId="0B1D87F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basaloid squamous cell carcinoma of lung</w:t>
            </w:r>
          </w:p>
        </w:tc>
      </w:tr>
      <w:tr w:rsidR="00AC538D" w:rsidRPr="002032A8" w14:paraId="03B5136B" w14:textId="77777777" w:rsidTr="00D05ED3">
        <w:trPr>
          <w:trHeight w:val="290"/>
        </w:trPr>
        <w:tc>
          <w:tcPr>
            <w:tcW w:w="3823" w:type="dxa"/>
            <w:shd w:val="clear" w:color="auto" w:fill="auto"/>
            <w:noWrap/>
            <w:vAlign w:val="bottom"/>
            <w:hideMark/>
          </w:tcPr>
          <w:p w14:paraId="42A90CF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A63B44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45768920</w:t>
            </w:r>
          </w:p>
        </w:tc>
        <w:tc>
          <w:tcPr>
            <w:tcW w:w="4536" w:type="dxa"/>
            <w:shd w:val="clear" w:color="auto" w:fill="auto"/>
            <w:noWrap/>
            <w:vAlign w:val="bottom"/>
            <w:hideMark/>
          </w:tcPr>
          <w:p w14:paraId="0E08D3E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undifferentiated carcinoma of lung</w:t>
            </w:r>
          </w:p>
        </w:tc>
      </w:tr>
      <w:tr w:rsidR="00AC538D" w:rsidRPr="002032A8" w14:paraId="75E9C480" w14:textId="77777777" w:rsidTr="00D05ED3">
        <w:trPr>
          <w:trHeight w:val="290"/>
        </w:trPr>
        <w:tc>
          <w:tcPr>
            <w:tcW w:w="3823" w:type="dxa"/>
            <w:shd w:val="clear" w:color="auto" w:fill="auto"/>
            <w:noWrap/>
            <w:vAlign w:val="bottom"/>
            <w:hideMark/>
          </w:tcPr>
          <w:p w14:paraId="54B6979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BE2134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45768921</w:t>
            </w:r>
          </w:p>
        </w:tc>
        <w:tc>
          <w:tcPr>
            <w:tcW w:w="4536" w:type="dxa"/>
            <w:shd w:val="clear" w:color="auto" w:fill="auto"/>
            <w:noWrap/>
            <w:vAlign w:val="bottom"/>
            <w:hideMark/>
          </w:tcPr>
          <w:p w14:paraId="2B0B91E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spindle cell carcinoma of lung</w:t>
            </w:r>
          </w:p>
        </w:tc>
      </w:tr>
      <w:tr w:rsidR="00AC538D" w:rsidRPr="002032A8" w14:paraId="6AC3D18F" w14:textId="77777777" w:rsidTr="00D05ED3">
        <w:trPr>
          <w:trHeight w:val="290"/>
        </w:trPr>
        <w:tc>
          <w:tcPr>
            <w:tcW w:w="3823" w:type="dxa"/>
            <w:shd w:val="clear" w:color="auto" w:fill="auto"/>
            <w:noWrap/>
            <w:vAlign w:val="bottom"/>
            <w:hideMark/>
          </w:tcPr>
          <w:p w14:paraId="2424646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32D823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45768922</w:t>
            </w:r>
          </w:p>
        </w:tc>
        <w:tc>
          <w:tcPr>
            <w:tcW w:w="4536" w:type="dxa"/>
            <w:shd w:val="clear" w:color="auto" w:fill="auto"/>
            <w:noWrap/>
            <w:vAlign w:val="bottom"/>
            <w:hideMark/>
          </w:tcPr>
          <w:p w14:paraId="23EA336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pleomorphic carcinoma of lung</w:t>
            </w:r>
          </w:p>
        </w:tc>
      </w:tr>
      <w:tr w:rsidR="00AC538D" w:rsidRPr="00AC538D" w14:paraId="6DF6BB94" w14:textId="77777777" w:rsidTr="00D05ED3">
        <w:trPr>
          <w:trHeight w:val="290"/>
        </w:trPr>
        <w:tc>
          <w:tcPr>
            <w:tcW w:w="3823" w:type="dxa"/>
            <w:shd w:val="clear" w:color="auto" w:fill="auto"/>
            <w:noWrap/>
            <w:vAlign w:val="bottom"/>
            <w:hideMark/>
          </w:tcPr>
          <w:p w14:paraId="754B498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451373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45768923</w:t>
            </w:r>
          </w:p>
        </w:tc>
        <w:tc>
          <w:tcPr>
            <w:tcW w:w="4536" w:type="dxa"/>
            <w:shd w:val="clear" w:color="auto" w:fill="auto"/>
            <w:noWrap/>
            <w:vAlign w:val="bottom"/>
            <w:hideMark/>
          </w:tcPr>
          <w:p w14:paraId="1AC0B5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pseudosarcomatous carcinoma of lung</w:t>
            </w:r>
          </w:p>
        </w:tc>
      </w:tr>
      <w:tr w:rsidR="00AC538D" w:rsidRPr="002032A8" w14:paraId="5C08A079" w14:textId="77777777" w:rsidTr="00D05ED3">
        <w:trPr>
          <w:trHeight w:val="290"/>
        </w:trPr>
        <w:tc>
          <w:tcPr>
            <w:tcW w:w="3823" w:type="dxa"/>
            <w:shd w:val="clear" w:color="auto" w:fill="auto"/>
            <w:noWrap/>
            <w:vAlign w:val="bottom"/>
            <w:hideMark/>
          </w:tcPr>
          <w:p w14:paraId="2D8720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3FEE16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45768927</w:t>
            </w:r>
          </w:p>
        </w:tc>
        <w:tc>
          <w:tcPr>
            <w:tcW w:w="4536" w:type="dxa"/>
            <w:shd w:val="clear" w:color="auto" w:fill="auto"/>
            <w:noWrap/>
            <w:vAlign w:val="bottom"/>
            <w:hideMark/>
          </w:tcPr>
          <w:p w14:paraId="5418F1F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myoepithelial carcinoma of lung</w:t>
            </w:r>
          </w:p>
        </w:tc>
      </w:tr>
      <w:tr w:rsidR="00AC538D" w:rsidRPr="002032A8" w14:paraId="201A9C10" w14:textId="77777777" w:rsidTr="00D05ED3">
        <w:trPr>
          <w:trHeight w:val="290"/>
        </w:trPr>
        <w:tc>
          <w:tcPr>
            <w:tcW w:w="3823" w:type="dxa"/>
            <w:shd w:val="clear" w:color="auto" w:fill="auto"/>
            <w:noWrap/>
            <w:vAlign w:val="bottom"/>
            <w:hideMark/>
          </w:tcPr>
          <w:p w14:paraId="52011DD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FE1CF4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45768928</w:t>
            </w:r>
          </w:p>
        </w:tc>
        <w:tc>
          <w:tcPr>
            <w:tcW w:w="4536" w:type="dxa"/>
            <w:shd w:val="clear" w:color="auto" w:fill="auto"/>
            <w:noWrap/>
            <w:vAlign w:val="bottom"/>
            <w:hideMark/>
          </w:tcPr>
          <w:p w14:paraId="64DA271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adenoid cystic carcinoma of lung</w:t>
            </w:r>
          </w:p>
        </w:tc>
      </w:tr>
      <w:tr w:rsidR="00AC538D" w:rsidRPr="002032A8" w14:paraId="6842A610" w14:textId="77777777" w:rsidTr="00D05ED3">
        <w:trPr>
          <w:trHeight w:val="290"/>
        </w:trPr>
        <w:tc>
          <w:tcPr>
            <w:tcW w:w="3823" w:type="dxa"/>
            <w:shd w:val="clear" w:color="auto" w:fill="auto"/>
            <w:noWrap/>
            <w:vAlign w:val="bottom"/>
            <w:hideMark/>
          </w:tcPr>
          <w:p w14:paraId="37E1CB3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C3D8F5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45768929</w:t>
            </w:r>
          </w:p>
        </w:tc>
        <w:tc>
          <w:tcPr>
            <w:tcW w:w="4536" w:type="dxa"/>
            <w:shd w:val="clear" w:color="auto" w:fill="auto"/>
            <w:noWrap/>
            <w:vAlign w:val="bottom"/>
            <w:hideMark/>
          </w:tcPr>
          <w:p w14:paraId="10B0C35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salivary gland type carcinoma of lung</w:t>
            </w:r>
          </w:p>
        </w:tc>
      </w:tr>
      <w:tr w:rsidR="00AC538D" w:rsidRPr="002032A8" w14:paraId="442D8F67" w14:textId="77777777" w:rsidTr="00D05ED3">
        <w:trPr>
          <w:trHeight w:val="290"/>
        </w:trPr>
        <w:tc>
          <w:tcPr>
            <w:tcW w:w="3823" w:type="dxa"/>
            <w:shd w:val="clear" w:color="auto" w:fill="auto"/>
            <w:noWrap/>
            <w:vAlign w:val="bottom"/>
            <w:hideMark/>
          </w:tcPr>
          <w:p w14:paraId="5FE99C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01C98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45768930</w:t>
            </w:r>
          </w:p>
        </w:tc>
        <w:tc>
          <w:tcPr>
            <w:tcW w:w="4536" w:type="dxa"/>
            <w:shd w:val="clear" w:color="auto" w:fill="auto"/>
            <w:noWrap/>
            <w:vAlign w:val="bottom"/>
            <w:hideMark/>
          </w:tcPr>
          <w:p w14:paraId="0404B8A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mixed mucinous and non-mucinous bronchiolo-alveolar carcinoma of lung</w:t>
            </w:r>
          </w:p>
        </w:tc>
      </w:tr>
      <w:tr w:rsidR="00AC538D" w:rsidRPr="002032A8" w14:paraId="0A400D1D" w14:textId="77777777" w:rsidTr="00D05ED3">
        <w:trPr>
          <w:trHeight w:val="290"/>
        </w:trPr>
        <w:tc>
          <w:tcPr>
            <w:tcW w:w="3823" w:type="dxa"/>
            <w:shd w:val="clear" w:color="auto" w:fill="auto"/>
            <w:noWrap/>
            <w:vAlign w:val="bottom"/>
            <w:hideMark/>
          </w:tcPr>
          <w:p w14:paraId="22E331F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101B35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45768931</w:t>
            </w:r>
          </w:p>
        </w:tc>
        <w:tc>
          <w:tcPr>
            <w:tcW w:w="4536" w:type="dxa"/>
            <w:shd w:val="clear" w:color="auto" w:fill="auto"/>
            <w:noWrap/>
            <w:vAlign w:val="bottom"/>
            <w:hideMark/>
          </w:tcPr>
          <w:p w14:paraId="394AEBA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non-mucinous bronchiolo-alveolar carcinoma of lung</w:t>
            </w:r>
          </w:p>
        </w:tc>
      </w:tr>
      <w:tr w:rsidR="00AC538D" w:rsidRPr="002032A8" w14:paraId="5664E161" w14:textId="77777777" w:rsidTr="00D05ED3">
        <w:trPr>
          <w:trHeight w:val="290"/>
        </w:trPr>
        <w:tc>
          <w:tcPr>
            <w:tcW w:w="3823" w:type="dxa"/>
            <w:shd w:val="clear" w:color="auto" w:fill="auto"/>
            <w:noWrap/>
            <w:vAlign w:val="bottom"/>
            <w:hideMark/>
          </w:tcPr>
          <w:p w14:paraId="5643D87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3D5342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45768932</w:t>
            </w:r>
          </w:p>
        </w:tc>
        <w:tc>
          <w:tcPr>
            <w:tcW w:w="4536" w:type="dxa"/>
            <w:shd w:val="clear" w:color="auto" w:fill="auto"/>
            <w:noWrap/>
            <w:vAlign w:val="bottom"/>
            <w:hideMark/>
          </w:tcPr>
          <w:p w14:paraId="253DFEC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mucinous bronchiolo-alveolar carcinoma of lung</w:t>
            </w:r>
          </w:p>
        </w:tc>
      </w:tr>
      <w:tr w:rsidR="00AC538D" w:rsidRPr="002032A8" w14:paraId="0FBCA367" w14:textId="77777777" w:rsidTr="00D05ED3">
        <w:trPr>
          <w:trHeight w:val="290"/>
        </w:trPr>
        <w:tc>
          <w:tcPr>
            <w:tcW w:w="3823" w:type="dxa"/>
            <w:shd w:val="clear" w:color="auto" w:fill="auto"/>
            <w:noWrap/>
            <w:vAlign w:val="bottom"/>
            <w:hideMark/>
          </w:tcPr>
          <w:p w14:paraId="7727171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1AD807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45769034</w:t>
            </w:r>
          </w:p>
        </w:tc>
        <w:tc>
          <w:tcPr>
            <w:tcW w:w="4536" w:type="dxa"/>
            <w:shd w:val="clear" w:color="auto" w:fill="auto"/>
            <w:noWrap/>
            <w:vAlign w:val="bottom"/>
            <w:hideMark/>
          </w:tcPr>
          <w:p w14:paraId="6825DD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mucinous cystadenocarcinoma of lung</w:t>
            </w:r>
          </w:p>
        </w:tc>
      </w:tr>
      <w:tr w:rsidR="00AC538D" w:rsidRPr="002032A8" w14:paraId="527F7216" w14:textId="77777777" w:rsidTr="00D05ED3">
        <w:trPr>
          <w:trHeight w:val="290"/>
        </w:trPr>
        <w:tc>
          <w:tcPr>
            <w:tcW w:w="3823" w:type="dxa"/>
            <w:shd w:val="clear" w:color="auto" w:fill="auto"/>
            <w:noWrap/>
            <w:vAlign w:val="bottom"/>
            <w:hideMark/>
          </w:tcPr>
          <w:p w14:paraId="52D56A8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0649B2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45768879</w:t>
            </w:r>
          </w:p>
        </w:tc>
        <w:tc>
          <w:tcPr>
            <w:tcW w:w="4536" w:type="dxa"/>
            <w:shd w:val="clear" w:color="auto" w:fill="auto"/>
            <w:noWrap/>
            <w:vAlign w:val="bottom"/>
            <w:hideMark/>
          </w:tcPr>
          <w:p w14:paraId="0EA106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fetal adenocarcinoma of lung</w:t>
            </w:r>
          </w:p>
        </w:tc>
      </w:tr>
      <w:tr w:rsidR="00AC538D" w:rsidRPr="002032A8" w14:paraId="33462D1F" w14:textId="77777777" w:rsidTr="00D05ED3">
        <w:trPr>
          <w:trHeight w:val="290"/>
        </w:trPr>
        <w:tc>
          <w:tcPr>
            <w:tcW w:w="3823" w:type="dxa"/>
            <w:shd w:val="clear" w:color="auto" w:fill="auto"/>
            <w:noWrap/>
            <w:vAlign w:val="bottom"/>
            <w:hideMark/>
          </w:tcPr>
          <w:p w14:paraId="7E48999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2385F3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45768880</w:t>
            </w:r>
          </w:p>
        </w:tc>
        <w:tc>
          <w:tcPr>
            <w:tcW w:w="4536" w:type="dxa"/>
            <w:shd w:val="clear" w:color="auto" w:fill="auto"/>
            <w:noWrap/>
            <w:vAlign w:val="bottom"/>
            <w:hideMark/>
          </w:tcPr>
          <w:p w14:paraId="07AA81E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mixed subtype adenocarcinoma of lung</w:t>
            </w:r>
          </w:p>
        </w:tc>
      </w:tr>
      <w:tr w:rsidR="00AC538D" w:rsidRPr="002032A8" w14:paraId="3FBC84E2" w14:textId="77777777" w:rsidTr="00D05ED3">
        <w:trPr>
          <w:trHeight w:val="290"/>
        </w:trPr>
        <w:tc>
          <w:tcPr>
            <w:tcW w:w="3823" w:type="dxa"/>
            <w:shd w:val="clear" w:color="auto" w:fill="auto"/>
            <w:noWrap/>
            <w:vAlign w:val="bottom"/>
            <w:hideMark/>
          </w:tcPr>
          <w:p w14:paraId="263DCC9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BDD830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45768881</w:t>
            </w:r>
          </w:p>
        </w:tc>
        <w:tc>
          <w:tcPr>
            <w:tcW w:w="4536" w:type="dxa"/>
            <w:shd w:val="clear" w:color="auto" w:fill="auto"/>
            <w:noWrap/>
            <w:vAlign w:val="bottom"/>
            <w:hideMark/>
          </w:tcPr>
          <w:p w14:paraId="6BF8B8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adenosquamous carcinoma of lung</w:t>
            </w:r>
          </w:p>
        </w:tc>
      </w:tr>
      <w:tr w:rsidR="00AC538D" w:rsidRPr="002032A8" w14:paraId="28DD87CA" w14:textId="77777777" w:rsidTr="00D05ED3">
        <w:trPr>
          <w:trHeight w:val="290"/>
        </w:trPr>
        <w:tc>
          <w:tcPr>
            <w:tcW w:w="3823" w:type="dxa"/>
            <w:shd w:val="clear" w:color="auto" w:fill="auto"/>
            <w:noWrap/>
            <w:vAlign w:val="bottom"/>
            <w:hideMark/>
          </w:tcPr>
          <w:p w14:paraId="3E42A34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D7D9D3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45768883</w:t>
            </w:r>
          </w:p>
        </w:tc>
        <w:tc>
          <w:tcPr>
            <w:tcW w:w="4536" w:type="dxa"/>
            <w:shd w:val="clear" w:color="auto" w:fill="auto"/>
            <w:noWrap/>
            <w:vAlign w:val="bottom"/>
            <w:hideMark/>
          </w:tcPr>
          <w:p w14:paraId="77057EC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non-keratinizing squamous cell carcinoma of lung</w:t>
            </w:r>
          </w:p>
        </w:tc>
      </w:tr>
      <w:tr w:rsidR="00AC538D" w:rsidRPr="002032A8" w14:paraId="16DD4C19" w14:textId="77777777" w:rsidTr="00D05ED3">
        <w:trPr>
          <w:trHeight w:val="290"/>
        </w:trPr>
        <w:tc>
          <w:tcPr>
            <w:tcW w:w="3823" w:type="dxa"/>
            <w:shd w:val="clear" w:color="auto" w:fill="auto"/>
            <w:noWrap/>
            <w:vAlign w:val="bottom"/>
            <w:hideMark/>
          </w:tcPr>
          <w:p w14:paraId="55AF0EA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7D1CD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45768884</w:t>
            </w:r>
          </w:p>
        </w:tc>
        <w:tc>
          <w:tcPr>
            <w:tcW w:w="4536" w:type="dxa"/>
            <w:shd w:val="clear" w:color="auto" w:fill="auto"/>
            <w:noWrap/>
            <w:vAlign w:val="bottom"/>
            <w:hideMark/>
          </w:tcPr>
          <w:p w14:paraId="06D790D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acinar cell carcinoma of lung</w:t>
            </w:r>
          </w:p>
        </w:tc>
      </w:tr>
      <w:tr w:rsidR="00AC538D" w:rsidRPr="002032A8" w14:paraId="464DA774" w14:textId="77777777" w:rsidTr="00D05ED3">
        <w:trPr>
          <w:trHeight w:val="290"/>
        </w:trPr>
        <w:tc>
          <w:tcPr>
            <w:tcW w:w="3823" w:type="dxa"/>
            <w:shd w:val="clear" w:color="auto" w:fill="auto"/>
            <w:noWrap/>
            <w:vAlign w:val="bottom"/>
            <w:hideMark/>
          </w:tcPr>
          <w:p w14:paraId="42BD1E7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C45BA3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45768885</w:t>
            </w:r>
          </w:p>
        </w:tc>
        <w:tc>
          <w:tcPr>
            <w:tcW w:w="4536" w:type="dxa"/>
            <w:shd w:val="clear" w:color="auto" w:fill="auto"/>
            <w:noWrap/>
            <w:vAlign w:val="bottom"/>
            <w:hideMark/>
          </w:tcPr>
          <w:p w14:paraId="4A053E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solid carcinoma of lung</w:t>
            </w:r>
          </w:p>
        </w:tc>
      </w:tr>
      <w:tr w:rsidR="00AC538D" w:rsidRPr="002032A8" w14:paraId="090C8B35" w14:textId="77777777" w:rsidTr="00D05ED3">
        <w:trPr>
          <w:trHeight w:val="290"/>
        </w:trPr>
        <w:tc>
          <w:tcPr>
            <w:tcW w:w="3823" w:type="dxa"/>
            <w:shd w:val="clear" w:color="auto" w:fill="auto"/>
            <w:noWrap/>
            <w:vAlign w:val="bottom"/>
            <w:hideMark/>
          </w:tcPr>
          <w:p w14:paraId="2C1DF48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43B45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45768886</w:t>
            </w:r>
          </w:p>
        </w:tc>
        <w:tc>
          <w:tcPr>
            <w:tcW w:w="4536" w:type="dxa"/>
            <w:shd w:val="clear" w:color="auto" w:fill="auto"/>
            <w:noWrap/>
            <w:vAlign w:val="bottom"/>
            <w:hideMark/>
          </w:tcPr>
          <w:p w14:paraId="40E4152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papillary adenocarcinoma of lung</w:t>
            </w:r>
          </w:p>
        </w:tc>
      </w:tr>
      <w:tr w:rsidR="00AC538D" w:rsidRPr="002032A8" w14:paraId="7540D813" w14:textId="77777777" w:rsidTr="00D05ED3">
        <w:trPr>
          <w:trHeight w:val="290"/>
        </w:trPr>
        <w:tc>
          <w:tcPr>
            <w:tcW w:w="3823" w:type="dxa"/>
            <w:shd w:val="clear" w:color="auto" w:fill="auto"/>
            <w:noWrap/>
            <w:vAlign w:val="bottom"/>
            <w:hideMark/>
          </w:tcPr>
          <w:p w14:paraId="4145246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4926D7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45772933</w:t>
            </w:r>
          </w:p>
        </w:tc>
        <w:tc>
          <w:tcPr>
            <w:tcW w:w="4536" w:type="dxa"/>
            <w:shd w:val="clear" w:color="auto" w:fill="auto"/>
            <w:noWrap/>
            <w:vAlign w:val="bottom"/>
            <w:hideMark/>
          </w:tcPr>
          <w:p w14:paraId="507D62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signet ring cell carcinoma of lung</w:t>
            </w:r>
          </w:p>
        </w:tc>
      </w:tr>
      <w:tr w:rsidR="00AC538D" w:rsidRPr="002032A8" w14:paraId="7EAFE50D" w14:textId="77777777" w:rsidTr="00D05ED3">
        <w:trPr>
          <w:trHeight w:val="290"/>
        </w:trPr>
        <w:tc>
          <w:tcPr>
            <w:tcW w:w="3823" w:type="dxa"/>
            <w:shd w:val="clear" w:color="auto" w:fill="auto"/>
            <w:noWrap/>
            <w:vAlign w:val="bottom"/>
            <w:hideMark/>
          </w:tcPr>
          <w:p w14:paraId="53AE49B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04DB7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45772938</w:t>
            </w:r>
          </w:p>
        </w:tc>
        <w:tc>
          <w:tcPr>
            <w:tcW w:w="4536" w:type="dxa"/>
            <w:shd w:val="clear" w:color="auto" w:fill="auto"/>
            <w:noWrap/>
            <w:vAlign w:val="bottom"/>
            <w:hideMark/>
          </w:tcPr>
          <w:p w14:paraId="207D36E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papillary squamous cell carcinoma of lung</w:t>
            </w:r>
          </w:p>
        </w:tc>
      </w:tr>
      <w:tr w:rsidR="00AC538D" w:rsidRPr="002032A8" w14:paraId="5BB44A3B" w14:textId="77777777" w:rsidTr="00D05ED3">
        <w:trPr>
          <w:trHeight w:val="290"/>
        </w:trPr>
        <w:tc>
          <w:tcPr>
            <w:tcW w:w="3823" w:type="dxa"/>
            <w:shd w:val="clear" w:color="auto" w:fill="auto"/>
            <w:noWrap/>
            <w:vAlign w:val="bottom"/>
            <w:hideMark/>
          </w:tcPr>
          <w:p w14:paraId="3CF319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51AFF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45772939</w:t>
            </w:r>
          </w:p>
        </w:tc>
        <w:tc>
          <w:tcPr>
            <w:tcW w:w="4536" w:type="dxa"/>
            <w:shd w:val="clear" w:color="auto" w:fill="auto"/>
            <w:noWrap/>
            <w:vAlign w:val="bottom"/>
            <w:hideMark/>
          </w:tcPr>
          <w:p w14:paraId="07BF949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mucoepidermoid carcinoma of lung</w:t>
            </w:r>
          </w:p>
        </w:tc>
      </w:tr>
      <w:tr w:rsidR="00AC538D" w:rsidRPr="002032A8" w14:paraId="5FB6AAFE" w14:textId="77777777" w:rsidTr="00D05ED3">
        <w:trPr>
          <w:trHeight w:val="290"/>
        </w:trPr>
        <w:tc>
          <w:tcPr>
            <w:tcW w:w="3823" w:type="dxa"/>
            <w:shd w:val="clear" w:color="auto" w:fill="auto"/>
            <w:noWrap/>
            <w:vAlign w:val="bottom"/>
            <w:hideMark/>
          </w:tcPr>
          <w:p w14:paraId="2E90B06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FCCE3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46272955</w:t>
            </w:r>
          </w:p>
        </w:tc>
        <w:tc>
          <w:tcPr>
            <w:tcW w:w="4536" w:type="dxa"/>
            <w:shd w:val="clear" w:color="auto" w:fill="auto"/>
            <w:noWrap/>
            <w:vAlign w:val="bottom"/>
            <w:hideMark/>
          </w:tcPr>
          <w:p w14:paraId="724BC44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clear cell adenocarcinoma of lung</w:t>
            </w:r>
          </w:p>
        </w:tc>
      </w:tr>
      <w:tr w:rsidR="00AC538D" w:rsidRPr="002032A8" w14:paraId="41A45DEB" w14:textId="77777777" w:rsidTr="00D05ED3">
        <w:trPr>
          <w:trHeight w:val="290"/>
        </w:trPr>
        <w:tc>
          <w:tcPr>
            <w:tcW w:w="3823" w:type="dxa"/>
            <w:shd w:val="clear" w:color="auto" w:fill="auto"/>
            <w:noWrap/>
            <w:vAlign w:val="bottom"/>
            <w:hideMark/>
          </w:tcPr>
          <w:p w14:paraId="7DCAB73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4E313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439772</w:t>
            </w:r>
          </w:p>
        </w:tc>
        <w:tc>
          <w:tcPr>
            <w:tcW w:w="4536" w:type="dxa"/>
            <w:shd w:val="clear" w:color="auto" w:fill="auto"/>
            <w:noWrap/>
            <w:vAlign w:val="bottom"/>
            <w:hideMark/>
          </w:tcPr>
          <w:p w14:paraId="765F509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trachea</w:t>
            </w:r>
          </w:p>
        </w:tc>
      </w:tr>
      <w:tr w:rsidR="00AC538D" w:rsidRPr="002032A8" w14:paraId="66A25D9F" w14:textId="77777777" w:rsidTr="00D05ED3">
        <w:trPr>
          <w:trHeight w:val="290"/>
        </w:trPr>
        <w:tc>
          <w:tcPr>
            <w:tcW w:w="3823" w:type="dxa"/>
            <w:shd w:val="clear" w:color="auto" w:fill="auto"/>
            <w:noWrap/>
            <w:vAlign w:val="bottom"/>
            <w:hideMark/>
          </w:tcPr>
          <w:p w14:paraId="59B3D3E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2D5A62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4111804</w:t>
            </w:r>
          </w:p>
        </w:tc>
        <w:tc>
          <w:tcPr>
            <w:tcW w:w="4536" w:type="dxa"/>
            <w:shd w:val="clear" w:color="auto" w:fill="auto"/>
            <w:noWrap/>
            <w:vAlign w:val="bottom"/>
            <w:hideMark/>
          </w:tcPr>
          <w:p w14:paraId="3954007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trachea</w:t>
            </w:r>
          </w:p>
        </w:tc>
      </w:tr>
      <w:tr w:rsidR="00AC538D" w:rsidRPr="002032A8" w14:paraId="55E8C009" w14:textId="77777777" w:rsidTr="00D05ED3">
        <w:trPr>
          <w:trHeight w:val="290"/>
        </w:trPr>
        <w:tc>
          <w:tcPr>
            <w:tcW w:w="3823" w:type="dxa"/>
            <w:shd w:val="clear" w:color="auto" w:fill="auto"/>
            <w:noWrap/>
            <w:vAlign w:val="bottom"/>
            <w:hideMark/>
          </w:tcPr>
          <w:p w14:paraId="7DEE83C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242ACD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4112736</w:t>
            </w:r>
          </w:p>
        </w:tc>
        <w:tc>
          <w:tcPr>
            <w:tcW w:w="4536" w:type="dxa"/>
            <w:shd w:val="clear" w:color="auto" w:fill="auto"/>
            <w:noWrap/>
            <w:vAlign w:val="bottom"/>
            <w:hideMark/>
          </w:tcPr>
          <w:p w14:paraId="12EE2AB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Adenoid cystic carcinoma of trachea</w:t>
            </w:r>
          </w:p>
        </w:tc>
      </w:tr>
      <w:tr w:rsidR="00AC538D" w:rsidRPr="002032A8" w14:paraId="67ACD651" w14:textId="77777777" w:rsidTr="00D05ED3">
        <w:trPr>
          <w:trHeight w:val="290"/>
        </w:trPr>
        <w:tc>
          <w:tcPr>
            <w:tcW w:w="3823" w:type="dxa"/>
            <w:shd w:val="clear" w:color="auto" w:fill="auto"/>
            <w:noWrap/>
            <w:vAlign w:val="bottom"/>
            <w:hideMark/>
          </w:tcPr>
          <w:p w14:paraId="5D1BFD2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5CB798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45768933</w:t>
            </w:r>
          </w:p>
        </w:tc>
        <w:tc>
          <w:tcPr>
            <w:tcW w:w="4536" w:type="dxa"/>
            <w:shd w:val="clear" w:color="auto" w:fill="auto"/>
            <w:noWrap/>
            <w:vAlign w:val="bottom"/>
            <w:hideMark/>
          </w:tcPr>
          <w:p w14:paraId="3A01873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clear cell adenocarcinoma of trachea</w:t>
            </w:r>
          </w:p>
        </w:tc>
      </w:tr>
      <w:tr w:rsidR="00AC538D" w:rsidRPr="002032A8" w14:paraId="71754665" w14:textId="77777777" w:rsidTr="00D05ED3">
        <w:trPr>
          <w:trHeight w:val="290"/>
        </w:trPr>
        <w:tc>
          <w:tcPr>
            <w:tcW w:w="3823" w:type="dxa"/>
            <w:shd w:val="clear" w:color="auto" w:fill="auto"/>
            <w:noWrap/>
            <w:vAlign w:val="bottom"/>
            <w:hideMark/>
          </w:tcPr>
          <w:p w14:paraId="6CA6C80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5539B6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45768934</w:t>
            </w:r>
          </w:p>
        </w:tc>
        <w:tc>
          <w:tcPr>
            <w:tcW w:w="4536" w:type="dxa"/>
            <w:shd w:val="clear" w:color="auto" w:fill="auto"/>
            <w:noWrap/>
            <w:vAlign w:val="bottom"/>
            <w:hideMark/>
          </w:tcPr>
          <w:p w14:paraId="037D1AA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papillary adenocarcinoma of trachea</w:t>
            </w:r>
          </w:p>
        </w:tc>
      </w:tr>
      <w:tr w:rsidR="00AC538D" w:rsidRPr="002032A8" w14:paraId="0416C4CE" w14:textId="77777777" w:rsidTr="00D05ED3">
        <w:trPr>
          <w:trHeight w:val="290"/>
        </w:trPr>
        <w:tc>
          <w:tcPr>
            <w:tcW w:w="3823" w:type="dxa"/>
            <w:shd w:val="clear" w:color="auto" w:fill="auto"/>
            <w:noWrap/>
            <w:vAlign w:val="bottom"/>
            <w:hideMark/>
          </w:tcPr>
          <w:p w14:paraId="3B1A91F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55DB12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45768935</w:t>
            </w:r>
          </w:p>
        </w:tc>
        <w:tc>
          <w:tcPr>
            <w:tcW w:w="4536" w:type="dxa"/>
            <w:shd w:val="clear" w:color="auto" w:fill="auto"/>
            <w:noWrap/>
            <w:vAlign w:val="bottom"/>
            <w:hideMark/>
          </w:tcPr>
          <w:p w14:paraId="76610C0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mucinous adenocarcinoma of trachea</w:t>
            </w:r>
          </w:p>
        </w:tc>
      </w:tr>
      <w:tr w:rsidR="00AC538D" w:rsidRPr="00AC538D" w14:paraId="1E970037" w14:textId="77777777" w:rsidTr="00D05ED3">
        <w:trPr>
          <w:trHeight w:val="290"/>
        </w:trPr>
        <w:tc>
          <w:tcPr>
            <w:tcW w:w="3823" w:type="dxa"/>
            <w:shd w:val="clear" w:color="auto" w:fill="auto"/>
            <w:noWrap/>
            <w:vAlign w:val="bottom"/>
            <w:hideMark/>
          </w:tcPr>
          <w:p w14:paraId="7888D41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43DA4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45768936</w:t>
            </w:r>
          </w:p>
        </w:tc>
        <w:tc>
          <w:tcPr>
            <w:tcW w:w="4536" w:type="dxa"/>
            <w:shd w:val="clear" w:color="auto" w:fill="auto"/>
            <w:noWrap/>
            <w:vAlign w:val="bottom"/>
            <w:hideMark/>
          </w:tcPr>
          <w:p w14:paraId="3BED6DB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trachea</w:t>
            </w:r>
          </w:p>
        </w:tc>
      </w:tr>
      <w:tr w:rsidR="00AC538D" w:rsidRPr="002032A8" w14:paraId="6E6BF1A1" w14:textId="77777777" w:rsidTr="00D05ED3">
        <w:trPr>
          <w:trHeight w:val="290"/>
        </w:trPr>
        <w:tc>
          <w:tcPr>
            <w:tcW w:w="3823" w:type="dxa"/>
            <w:shd w:val="clear" w:color="auto" w:fill="auto"/>
            <w:noWrap/>
            <w:vAlign w:val="bottom"/>
            <w:hideMark/>
          </w:tcPr>
          <w:p w14:paraId="21F005B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1704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45768855</w:t>
            </w:r>
          </w:p>
        </w:tc>
        <w:tc>
          <w:tcPr>
            <w:tcW w:w="4536" w:type="dxa"/>
            <w:shd w:val="clear" w:color="auto" w:fill="auto"/>
            <w:noWrap/>
            <w:vAlign w:val="bottom"/>
            <w:hideMark/>
          </w:tcPr>
          <w:p w14:paraId="5E0B313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signet ring cell carcinoma of trachea</w:t>
            </w:r>
          </w:p>
        </w:tc>
      </w:tr>
      <w:tr w:rsidR="00AC538D" w:rsidRPr="002032A8" w14:paraId="3E70E222" w14:textId="77777777" w:rsidTr="00D05ED3">
        <w:trPr>
          <w:trHeight w:val="290"/>
        </w:trPr>
        <w:tc>
          <w:tcPr>
            <w:tcW w:w="3823" w:type="dxa"/>
            <w:shd w:val="clear" w:color="auto" w:fill="auto"/>
            <w:noWrap/>
            <w:vAlign w:val="bottom"/>
            <w:hideMark/>
          </w:tcPr>
          <w:p w14:paraId="3E21A7D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C30FB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45768856</w:t>
            </w:r>
          </w:p>
        </w:tc>
        <w:tc>
          <w:tcPr>
            <w:tcW w:w="4536" w:type="dxa"/>
            <w:shd w:val="clear" w:color="auto" w:fill="auto"/>
            <w:noWrap/>
            <w:vAlign w:val="bottom"/>
            <w:hideMark/>
          </w:tcPr>
          <w:p w14:paraId="6E1F363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myoepithelial carcinoma of trachea</w:t>
            </w:r>
          </w:p>
        </w:tc>
      </w:tr>
      <w:tr w:rsidR="00AC538D" w:rsidRPr="002032A8" w14:paraId="28676C48" w14:textId="77777777" w:rsidTr="00D05ED3">
        <w:trPr>
          <w:trHeight w:val="290"/>
        </w:trPr>
        <w:tc>
          <w:tcPr>
            <w:tcW w:w="3823" w:type="dxa"/>
            <w:shd w:val="clear" w:color="auto" w:fill="auto"/>
            <w:noWrap/>
            <w:vAlign w:val="bottom"/>
            <w:hideMark/>
          </w:tcPr>
          <w:p w14:paraId="0BA004B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4E112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45768857</w:t>
            </w:r>
          </w:p>
        </w:tc>
        <w:tc>
          <w:tcPr>
            <w:tcW w:w="4536" w:type="dxa"/>
            <w:shd w:val="clear" w:color="auto" w:fill="auto"/>
            <w:noWrap/>
            <w:vAlign w:val="bottom"/>
            <w:hideMark/>
          </w:tcPr>
          <w:p w14:paraId="198BEF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mucoepidermoid carcinoma of trachea</w:t>
            </w:r>
          </w:p>
        </w:tc>
      </w:tr>
      <w:tr w:rsidR="00AC538D" w:rsidRPr="002032A8" w14:paraId="5134C01D" w14:textId="77777777" w:rsidTr="00D05ED3">
        <w:trPr>
          <w:trHeight w:val="290"/>
        </w:trPr>
        <w:tc>
          <w:tcPr>
            <w:tcW w:w="3823" w:type="dxa"/>
            <w:shd w:val="clear" w:color="auto" w:fill="auto"/>
            <w:noWrap/>
            <w:vAlign w:val="bottom"/>
            <w:hideMark/>
          </w:tcPr>
          <w:p w14:paraId="22B1D8C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BD717B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45768858</w:t>
            </w:r>
          </w:p>
        </w:tc>
        <w:tc>
          <w:tcPr>
            <w:tcW w:w="4536" w:type="dxa"/>
            <w:shd w:val="clear" w:color="auto" w:fill="auto"/>
            <w:noWrap/>
            <w:vAlign w:val="bottom"/>
            <w:hideMark/>
          </w:tcPr>
          <w:p w14:paraId="25B5F99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salivary gland type carcinoma of trachea</w:t>
            </w:r>
          </w:p>
        </w:tc>
      </w:tr>
      <w:tr w:rsidR="00AC538D" w:rsidRPr="002032A8" w14:paraId="474C2586" w14:textId="77777777" w:rsidTr="00D05ED3">
        <w:trPr>
          <w:trHeight w:val="290"/>
        </w:trPr>
        <w:tc>
          <w:tcPr>
            <w:tcW w:w="3823" w:type="dxa"/>
            <w:shd w:val="clear" w:color="auto" w:fill="auto"/>
            <w:noWrap/>
            <w:vAlign w:val="bottom"/>
            <w:hideMark/>
          </w:tcPr>
          <w:p w14:paraId="6FBB037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480810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45768860</w:t>
            </w:r>
          </w:p>
        </w:tc>
        <w:tc>
          <w:tcPr>
            <w:tcW w:w="4536" w:type="dxa"/>
            <w:shd w:val="clear" w:color="auto" w:fill="auto"/>
            <w:noWrap/>
            <w:vAlign w:val="bottom"/>
            <w:hideMark/>
          </w:tcPr>
          <w:p w14:paraId="00E4097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mucinous cystadenocarcinoma of trachea</w:t>
            </w:r>
          </w:p>
        </w:tc>
      </w:tr>
      <w:tr w:rsidR="00AC538D" w:rsidRPr="002032A8" w14:paraId="1E8A5834" w14:textId="77777777" w:rsidTr="00D05ED3">
        <w:trPr>
          <w:trHeight w:val="290"/>
        </w:trPr>
        <w:tc>
          <w:tcPr>
            <w:tcW w:w="3823" w:type="dxa"/>
            <w:shd w:val="clear" w:color="auto" w:fill="auto"/>
            <w:noWrap/>
            <w:vAlign w:val="bottom"/>
            <w:hideMark/>
          </w:tcPr>
          <w:p w14:paraId="4F4852D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49F844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45768861</w:t>
            </w:r>
          </w:p>
        </w:tc>
        <w:tc>
          <w:tcPr>
            <w:tcW w:w="4536" w:type="dxa"/>
            <w:shd w:val="clear" w:color="auto" w:fill="auto"/>
            <w:noWrap/>
            <w:vAlign w:val="bottom"/>
            <w:hideMark/>
          </w:tcPr>
          <w:p w14:paraId="16A3A1F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solid carcinoma of trachea</w:t>
            </w:r>
          </w:p>
        </w:tc>
      </w:tr>
      <w:tr w:rsidR="00AC538D" w:rsidRPr="002032A8" w14:paraId="41E7BDF2" w14:textId="77777777" w:rsidTr="00D05ED3">
        <w:trPr>
          <w:trHeight w:val="290"/>
        </w:trPr>
        <w:tc>
          <w:tcPr>
            <w:tcW w:w="3823" w:type="dxa"/>
            <w:shd w:val="clear" w:color="auto" w:fill="auto"/>
            <w:noWrap/>
            <w:vAlign w:val="bottom"/>
            <w:hideMark/>
          </w:tcPr>
          <w:p w14:paraId="3C668EF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5869B6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45768862</w:t>
            </w:r>
          </w:p>
        </w:tc>
        <w:tc>
          <w:tcPr>
            <w:tcW w:w="4536" w:type="dxa"/>
            <w:shd w:val="clear" w:color="auto" w:fill="auto"/>
            <w:noWrap/>
            <w:vAlign w:val="bottom"/>
            <w:hideMark/>
          </w:tcPr>
          <w:p w14:paraId="58048ED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undifferentiated carcinoma of trachea</w:t>
            </w:r>
          </w:p>
        </w:tc>
      </w:tr>
      <w:tr w:rsidR="00AC538D" w:rsidRPr="002032A8" w14:paraId="55FA33A3" w14:textId="77777777" w:rsidTr="00D05ED3">
        <w:trPr>
          <w:trHeight w:val="290"/>
        </w:trPr>
        <w:tc>
          <w:tcPr>
            <w:tcW w:w="3823" w:type="dxa"/>
            <w:shd w:val="clear" w:color="auto" w:fill="auto"/>
            <w:noWrap/>
            <w:vAlign w:val="bottom"/>
            <w:hideMark/>
          </w:tcPr>
          <w:p w14:paraId="726EB47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C0E4B5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45768863</w:t>
            </w:r>
          </w:p>
        </w:tc>
        <w:tc>
          <w:tcPr>
            <w:tcW w:w="4536" w:type="dxa"/>
            <w:shd w:val="clear" w:color="auto" w:fill="auto"/>
            <w:noWrap/>
            <w:vAlign w:val="bottom"/>
            <w:hideMark/>
          </w:tcPr>
          <w:p w14:paraId="6B6D2A3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acinar cell carcinoma of trachea</w:t>
            </w:r>
          </w:p>
        </w:tc>
      </w:tr>
      <w:tr w:rsidR="00AC538D" w:rsidRPr="002032A8" w14:paraId="42561EF6" w14:textId="77777777" w:rsidTr="00D05ED3">
        <w:trPr>
          <w:trHeight w:val="290"/>
        </w:trPr>
        <w:tc>
          <w:tcPr>
            <w:tcW w:w="3823" w:type="dxa"/>
            <w:shd w:val="clear" w:color="auto" w:fill="auto"/>
            <w:noWrap/>
            <w:vAlign w:val="bottom"/>
            <w:hideMark/>
          </w:tcPr>
          <w:p w14:paraId="7A9BC72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5344CA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45768865</w:t>
            </w:r>
          </w:p>
        </w:tc>
        <w:tc>
          <w:tcPr>
            <w:tcW w:w="4536" w:type="dxa"/>
            <w:shd w:val="clear" w:color="auto" w:fill="auto"/>
            <w:noWrap/>
            <w:vAlign w:val="bottom"/>
            <w:hideMark/>
          </w:tcPr>
          <w:p w14:paraId="026D9E1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squamous cell carcinoma of trachea</w:t>
            </w:r>
          </w:p>
        </w:tc>
      </w:tr>
      <w:tr w:rsidR="00AC538D" w:rsidRPr="002032A8" w14:paraId="17ECA3C0" w14:textId="77777777" w:rsidTr="00D05ED3">
        <w:trPr>
          <w:trHeight w:val="290"/>
        </w:trPr>
        <w:tc>
          <w:tcPr>
            <w:tcW w:w="3823" w:type="dxa"/>
            <w:shd w:val="clear" w:color="auto" w:fill="auto"/>
            <w:noWrap/>
            <w:vAlign w:val="bottom"/>
            <w:hideMark/>
          </w:tcPr>
          <w:p w14:paraId="7CEE97F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848AB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45768866</w:t>
            </w:r>
          </w:p>
        </w:tc>
        <w:tc>
          <w:tcPr>
            <w:tcW w:w="4536" w:type="dxa"/>
            <w:shd w:val="clear" w:color="auto" w:fill="auto"/>
            <w:noWrap/>
            <w:vAlign w:val="bottom"/>
            <w:hideMark/>
          </w:tcPr>
          <w:p w14:paraId="46FAA08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clear cell squamous cell carcinoma of trachea</w:t>
            </w:r>
          </w:p>
        </w:tc>
      </w:tr>
      <w:tr w:rsidR="00AC538D" w:rsidRPr="002032A8" w14:paraId="2F85D776" w14:textId="77777777" w:rsidTr="00D05ED3">
        <w:trPr>
          <w:trHeight w:val="290"/>
        </w:trPr>
        <w:tc>
          <w:tcPr>
            <w:tcW w:w="3823" w:type="dxa"/>
            <w:shd w:val="clear" w:color="auto" w:fill="auto"/>
            <w:noWrap/>
            <w:vAlign w:val="bottom"/>
            <w:hideMark/>
          </w:tcPr>
          <w:p w14:paraId="6C52AE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AF4B61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45768867</w:t>
            </w:r>
          </w:p>
        </w:tc>
        <w:tc>
          <w:tcPr>
            <w:tcW w:w="4536" w:type="dxa"/>
            <w:shd w:val="clear" w:color="auto" w:fill="auto"/>
            <w:noWrap/>
            <w:vAlign w:val="bottom"/>
            <w:hideMark/>
          </w:tcPr>
          <w:p w14:paraId="58FAFB4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papillary squamous cell carcinoma of trachea</w:t>
            </w:r>
          </w:p>
        </w:tc>
      </w:tr>
      <w:tr w:rsidR="00AC538D" w:rsidRPr="002032A8" w14:paraId="0882F82B" w14:textId="77777777" w:rsidTr="00D05ED3">
        <w:trPr>
          <w:trHeight w:val="290"/>
        </w:trPr>
        <w:tc>
          <w:tcPr>
            <w:tcW w:w="3823" w:type="dxa"/>
            <w:shd w:val="clear" w:color="auto" w:fill="auto"/>
            <w:noWrap/>
            <w:vAlign w:val="bottom"/>
            <w:hideMark/>
          </w:tcPr>
          <w:p w14:paraId="3CA7A47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65CE7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45768868</w:t>
            </w:r>
          </w:p>
        </w:tc>
        <w:tc>
          <w:tcPr>
            <w:tcW w:w="4536" w:type="dxa"/>
            <w:shd w:val="clear" w:color="auto" w:fill="auto"/>
            <w:noWrap/>
            <w:vAlign w:val="bottom"/>
            <w:hideMark/>
          </w:tcPr>
          <w:p w14:paraId="351BD9E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giant cell carcinoma of trachea</w:t>
            </w:r>
          </w:p>
        </w:tc>
      </w:tr>
      <w:tr w:rsidR="00AC538D" w:rsidRPr="002032A8" w14:paraId="5552377C" w14:textId="77777777" w:rsidTr="00D05ED3">
        <w:trPr>
          <w:trHeight w:val="290"/>
        </w:trPr>
        <w:tc>
          <w:tcPr>
            <w:tcW w:w="3823" w:type="dxa"/>
            <w:shd w:val="clear" w:color="auto" w:fill="auto"/>
            <w:noWrap/>
            <w:vAlign w:val="bottom"/>
            <w:hideMark/>
          </w:tcPr>
          <w:p w14:paraId="2377322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ECC0CA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45768869</w:t>
            </w:r>
          </w:p>
        </w:tc>
        <w:tc>
          <w:tcPr>
            <w:tcW w:w="4536" w:type="dxa"/>
            <w:shd w:val="clear" w:color="auto" w:fill="auto"/>
            <w:noWrap/>
            <w:vAlign w:val="bottom"/>
            <w:hideMark/>
          </w:tcPr>
          <w:p w14:paraId="650D967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adenosquamous carcinoma of trachea</w:t>
            </w:r>
          </w:p>
        </w:tc>
      </w:tr>
      <w:tr w:rsidR="00AC538D" w:rsidRPr="002032A8" w14:paraId="4D2248AF" w14:textId="77777777" w:rsidTr="00D05ED3">
        <w:trPr>
          <w:trHeight w:val="290"/>
        </w:trPr>
        <w:tc>
          <w:tcPr>
            <w:tcW w:w="3823" w:type="dxa"/>
            <w:shd w:val="clear" w:color="auto" w:fill="auto"/>
            <w:noWrap/>
            <w:vAlign w:val="bottom"/>
            <w:hideMark/>
          </w:tcPr>
          <w:p w14:paraId="4E276B3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949B8C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45768870</w:t>
            </w:r>
          </w:p>
        </w:tc>
        <w:tc>
          <w:tcPr>
            <w:tcW w:w="4536" w:type="dxa"/>
            <w:shd w:val="clear" w:color="auto" w:fill="auto"/>
            <w:noWrap/>
            <w:vAlign w:val="bottom"/>
            <w:hideMark/>
          </w:tcPr>
          <w:p w14:paraId="7C43B92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spindle cell carcinoma of trachea</w:t>
            </w:r>
          </w:p>
        </w:tc>
      </w:tr>
      <w:tr w:rsidR="00AC538D" w:rsidRPr="002032A8" w14:paraId="070BB30D" w14:textId="77777777" w:rsidTr="00D05ED3">
        <w:trPr>
          <w:trHeight w:val="290"/>
        </w:trPr>
        <w:tc>
          <w:tcPr>
            <w:tcW w:w="3823" w:type="dxa"/>
            <w:shd w:val="clear" w:color="auto" w:fill="auto"/>
            <w:noWrap/>
            <w:vAlign w:val="bottom"/>
            <w:hideMark/>
          </w:tcPr>
          <w:p w14:paraId="374B3AD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C1C24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45768952</w:t>
            </w:r>
          </w:p>
        </w:tc>
        <w:tc>
          <w:tcPr>
            <w:tcW w:w="4536" w:type="dxa"/>
            <w:shd w:val="clear" w:color="auto" w:fill="auto"/>
            <w:noWrap/>
            <w:vAlign w:val="bottom"/>
            <w:hideMark/>
          </w:tcPr>
          <w:p w14:paraId="3EA625F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lymphoepithelial carcinoma of trachea</w:t>
            </w:r>
          </w:p>
        </w:tc>
      </w:tr>
      <w:tr w:rsidR="00AC538D" w:rsidRPr="002032A8" w14:paraId="70F45BB7" w14:textId="77777777" w:rsidTr="00D05ED3">
        <w:trPr>
          <w:trHeight w:val="290"/>
        </w:trPr>
        <w:tc>
          <w:tcPr>
            <w:tcW w:w="3823" w:type="dxa"/>
            <w:shd w:val="clear" w:color="auto" w:fill="auto"/>
            <w:noWrap/>
            <w:vAlign w:val="bottom"/>
            <w:hideMark/>
          </w:tcPr>
          <w:p w14:paraId="66E0BB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67DB6E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45768953</w:t>
            </w:r>
          </w:p>
        </w:tc>
        <w:tc>
          <w:tcPr>
            <w:tcW w:w="4536" w:type="dxa"/>
            <w:shd w:val="clear" w:color="auto" w:fill="auto"/>
            <w:noWrap/>
            <w:vAlign w:val="bottom"/>
            <w:hideMark/>
          </w:tcPr>
          <w:p w14:paraId="2FDDF45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squamous cell adenoid carcinoma of trachea</w:t>
            </w:r>
          </w:p>
        </w:tc>
      </w:tr>
      <w:tr w:rsidR="00AC538D" w:rsidRPr="002032A8" w14:paraId="721A872C" w14:textId="77777777" w:rsidTr="00D05ED3">
        <w:trPr>
          <w:trHeight w:val="290"/>
        </w:trPr>
        <w:tc>
          <w:tcPr>
            <w:tcW w:w="3823" w:type="dxa"/>
            <w:shd w:val="clear" w:color="auto" w:fill="auto"/>
            <w:noWrap/>
            <w:vAlign w:val="bottom"/>
            <w:hideMark/>
          </w:tcPr>
          <w:p w14:paraId="696F63B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150E3B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45772932</w:t>
            </w:r>
          </w:p>
        </w:tc>
        <w:tc>
          <w:tcPr>
            <w:tcW w:w="4536" w:type="dxa"/>
            <w:shd w:val="clear" w:color="auto" w:fill="auto"/>
            <w:noWrap/>
            <w:vAlign w:val="bottom"/>
            <w:hideMark/>
          </w:tcPr>
          <w:p w14:paraId="473C5F2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basaloid squamous cell carcinoma of trachea</w:t>
            </w:r>
          </w:p>
        </w:tc>
      </w:tr>
      <w:tr w:rsidR="00AC538D" w:rsidRPr="002032A8" w14:paraId="570E4EE9" w14:textId="77777777" w:rsidTr="00D05ED3">
        <w:trPr>
          <w:trHeight w:val="290"/>
        </w:trPr>
        <w:tc>
          <w:tcPr>
            <w:tcW w:w="3823" w:type="dxa"/>
            <w:shd w:val="clear" w:color="auto" w:fill="auto"/>
            <w:noWrap/>
            <w:vAlign w:val="bottom"/>
            <w:hideMark/>
          </w:tcPr>
          <w:p w14:paraId="7EC08B6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BB2034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45772942</w:t>
            </w:r>
          </w:p>
        </w:tc>
        <w:tc>
          <w:tcPr>
            <w:tcW w:w="4536" w:type="dxa"/>
            <w:shd w:val="clear" w:color="auto" w:fill="auto"/>
            <w:noWrap/>
            <w:vAlign w:val="bottom"/>
            <w:hideMark/>
          </w:tcPr>
          <w:p w14:paraId="3733BE0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verrucous carcinoma of trachea</w:t>
            </w:r>
          </w:p>
        </w:tc>
      </w:tr>
      <w:tr w:rsidR="00AC538D" w:rsidRPr="002032A8" w14:paraId="464002EF" w14:textId="77777777" w:rsidTr="00D05ED3">
        <w:trPr>
          <w:trHeight w:val="290"/>
        </w:trPr>
        <w:tc>
          <w:tcPr>
            <w:tcW w:w="3823" w:type="dxa"/>
            <w:shd w:val="clear" w:color="auto" w:fill="auto"/>
            <w:noWrap/>
            <w:vAlign w:val="bottom"/>
            <w:hideMark/>
          </w:tcPr>
          <w:p w14:paraId="5AF6333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2176E0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4164606</w:t>
            </w:r>
          </w:p>
        </w:tc>
        <w:tc>
          <w:tcPr>
            <w:tcW w:w="4536" w:type="dxa"/>
            <w:shd w:val="clear" w:color="auto" w:fill="auto"/>
            <w:noWrap/>
            <w:vAlign w:val="bottom"/>
            <w:hideMark/>
          </w:tcPr>
          <w:p w14:paraId="47E5642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 xml:space="preserve">pT4a: Tumor of any size extending beyond the thyroid capsule to invade subcutaneous soft tissues, </w:t>
            </w:r>
            <w:r w:rsidRPr="00AC538D">
              <w:rPr>
                <w:rFonts w:ascii="Calibri" w:eastAsia="Times New Roman" w:hAnsi="Calibri" w:cs="Calibri"/>
                <w:color w:val="000000"/>
                <w:sz w:val="20"/>
                <w:szCs w:val="20"/>
                <w:lang w:val="en-GB" w:eastAsia="en-GB"/>
              </w:rPr>
              <w:lastRenderedPageBreak/>
              <w:t>larynx, trachea, esophagus, or recurrent laryngeal nerve (thyroid)</w:t>
            </w:r>
          </w:p>
        </w:tc>
      </w:tr>
      <w:tr w:rsidR="00AC538D" w:rsidRPr="00AC538D" w14:paraId="1E818634" w14:textId="77777777" w:rsidTr="00D05ED3">
        <w:trPr>
          <w:trHeight w:val="290"/>
        </w:trPr>
        <w:tc>
          <w:tcPr>
            <w:tcW w:w="3823" w:type="dxa"/>
            <w:shd w:val="clear" w:color="auto" w:fill="auto"/>
            <w:noWrap/>
            <w:vAlign w:val="bottom"/>
            <w:hideMark/>
          </w:tcPr>
          <w:p w14:paraId="20BD71B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EBFC8E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4177112</w:t>
            </w:r>
          </w:p>
        </w:tc>
        <w:tc>
          <w:tcPr>
            <w:tcW w:w="4536" w:type="dxa"/>
            <w:shd w:val="clear" w:color="auto" w:fill="auto"/>
            <w:noWrap/>
            <w:vAlign w:val="bottom"/>
            <w:hideMark/>
          </w:tcPr>
          <w:p w14:paraId="3E8C115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trachea</w:t>
            </w:r>
          </w:p>
        </w:tc>
      </w:tr>
      <w:tr w:rsidR="00AC538D" w:rsidRPr="002032A8" w14:paraId="0F316DF9" w14:textId="77777777" w:rsidTr="00D05ED3">
        <w:trPr>
          <w:trHeight w:val="290"/>
        </w:trPr>
        <w:tc>
          <w:tcPr>
            <w:tcW w:w="3823" w:type="dxa"/>
            <w:shd w:val="clear" w:color="auto" w:fill="auto"/>
            <w:noWrap/>
            <w:vAlign w:val="bottom"/>
            <w:hideMark/>
          </w:tcPr>
          <w:p w14:paraId="6A0645B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DAC78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4184060</w:t>
            </w:r>
          </w:p>
        </w:tc>
        <w:tc>
          <w:tcPr>
            <w:tcW w:w="4536" w:type="dxa"/>
            <w:shd w:val="clear" w:color="auto" w:fill="auto"/>
            <w:noWrap/>
            <w:vAlign w:val="bottom"/>
            <w:hideMark/>
          </w:tcPr>
          <w:p w14:paraId="2C8897B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Pleura, tracheal surgical margin, involved by tumor</w:t>
            </w:r>
          </w:p>
        </w:tc>
      </w:tr>
      <w:tr w:rsidR="00AC538D" w:rsidRPr="002032A8" w14:paraId="4BD52320" w14:textId="77777777" w:rsidTr="00D05ED3">
        <w:trPr>
          <w:trHeight w:val="290"/>
        </w:trPr>
        <w:tc>
          <w:tcPr>
            <w:tcW w:w="3823" w:type="dxa"/>
            <w:shd w:val="clear" w:color="auto" w:fill="auto"/>
            <w:noWrap/>
            <w:vAlign w:val="bottom"/>
            <w:hideMark/>
          </w:tcPr>
          <w:p w14:paraId="7654B42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A9066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4245474</w:t>
            </w:r>
          </w:p>
        </w:tc>
        <w:tc>
          <w:tcPr>
            <w:tcW w:w="4536" w:type="dxa"/>
            <w:shd w:val="clear" w:color="auto" w:fill="auto"/>
            <w:noWrap/>
            <w:vAlign w:val="bottom"/>
            <w:hideMark/>
          </w:tcPr>
          <w:p w14:paraId="00B571A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pT4a: Tumor invades through the thyroid cartilage and/or invades tissues beyond the larynx (e.g., trachea, soft tissues of the neck including deep extrinsic muscle of the tongue, strap muscles, thyroid, or esophagus) (larynx, supraglottis)</w:t>
            </w:r>
          </w:p>
        </w:tc>
      </w:tr>
      <w:tr w:rsidR="00AC538D" w:rsidRPr="002032A8" w14:paraId="36DF7D72" w14:textId="77777777" w:rsidTr="00D05ED3">
        <w:trPr>
          <w:trHeight w:val="290"/>
        </w:trPr>
        <w:tc>
          <w:tcPr>
            <w:tcW w:w="3823" w:type="dxa"/>
            <w:shd w:val="clear" w:color="auto" w:fill="auto"/>
            <w:noWrap/>
            <w:vAlign w:val="bottom"/>
            <w:hideMark/>
          </w:tcPr>
          <w:p w14:paraId="4AB1633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237D2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4246151</w:t>
            </w:r>
          </w:p>
        </w:tc>
        <w:tc>
          <w:tcPr>
            <w:tcW w:w="4536" w:type="dxa"/>
            <w:shd w:val="clear" w:color="auto" w:fill="auto"/>
            <w:noWrap/>
            <w:vAlign w:val="bottom"/>
            <w:hideMark/>
          </w:tcPr>
          <w:p w14:paraId="029C07A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pT4a: Tumor invades through thyroid cartilage and/or invades tissues beyond the larynx (e.g., trachea, soft tissues of the neck including deep intrinsic muscle of the tongue, strap muscles, thyroid, or esophagus) (larynx, glottis)</w:t>
            </w:r>
          </w:p>
        </w:tc>
      </w:tr>
      <w:tr w:rsidR="00AC538D" w:rsidRPr="002032A8" w14:paraId="31E01B50" w14:textId="77777777" w:rsidTr="00D05ED3">
        <w:trPr>
          <w:trHeight w:val="290"/>
        </w:trPr>
        <w:tc>
          <w:tcPr>
            <w:tcW w:w="3823" w:type="dxa"/>
            <w:shd w:val="clear" w:color="auto" w:fill="auto"/>
            <w:noWrap/>
            <w:vAlign w:val="bottom"/>
            <w:hideMark/>
          </w:tcPr>
          <w:p w14:paraId="36DC53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D6C47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4246155</w:t>
            </w:r>
          </w:p>
        </w:tc>
        <w:tc>
          <w:tcPr>
            <w:tcW w:w="4536" w:type="dxa"/>
            <w:shd w:val="clear" w:color="auto" w:fill="auto"/>
            <w:noWrap/>
            <w:vAlign w:val="bottom"/>
            <w:hideMark/>
          </w:tcPr>
          <w:p w14:paraId="7DF4C2B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pT4a: Tumor invades cricoid or thyroid cartilage and/or invades tissues beyond the larynx (e.g., trachea, soft tissues of the neck including deep extrinsic muscle of the tongue, strap muscles, thyroid, or esophagus) (larynx, subglottis)</w:t>
            </w:r>
          </w:p>
        </w:tc>
      </w:tr>
      <w:tr w:rsidR="00AC538D" w:rsidRPr="002032A8" w14:paraId="4806AD9C" w14:textId="77777777" w:rsidTr="00D05ED3">
        <w:trPr>
          <w:trHeight w:val="290"/>
        </w:trPr>
        <w:tc>
          <w:tcPr>
            <w:tcW w:w="3823" w:type="dxa"/>
            <w:shd w:val="clear" w:color="auto" w:fill="auto"/>
            <w:noWrap/>
            <w:vAlign w:val="bottom"/>
            <w:hideMark/>
          </w:tcPr>
          <w:p w14:paraId="7D84A4B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4AF62A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4240311</w:t>
            </w:r>
          </w:p>
        </w:tc>
        <w:tc>
          <w:tcPr>
            <w:tcW w:w="4536" w:type="dxa"/>
            <w:shd w:val="clear" w:color="auto" w:fill="auto"/>
            <w:noWrap/>
            <w:vAlign w:val="bottom"/>
            <w:hideMark/>
          </w:tcPr>
          <w:p w14:paraId="3768BC2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T4: Tumor invades through thyroid cartilage and/or extends to other tissues beyond the larynx (trachea, soft tissues of neck, pharynx)</w:t>
            </w:r>
          </w:p>
        </w:tc>
      </w:tr>
      <w:tr w:rsidR="00AC538D" w:rsidRPr="002032A8" w14:paraId="6755C965" w14:textId="77777777" w:rsidTr="00D05ED3">
        <w:trPr>
          <w:trHeight w:val="290"/>
        </w:trPr>
        <w:tc>
          <w:tcPr>
            <w:tcW w:w="3823" w:type="dxa"/>
            <w:shd w:val="clear" w:color="auto" w:fill="auto"/>
            <w:noWrap/>
            <w:vAlign w:val="bottom"/>
            <w:hideMark/>
          </w:tcPr>
          <w:p w14:paraId="433F0F2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535A1C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4240796</w:t>
            </w:r>
          </w:p>
        </w:tc>
        <w:tc>
          <w:tcPr>
            <w:tcW w:w="4536" w:type="dxa"/>
            <w:shd w:val="clear" w:color="auto" w:fill="auto"/>
            <w:noWrap/>
            <w:vAlign w:val="bottom"/>
            <w:hideMark/>
          </w:tcPr>
          <w:p w14:paraId="558B981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T4: Tumor invades through cricoid or thyroid cartilage and/or extends into other tissues beyond the larynx (trachea, soft tissues of neck, thyroid, esophagus)</w:t>
            </w:r>
          </w:p>
        </w:tc>
      </w:tr>
      <w:tr w:rsidR="00AC538D" w:rsidRPr="002032A8" w14:paraId="1015069D" w14:textId="77777777" w:rsidTr="00D05ED3">
        <w:trPr>
          <w:trHeight w:val="290"/>
        </w:trPr>
        <w:tc>
          <w:tcPr>
            <w:tcW w:w="3823" w:type="dxa"/>
            <w:shd w:val="clear" w:color="auto" w:fill="auto"/>
            <w:noWrap/>
            <w:vAlign w:val="bottom"/>
            <w:hideMark/>
          </w:tcPr>
          <w:p w14:paraId="611C263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FF410B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4241676</w:t>
            </w:r>
          </w:p>
        </w:tc>
        <w:tc>
          <w:tcPr>
            <w:tcW w:w="4536" w:type="dxa"/>
            <w:shd w:val="clear" w:color="auto" w:fill="auto"/>
            <w:noWrap/>
            <w:vAlign w:val="bottom"/>
            <w:hideMark/>
          </w:tcPr>
          <w:p w14:paraId="2131D71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T4: Lung tumor of any size that invades any of the following: mediastinum; heart; great vessels; trachea; esophagus; vertebral body; carina</w:t>
            </w:r>
          </w:p>
        </w:tc>
      </w:tr>
      <w:tr w:rsidR="00AC538D" w:rsidRPr="002032A8" w14:paraId="2DB641F6" w14:textId="77777777" w:rsidTr="00D05ED3">
        <w:trPr>
          <w:trHeight w:val="290"/>
        </w:trPr>
        <w:tc>
          <w:tcPr>
            <w:tcW w:w="3823" w:type="dxa"/>
            <w:shd w:val="clear" w:color="auto" w:fill="auto"/>
            <w:noWrap/>
            <w:vAlign w:val="bottom"/>
            <w:hideMark/>
          </w:tcPr>
          <w:p w14:paraId="11AB818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B95501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4310292</w:t>
            </w:r>
          </w:p>
        </w:tc>
        <w:tc>
          <w:tcPr>
            <w:tcW w:w="4536" w:type="dxa"/>
            <w:shd w:val="clear" w:color="auto" w:fill="auto"/>
            <w:noWrap/>
            <w:vAlign w:val="bottom"/>
            <w:hideMark/>
          </w:tcPr>
          <w:p w14:paraId="2A2D7A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Erosion of esophageal tumor into trachea</w:t>
            </w:r>
          </w:p>
        </w:tc>
      </w:tr>
      <w:tr w:rsidR="00AC538D" w:rsidRPr="002032A8" w14:paraId="63D4A0D6" w14:textId="77777777" w:rsidTr="00D05ED3">
        <w:trPr>
          <w:trHeight w:val="290"/>
        </w:trPr>
        <w:tc>
          <w:tcPr>
            <w:tcW w:w="3823" w:type="dxa"/>
            <w:shd w:val="clear" w:color="auto" w:fill="auto"/>
            <w:noWrap/>
            <w:vAlign w:val="bottom"/>
            <w:hideMark/>
          </w:tcPr>
          <w:p w14:paraId="440D33C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9879EE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258369</w:t>
            </w:r>
          </w:p>
        </w:tc>
        <w:tc>
          <w:tcPr>
            <w:tcW w:w="4536" w:type="dxa"/>
            <w:shd w:val="clear" w:color="auto" w:fill="auto"/>
            <w:noWrap/>
            <w:vAlign w:val="bottom"/>
            <w:hideMark/>
          </w:tcPr>
          <w:p w14:paraId="72E8B0D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lung</w:t>
            </w:r>
          </w:p>
        </w:tc>
      </w:tr>
      <w:tr w:rsidR="00AC538D" w:rsidRPr="00AC538D" w14:paraId="315304FF" w14:textId="77777777" w:rsidTr="00D05ED3">
        <w:trPr>
          <w:trHeight w:val="290"/>
        </w:trPr>
        <w:tc>
          <w:tcPr>
            <w:tcW w:w="3823" w:type="dxa"/>
            <w:shd w:val="clear" w:color="auto" w:fill="auto"/>
            <w:noWrap/>
            <w:vAlign w:val="bottom"/>
            <w:hideMark/>
          </w:tcPr>
          <w:p w14:paraId="6F2B1A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39B8B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443388</w:t>
            </w:r>
          </w:p>
        </w:tc>
        <w:tc>
          <w:tcPr>
            <w:tcW w:w="4536" w:type="dxa"/>
            <w:shd w:val="clear" w:color="auto" w:fill="auto"/>
            <w:noWrap/>
            <w:vAlign w:val="bottom"/>
            <w:hideMark/>
          </w:tcPr>
          <w:p w14:paraId="6141B89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lung</w:t>
            </w:r>
          </w:p>
        </w:tc>
      </w:tr>
      <w:tr w:rsidR="00AC538D" w:rsidRPr="002032A8" w14:paraId="7158065E" w14:textId="77777777" w:rsidTr="00D05ED3">
        <w:trPr>
          <w:trHeight w:val="290"/>
        </w:trPr>
        <w:tc>
          <w:tcPr>
            <w:tcW w:w="3823" w:type="dxa"/>
            <w:shd w:val="clear" w:color="auto" w:fill="auto"/>
            <w:noWrap/>
            <w:vAlign w:val="bottom"/>
            <w:hideMark/>
          </w:tcPr>
          <w:p w14:paraId="58F36E7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DE0F40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619299</w:t>
            </w:r>
          </w:p>
        </w:tc>
        <w:tc>
          <w:tcPr>
            <w:tcW w:w="4536" w:type="dxa"/>
            <w:shd w:val="clear" w:color="auto" w:fill="auto"/>
            <w:noWrap/>
            <w:vAlign w:val="bottom"/>
            <w:hideMark/>
          </w:tcPr>
          <w:p w14:paraId="09FE06D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left lung</w:t>
            </w:r>
          </w:p>
        </w:tc>
      </w:tr>
      <w:tr w:rsidR="00AC538D" w:rsidRPr="002032A8" w14:paraId="4D1183E9" w14:textId="77777777" w:rsidTr="00D05ED3">
        <w:trPr>
          <w:trHeight w:val="290"/>
        </w:trPr>
        <w:tc>
          <w:tcPr>
            <w:tcW w:w="3823" w:type="dxa"/>
            <w:shd w:val="clear" w:color="auto" w:fill="auto"/>
            <w:noWrap/>
            <w:vAlign w:val="bottom"/>
            <w:hideMark/>
          </w:tcPr>
          <w:p w14:paraId="58F935D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B925B8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619300</w:t>
            </w:r>
          </w:p>
        </w:tc>
        <w:tc>
          <w:tcPr>
            <w:tcW w:w="4536" w:type="dxa"/>
            <w:shd w:val="clear" w:color="auto" w:fill="auto"/>
            <w:noWrap/>
            <w:vAlign w:val="bottom"/>
            <w:hideMark/>
          </w:tcPr>
          <w:p w14:paraId="68CE4A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right lung</w:t>
            </w:r>
          </w:p>
        </w:tc>
      </w:tr>
      <w:tr w:rsidR="00AC538D" w:rsidRPr="002032A8" w14:paraId="42AE43DC" w14:textId="77777777" w:rsidTr="00D05ED3">
        <w:trPr>
          <w:trHeight w:val="290"/>
        </w:trPr>
        <w:tc>
          <w:tcPr>
            <w:tcW w:w="3823" w:type="dxa"/>
            <w:shd w:val="clear" w:color="auto" w:fill="auto"/>
            <w:noWrap/>
            <w:vAlign w:val="bottom"/>
            <w:hideMark/>
          </w:tcPr>
          <w:p w14:paraId="33FE6C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2A077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4293156</w:t>
            </w:r>
          </w:p>
        </w:tc>
        <w:tc>
          <w:tcPr>
            <w:tcW w:w="4536" w:type="dxa"/>
            <w:shd w:val="clear" w:color="auto" w:fill="auto"/>
            <w:noWrap/>
            <w:vAlign w:val="bottom"/>
            <w:hideMark/>
          </w:tcPr>
          <w:p w14:paraId="212279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pT2: Tumor of lung as per AJCC 6th Edition definition (lung)</w:t>
            </w:r>
          </w:p>
        </w:tc>
      </w:tr>
      <w:tr w:rsidR="00AC538D" w:rsidRPr="002032A8" w14:paraId="712DFBD0" w14:textId="77777777" w:rsidTr="00D05ED3">
        <w:trPr>
          <w:trHeight w:val="290"/>
        </w:trPr>
        <w:tc>
          <w:tcPr>
            <w:tcW w:w="3823" w:type="dxa"/>
            <w:shd w:val="clear" w:color="auto" w:fill="auto"/>
            <w:noWrap/>
            <w:vAlign w:val="bottom"/>
            <w:hideMark/>
          </w:tcPr>
          <w:p w14:paraId="326E392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994163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4298502</w:t>
            </w:r>
          </w:p>
        </w:tc>
        <w:tc>
          <w:tcPr>
            <w:tcW w:w="4536" w:type="dxa"/>
            <w:shd w:val="clear" w:color="auto" w:fill="auto"/>
            <w:noWrap/>
            <w:vAlign w:val="bottom"/>
            <w:hideMark/>
          </w:tcPr>
          <w:p w14:paraId="51241B0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pT4: Tumor of lung as per AJCC 6th Edition definition (lung)</w:t>
            </w:r>
          </w:p>
        </w:tc>
      </w:tr>
      <w:tr w:rsidR="00AC538D" w:rsidRPr="002032A8" w14:paraId="2B037458" w14:textId="77777777" w:rsidTr="00D05ED3">
        <w:trPr>
          <w:trHeight w:val="290"/>
        </w:trPr>
        <w:tc>
          <w:tcPr>
            <w:tcW w:w="3823" w:type="dxa"/>
            <w:shd w:val="clear" w:color="auto" w:fill="auto"/>
            <w:noWrap/>
            <w:vAlign w:val="bottom"/>
            <w:hideMark/>
          </w:tcPr>
          <w:p w14:paraId="0C2248B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A4C223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45769098</w:t>
            </w:r>
          </w:p>
        </w:tc>
        <w:tc>
          <w:tcPr>
            <w:tcW w:w="4536" w:type="dxa"/>
            <w:shd w:val="clear" w:color="auto" w:fill="auto"/>
            <w:noWrap/>
            <w:vAlign w:val="bottom"/>
            <w:hideMark/>
          </w:tcPr>
          <w:p w14:paraId="75C894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epithelial neoplasm of trachea</w:t>
            </w:r>
          </w:p>
        </w:tc>
      </w:tr>
      <w:tr w:rsidR="00AC538D" w:rsidRPr="00AC538D" w14:paraId="08782188" w14:textId="77777777" w:rsidTr="00D05ED3">
        <w:trPr>
          <w:trHeight w:val="290"/>
        </w:trPr>
        <w:tc>
          <w:tcPr>
            <w:tcW w:w="3823" w:type="dxa"/>
            <w:shd w:val="clear" w:color="auto" w:fill="auto"/>
            <w:noWrap/>
            <w:vAlign w:val="bottom"/>
            <w:hideMark/>
          </w:tcPr>
          <w:p w14:paraId="3E9325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E097E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439763</w:t>
            </w:r>
          </w:p>
        </w:tc>
        <w:tc>
          <w:tcPr>
            <w:tcW w:w="4536" w:type="dxa"/>
            <w:shd w:val="clear" w:color="auto" w:fill="auto"/>
            <w:noWrap/>
            <w:vAlign w:val="bottom"/>
            <w:hideMark/>
          </w:tcPr>
          <w:p w14:paraId="3D4B2FD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Benign neoplasm of trachea</w:t>
            </w:r>
          </w:p>
        </w:tc>
      </w:tr>
      <w:tr w:rsidR="00AC538D" w:rsidRPr="00AC538D" w14:paraId="08AACF28" w14:textId="77777777" w:rsidTr="00D05ED3">
        <w:trPr>
          <w:trHeight w:val="290"/>
        </w:trPr>
        <w:tc>
          <w:tcPr>
            <w:tcW w:w="3823" w:type="dxa"/>
            <w:shd w:val="clear" w:color="auto" w:fill="auto"/>
            <w:noWrap/>
            <w:vAlign w:val="bottom"/>
            <w:hideMark/>
          </w:tcPr>
          <w:p w14:paraId="03AB15A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569964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4129254</w:t>
            </w:r>
          </w:p>
        </w:tc>
        <w:tc>
          <w:tcPr>
            <w:tcW w:w="4536" w:type="dxa"/>
            <w:shd w:val="clear" w:color="auto" w:fill="auto"/>
            <w:noWrap/>
            <w:vAlign w:val="bottom"/>
            <w:hideMark/>
          </w:tcPr>
          <w:p w14:paraId="4EB81F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Neoplasm of trachea</w:t>
            </w:r>
          </w:p>
        </w:tc>
      </w:tr>
      <w:tr w:rsidR="00AC538D" w:rsidRPr="00AC538D" w14:paraId="3D8D291A" w14:textId="77777777" w:rsidTr="00D05ED3">
        <w:trPr>
          <w:trHeight w:val="290"/>
        </w:trPr>
        <w:tc>
          <w:tcPr>
            <w:tcW w:w="3823" w:type="dxa"/>
            <w:shd w:val="clear" w:color="auto" w:fill="auto"/>
            <w:noWrap/>
            <w:vAlign w:val="bottom"/>
            <w:hideMark/>
          </w:tcPr>
          <w:p w14:paraId="1BD9E6A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1728C8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443399</w:t>
            </w:r>
          </w:p>
        </w:tc>
        <w:tc>
          <w:tcPr>
            <w:tcW w:w="4536" w:type="dxa"/>
            <w:shd w:val="clear" w:color="auto" w:fill="auto"/>
            <w:noWrap/>
            <w:vAlign w:val="bottom"/>
            <w:hideMark/>
          </w:tcPr>
          <w:p w14:paraId="7286EF09" w14:textId="602556AF"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 xml:space="preserve">Malignant </w:t>
            </w:r>
            <w:r w:rsidR="003D4C86" w:rsidRPr="00AC538D">
              <w:rPr>
                <w:rFonts w:ascii="Calibri" w:eastAsia="Times New Roman" w:hAnsi="Calibri" w:cs="Calibri"/>
                <w:color w:val="000000"/>
                <w:sz w:val="20"/>
                <w:szCs w:val="20"/>
                <w:lang w:val="en-GB" w:eastAsia="en-GB"/>
              </w:rPr>
              <w:t>tumour</w:t>
            </w:r>
            <w:r w:rsidRPr="00AC538D">
              <w:rPr>
                <w:rFonts w:ascii="Calibri" w:eastAsia="Times New Roman" w:hAnsi="Calibri" w:cs="Calibri"/>
                <w:color w:val="000000"/>
                <w:sz w:val="20"/>
                <w:szCs w:val="20"/>
                <w:lang w:val="en-GB" w:eastAsia="en-GB"/>
              </w:rPr>
              <w:t xml:space="preserve"> of bronchus</w:t>
            </w:r>
          </w:p>
        </w:tc>
      </w:tr>
      <w:tr w:rsidR="00AC538D" w:rsidRPr="002032A8" w14:paraId="2D72D107" w14:textId="77777777" w:rsidTr="00D05ED3">
        <w:trPr>
          <w:trHeight w:val="290"/>
        </w:trPr>
        <w:tc>
          <w:tcPr>
            <w:tcW w:w="3823" w:type="dxa"/>
            <w:shd w:val="clear" w:color="auto" w:fill="auto"/>
            <w:noWrap/>
            <w:vAlign w:val="bottom"/>
            <w:hideMark/>
          </w:tcPr>
          <w:p w14:paraId="6B6E959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C6DEF8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4208307</w:t>
            </w:r>
          </w:p>
        </w:tc>
        <w:tc>
          <w:tcPr>
            <w:tcW w:w="4536" w:type="dxa"/>
            <w:shd w:val="clear" w:color="auto" w:fill="auto"/>
            <w:noWrap/>
            <w:vAlign w:val="bottom"/>
            <w:hideMark/>
          </w:tcPr>
          <w:p w14:paraId="708B5CC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Nonsquamous nonsmall cell neoplasm of lung</w:t>
            </w:r>
          </w:p>
        </w:tc>
      </w:tr>
      <w:tr w:rsidR="00AC538D" w:rsidRPr="002032A8" w14:paraId="439AEFAF" w14:textId="77777777" w:rsidTr="00D05ED3">
        <w:trPr>
          <w:trHeight w:val="290"/>
        </w:trPr>
        <w:tc>
          <w:tcPr>
            <w:tcW w:w="3823" w:type="dxa"/>
            <w:shd w:val="clear" w:color="auto" w:fill="auto"/>
            <w:noWrap/>
            <w:vAlign w:val="bottom"/>
            <w:hideMark/>
          </w:tcPr>
          <w:p w14:paraId="28C9BCE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E60CF1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4241768</w:t>
            </w:r>
          </w:p>
        </w:tc>
        <w:tc>
          <w:tcPr>
            <w:tcW w:w="4536" w:type="dxa"/>
            <w:shd w:val="clear" w:color="auto" w:fill="auto"/>
            <w:noWrap/>
            <w:vAlign w:val="bottom"/>
            <w:hideMark/>
          </w:tcPr>
          <w:p w14:paraId="42F4C79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bronchus of right lower lobe</w:t>
            </w:r>
          </w:p>
        </w:tc>
      </w:tr>
      <w:tr w:rsidR="00AC538D" w:rsidRPr="002032A8" w14:paraId="675B1D83" w14:textId="77777777" w:rsidTr="00D05ED3">
        <w:trPr>
          <w:trHeight w:val="290"/>
        </w:trPr>
        <w:tc>
          <w:tcPr>
            <w:tcW w:w="3823" w:type="dxa"/>
            <w:shd w:val="clear" w:color="auto" w:fill="auto"/>
            <w:noWrap/>
            <w:vAlign w:val="bottom"/>
            <w:hideMark/>
          </w:tcPr>
          <w:p w14:paraId="29E9ED0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E3636C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4243746</w:t>
            </w:r>
          </w:p>
        </w:tc>
        <w:tc>
          <w:tcPr>
            <w:tcW w:w="4536" w:type="dxa"/>
            <w:shd w:val="clear" w:color="auto" w:fill="auto"/>
            <w:noWrap/>
            <w:vAlign w:val="bottom"/>
            <w:hideMark/>
          </w:tcPr>
          <w:p w14:paraId="50E11E7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bronchus of left lower lobe</w:t>
            </w:r>
          </w:p>
        </w:tc>
      </w:tr>
      <w:tr w:rsidR="00AC538D" w:rsidRPr="002032A8" w14:paraId="749E3B55" w14:textId="77777777" w:rsidTr="00D05ED3">
        <w:trPr>
          <w:trHeight w:val="290"/>
        </w:trPr>
        <w:tc>
          <w:tcPr>
            <w:tcW w:w="3823" w:type="dxa"/>
            <w:shd w:val="clear" w:color="auto" w:fill="auto"/>
            <w:noWrap/>
            <w:vAlign w:val="bottom"/>
            <w:hideMark/>
          </w:tcPr>
          <w:p w14:paraId="2D8819B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94F1CE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4243116</w:t>
            </w:r>
          </w:p>
        </w:tc>
        <w:tc>
          <w:tcPr>
            <w:tcW w:w="4536" w:type="dxa"/>
            <w:shd w:val="clear" w:color="auto" w:fill="auto"/>
            <w:noWrap/>
            <w:vAlign w:val="bottom"/>
            <w:hideMark/>
          </w:tcPr>
          <w:p w14:paraId="4B14B63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bronchus of right upper lobe</w:t>
            </w:r>
          </w:p>
        </w:tc>
      </w:tr>
      <w:tr w:rsidR="00AC538D" w:rsidRPr="002032A8" w14:paraId="18239C5B" w14:textId="77777777" w:rsidTr="00D05ED3">
        <w:trPr>
          <w:trHeight w:val="290"/>
        </w:trPr>
        <w:tc>
          <w:tcPr>
            <w:tcW w:w="3823" w:type="dxa"/>
            <w:shd w:val="clear" w:color="auto" w:fill="auto"/>
            <w:noWrap/>
            <w:vAlign w:val="bottom"/>
            <w:hideMark/>
          </w:tcPr>
          <w:p w14:paraId="75571B4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9BF105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4243115</w:t>
            </w:r>
          </w:p>
        </w:tc>
        <w:tc>
          <w:tcPr>
            <w:tcW w:w="4536" w:type="dxa"/>
            <w:shd w:val="clear" w:color="auto" w:fill="auto"/>
            <w:noWrap/>
            <w:vAlign w:val="bottom"/>
            <w:hideMark/>
          </w:tcPr>
          <w:p w14:paraId="21E2E2C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bronchus of left upper lobe</w:t>
            </w:r>
          </w:p>
        </w:tc>
      </w:tr>
      <w:tr w:rsidR="00AC538D" w:rsidRPr="002032A8" w14:paraId="5DF4FA7D" w14:textId="77777777" w:rsidTr="00D05ED3">
        <w:trPr>
          <w:trHeight w:val="290"/>
        </w:trPr>
        <w:tc>
          <w:tcPr>
            <w:tcW w:w="3823" w:type="dxa"/>
            <w:shd w:val="clear" w:color="auto" w:fill="auto"/>
            <w:noWrap/>
            <w:vAlign w:val="bottom"/>
            <w:hideMark/>
          </w:tcPr>
          <w:p w14:paraId="293206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F27CC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4243747</w:t>
            </w:r>
          </w:p>
        </w:tc>
        <w:tc>
          <w:tcPr>
            <w:tcW w:w="4536" w:type="dxa"/>
            <w:shd w:val="clear" w:color="auto" w:fill="auto"/>
            <w:noWrap/>
            <w:vAlign w:val="bottom"/>
            <w:hideMark/>
          </w:tcPr>
          <w:p w14:paraId="34EF5D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bronchus of right middle lobe</w:t>
            </w:r>
          </w:p>
        </w:tc>
      </w:tr>
      <w:tr w:rsidR="00AC538D" w:rsidRPr="002032A8" w14:paraId="0F03472C" w14:textId="77777777" w:rsidTr="00D05ED3">
        <w:trPr>
          <w:trHeight w:val="290"/>
        </w:trPr>
        <w:tc>
          <w:tcPr>
            <w:tcW w:w="3823" w:type="dxa"/>
            <w:shd w:val="clear" w:color="auto" w:fill="auto"/>
            <w:noWrap/>
            <w:vAlign w:val="bottom"/>
            <w:hideMark/>
          </w:tcPr>
          <w:p w14:paraId="1A3A6FD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EE2650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4197581</w:t>
            </w:r>
          </w:p>
        </w:tc>
        <w:tc>
          <w:tcPr>
            <w:tcW w:w="4536" w:type="dxa"/>
            <w:shd w:val="clear" w:color="auto" w:fill="auto"/>
            <w:noWrap/>
            <w:vAlign w:val="bottom"/>
            <w:hideMark/>
          </w:tcPr>
          <w:p w14:paraId="5E4B6F8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bronchus in left upper lobe</w:t>
            </w:r>
          </w:p>
        </w:tc>
      </w:tr>
      <w:tr w:rsidR="00AC538D" w:rsidRPr="002032A8" w14:paraId="1EA213D1" w14:textId="77777777" w:rsidTr="00D05ED3">
        <w:trPr>
          <w:trHeight w:val="290"/>
        </w:trPr>
        <w:tc>
          <w:tcPr>
            <w:tcW w:w="3823" w:type="dxa"/>
            <w:shd w:val="clear" w:color="auto" w:fill="auto"/>
            <w:noWrap/>
            <w:vAlign w:val="bottom"/>
            <w:hideMark/>
          </w:tcPr>
          <w:p w14:paraId="0BCE196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CB0997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4196725</w:t>
            </w:r>
          </w:p>
        </w:tc>
        <w:tc>
          <w:tcPr>
            <w:tcW w:w="4536" w:type="dxa"/>
            <w:shd w:val="clear" w:color="auto" w:fill="auto"/>
            <w:noWrap/>
            <w:vAlign w:val="bottom"/>
            <w:hideMark/>
          </w:tcPr>
          <w:p w14:paraId="1DFD6F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bronchus in right lower lobe</w:t>
            </w:r>
          </w:p>
        </w:tc>
      </w:tr>
      <w:tr w:rsidR="00AC538D" w:rsidRPr="002032A8" w14:paraId="7B29C715" w14:textId="77777777" w:rsidTr="00D05ED3">
        <w:trPr>
          <w:trHeight w:val="290"/>
        </w:trPr>
        <w:tc>
          <w:tcPr>
            <w:tcW w:w="3823" w:type="dxa"/>
            <w:shd w:val="clear" w:color="auto" w:fill="auto"/>
            <w:noWrap/>
            <w:vAlign w:val="bottom"/>
            <w:hideMark/>
          </w:tcPr>
          <w:p w14:paraId="4ADEEE6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56D999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4197582</w:t>
            </w:r>
          </w:p>
        </w:tc>
        <w:tc>
          <w:tcPr>
            <w:tcW w:w="4536" w:type="dxa"/>
            <w:shd w:val="clear" w:color="auto" w:fill="auto"/>
            <w:noWrap/>
            <w:vAlign w:val="bottom"/>
            <w:hideMark/>
          </w:tcPr>
          <w:p w14:paraId="38AA5F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bronchus in right middle lobe</w:t>
            </w:r>
          </w:p>
        </w:tc>
      </w:tr>
      <w:tr w:rsidR="00AC538D" w:rsidRPr="002032A8" w14:paraId="42E16B8F" w14:textId="77777777" w:rsidTr="00D05ED3">
        <w:trPr>
          <w:trHeight w:val="290"/>
        </w:trPr>
        <w:tc>
          <w:tcPr>
            <w:tcW w:w="3823" w:type="dxa"/>
            <w:shd w:val="clear" w:color="auto" w:fill="auto"/>
            <w:noWrap/>
            <w:vAlign w:val="bottom"/>
            <w:hideMark/>
          </w:tcPr>
          <w:p w14:paraId="0CC776C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B2382F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4197583</w:t>
            </w:r>
          </w:p>
        </w:tc>
        <w:tc>
          <w:tcPr>
            <w:tcW w:w="4536" w:type="dxa"/>
            <w:shd w:val="clear" w:color="auto" w:fill="auto"/>
            <w:noWrap/>
            <w:vAlign w:val="bottom"/>
            <w:hideMark/>
          </w:tcPr>
          <w:p w14:paraId="7C64D2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bronchus in right upper lobe</w:t>
            </w:r>
          </w:p>
        </w:tc>
      </w:tr>
      <w:tr w:rsidR="00AC538D" w:rsidRPr="002032A8" w14:paraId="1CEA5751" w14:textId="77777777" w:rsidTr="00D05ED3">
        <w:trPr>
          <w:trHeight w:val="290"/>
        </w:trPr>
        <w:tc>
          <w:tcPr>
            <w:tcW w:w="3823" w:type="dxa"/>
            <w:shd w:val="clear" w:color="auto" w:fill="auto"/>
            <w:noWrap/>
            <w:vAlign w:val="bottom"/>
            <w:hideMark/>
          </w:tcPr>
          <w:p w14:paraId="5CE8363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3750A6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4196724</w:t>
            </w:r>
          </w:p>
        </w:tc>
        <w:tc>
          <w:tcPr>
            <w:tcW w:w="4536" w:type="dxa"/>
            <w:shd w:val="clear" w:color="auto" w:fill="auto"/>
            <w:noWrap/>
            <w:vAlign w:val="bottom"/>
            <w:hideMark/>
          </w:tcPr>
          <w:p w14:paraId="4C1D58F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bronchus in left lower lobe</w:t>
            </w:r>
          </w:p>
        </w:tc>
      </w:tr>
      <w:tr w:rsidR="00AC538D" w:rsidRPr="002032A8" w14:paraId="4290D823" w14:textId="77777777" w:rsidTr="00D05ED3">
        <w:trPr>
          <w:trHeight w:val="290"/>
        </w:trPr>
        <w:tc>
          <w:tcPr>
            <w:tcW w:w="3823" w:type="dxa"/>
            <w:shd w:val="clear" w:color="auto" w:fill="auto"/>
            <w:noWrap/>
            <w:vAlign w:val="bottom"/>
            <w:hideMark/>
          </w:tcPr>
          <w:p w14:paraId="65248D9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65A0CB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37395650</w:t>
            </w:r>
          </w:p>
        </w:tc>
        <w:tc>
          <w:tcPr>
            <w:tcW w:w="4536" w:type="dxa"/>
            <w:shd w:val="clear" w:color="auto" w:fill="auto"/>
            <w:noWrap/>
            <w:vAlign w:val="bottom"/>
            <w:hideMark/>
          </w:tcPr>
          <w:p w14:paraId="07A791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malignant neoplasm of lung, TNM stage 3</w:t>
            </w:r>
          </w:p>
        </w:tc>
      </w:tr>
      <w:tr w:rsidR="00AC538D" w:rsidRPr="002032A8" w14:paraId="543BBBFA" w14:textId="77777777" w:rsidTr="00D05ED3">
        <w:trPr>
          <w:trHeight w:val="290"/>
        </w:trPr>
        <w:tc>
          <w:tcPr>
            <w:tcW w:w="3823" w:type="dxa"/>
            <w:shd w:val="clear" w:color="auto" w:fill="auto"/>
            <w:noWrap/>
            <w:vAlign w:val="bottom"/>
            <w:hideMark/>
          </w:tcPr>
          <w:p w14:paraId="49C083D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98DBF3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37395648</w:t>
            </w:r>
          </w:p>
        </w:tc>
        <w:tc>
          <w:tcPr>
            <w:tcW w:w="4536" w:type="dxa"/>
            <w:shd w:val="clear" w:color="auto" w:fill="auto"/>
            <w:noWrap/>
            <w:vAlign w:val="bottom"/>
            <w:hideMark/>
          </w:tcPr>
          <w:p w14:paraId="4DEE90F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malignant neoplasm of lung, TNM stage 1</w:t>
            </w:r>
          </w:p>
        </w:tc>
      </w:tr>
      <w:tr w:rsidR="00AC538D" w:rsidRPr="002032A8" w14:paraId="068FDD80" w14:textId="77777777" w:rsidTr="00D05ED3">
        <w:trPr>
          <w:trHeight w:val="290"/>
        </w:trPr>
        <w:tc>
          <w:tcPr>
            <w:tcW w:w="3823" w:type="dxa"/>
            <w:shd w:val="clear" w:color="auto" w:fill="auto"/>
            <w:noWrap/>
            <w:vAlign w:val="bottom"/>
            <w:hideMark/>
          </w:tcPr>
          <w:p w14:paraId="12A74FC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7AC0C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37395649</w:t>
            </w:r>
          </w:p>
        </w:tc>
        <w:tc>
          <w:tcPr>
            <w:tcW w:w="4536" w:type="dxa"/>
            <w:shd w:val="clear" w:color="auto" w:fill="auto"/>
            <w:noWrap/>
            <w:vAlign w:val="bottom"/>
            <w:hideMark/>
          </w:tcPr>
          <w:p w14:paraId="5E5F3C0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malignant neoplasm of lung, TNM stage 2</w:t>
            </w:r>
          </w:p>
        </w:tc>
      </w:tr>
      <w:tr w:rsidR="00AC538D" w:rsidRPr="002032A8" w14:paraId="6DF7C7BC" w14:textId="77777777" w:rsidTr="00D05ED3">
        <w:trPr>
          <w:trHeight w:val="290"/>
        </w:trPr>
        <w:tc>
          <w:tcPr>
            <w:tcW w:w="3823" w:type="dxa"/>
            <w:shd w:val="clear" w:color="auto" w:fill="auto"/>
            <w:noWrap/>
            <w:vAlign w:val="bottom"/>
            <w:hideMark/>
          </w:tcPr>
          <w:p w14:paraId="5831270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0B2315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37395651</w:t>
            </w:r>
          </w:p>
        </w:tc>
        <w:tc>
          <w:tcPr>
            <w:tcW w:w="4536" w:type="dxa"/>
            <w:shd w:val="clear" w:color="auto" w:fill="auto"/>
            <w:noWrap/>
            <w:vAlign w:val="bottom"/>
            <w:hideMark/>
          </w:tcPr>
          <w:p w14:paraId="7F1BF0F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malignant neoplasm of lung, TNM stage 4</w:t>
            </w:r>
          </w:p>
        </w:tc>
      </w:tr>
      <w:tr w:rsidR="00AC538D" w:rsidRPr="002032A8" w14:paraId="308FC715" w14:textId="77777777" w:rsidTr="00D05ED3">
        <w:trPr>
          <w:trHeight w:val="290"/>
        </w:trPr>
        <w:tc>
          <w:tcPr>
            <w:tcW w:w="3823" w:type="dxa"/>
            <w:shd w:val="clear" w:color="auto" w:fill="auto"/>
            <w:noWrap/>
            <w:vAlign w:val="bottom"/>
            <w:hideMark/>
          </w:tcPr>
          <w:p w14:paraId="55B6645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1335C5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4093961</w:t>
            </w:r>
          </w:p>
        </w:tc>
        <w:tc>
          <w:tcPr>
            <w:tcW w:w="4536" w:type="dxa"/>
            <w:shd w:val="clear" w:color="auto" w:fill="auto"/>
            <w:noWrap/>
            <w:vAlign w:val="bottom"/>
            <w:hideMark/>
          </w:tcPr>
          <w:p w14:paraId="3A6ADC3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carina of bronchus</w:t>
            </w:r>
          </w:p>
        </w:tc>
      </w:tr>
      <w:tr w:rsidR="00AC538D" w:rsidRPr="002032A8" w14:paraId="5C304EBF" w14:textId="77777777" w:rsidTr="00D05ED3">
        <w:trPr>
          <w:trHeight w:val="290"/>
        </w:trPr>
        <w:tc>
          <w:tcPr>
            <w:tcW w:w="3823" w:type="dxa"/>
            <w:shd w:val="clear" w:color="auto" w:fill="auto"/>
            <w:noWrap/>
            <w:vAlign w:val="bottom"/>
            <w:hideMark/>
          </w:tcPr>
          <w:p w14:paraId="16D54FF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6885D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4094874</w:t>
            </w:r>
          </w:p>
        </w:tc>
        <w:tc>
          <w:tcPr>
            <w:tcW w:w="4536" w:type="dxa"/>
            <w:shd w:val="clear" w:color="auto" w:fill="auto"/>
            <w:noWrap/>
            <w:vAlign w:val="bottom"/>
            <w:hideMark/>
          </w:tcPr>
          <w:p w14:paraId="14E2CF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cartilage of trachea</w:t>
            </w:r>
          </w:p>
        </w:tc>
      </w:tr>
      <w:tr w:rsidR="00AC538D" w:rsidRPr="002032A8" w14:paraId="66E2A0A2" w14:textId="77777777" w:rsidTr="00D05ED3">
        <w:trPr>
          <w:trHeight w:val="290"/>
        </w:trPr>
        <w:tc>
          <w:tcPr>
            <w:tcW w:w="3823" w:type="dxa"/>
            <w:shd w:val="clear" w:color="auto" w:fill="auto"/>
            <w:noWrap/>
            <w:vAlign w:val="bottom"/>
            <w:hideMark/>
          </w:tcPr>
          <w:p w14:paraId="4449CC9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E3B1A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4247821</w:t>
            </w:r>
          </w:p>
        </w:tc>
        <w:tc>
          <w:tcPr>
            <w:tcW w:w="4536" w:type="dxa"/>
            <w:shd w:val="clear" w:color="auto" w:fill="auto"/>
            <w:noWrap/>
            <w:vAlign w:val="bottom"/>
            <w:hideMark/>
          </w:tcPr>
          <w:p w14:paraId="1C6B993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carina</w:t>
            </w:r>
          </w:p>
        </w:tc>
      </w:tr>
      <w:tr w:rsidR="00AC538D" w:rsidRPr="002032A8" w14:paraId="5ECC6F01" w14:textId="77777777" w:rsidTr="00D05ED3">
        <w:trPr>
          <w:trHeight w:val="290"/>
        </w:trPr>
        <w:tc>
          <w:tcPr>
            <w:tcW w:w="3823" w:type="dxa"/>
            <w:shd w:val="clear" w:color="auto" w:fill="auto"/>
            <w:noWrap/>
            <w:vAlign w:val="bottom"/>
            <w:hideMark/>
          </w:tcPr>
          <w:p w14:paraId="1F3961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7503F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4092215</w:t>
            </w:r>
          </w:p>
        </w:tc>
        <w:tc>
          <w:tcPr>
            <w:tcW w:w="4536" w:type="dxa"/>
            <w:shd w:val="clear" w:color="auto" w:fill="auto"/>
            <w:noWrap/>
            <w:vAlign w:val="bottom"/>
            <w:hideMark/>
          </w:tcPr>
          <w:p w14:paraId="5CB31F8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carina of bronchus</w:t>
            </w:r>
          </w:p>
        </w:tc>
      </w:tr>
      <w:tr w:rsidR="00AC538D" w:rsidRPr="002032A8" w14:paraId="48DE455E" w14:textId="77777777" w:rsidTr="00D05ED3">
        <w:trPr>
          <w:trHeight w:val="290"/>
        </w:trPr>
        <w:tc>
          <w:tcPr>
            <w:tcW w:w="3823" w:type="dxa"/>
            <w:shd w:val="clear" w:color="auto" w:fill="auto"/>
            <w:noWrap/>
            <w:vAlign w:val="bottom"/>
            <w:hideMark/>
          </w:tcPr>
          <w:p w14:paraId="63CB5C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BB0D32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4095449</w:t>
            </w:r>
          </w:p>
        </w:tc>
        <w:tc>
          <w:tcPr>
            <w:tcW w:w="4536" w:type="dxa"/>
            <w:shd w:val="clear" w:color="auto" w:fill="auto"/>
            <w:noWrap/>
            <w:vAlign w:val="bottom"/>
            <w:hideMark/>
          </w:tcPr>
          <w:p w14:paraId="19A0CC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mucosa of trachea</w:t>
            </w:r>
          </w:p>
        </w:tc>
      </w:tr>
      <w:tr w:rsidR="00AC538D" w:rsidRPr="002032A8" w14:paraId="7311D5E7" w14:textId="77777777" w:rsidTr="00D05ED3">
        <w:trPr>
          <w:trHeight w:val="290"/>
        </w:trPr>
        <w:tc>
          <w:tcPr>
            <w:tcW w:w="3823" w:type="dxa"/>
            <w:shd w:val="clear" w:color="auto" w:fill="auto"/>
            <w:noWrap/>
            <w:vAlign w:val="bottom"/>
            <w:hideMark/>
          </w:tcPr>
          <w:p w14:paraId="1218000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DC55D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432262</w:t>
            </w:r>
          </w:p>
        </w:tc>
        <w:tc>
          <w:tcPr>
            <w:tcW w:w="4536" w:type="dxa"/>
            <w:shd w:val="clear" w:color="auto" w:fill="auto"/>
            <w:noWrap/>
            <w:vAlign w:val="bottom"/>
            <w:hideMark/>
          </w:tcPr>
          <w:p w14:paraId="5797BB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trachea</w:t>
            </w:r>
          </w:p>
        </w:tc>
      </w:tr>
      <w:tr w:rsidR="00AC538D" w:rsidRPr="002032A8" w14:paraId="4E776117" w14:textId="77777777" w:rsidTr="00D05ED3">
        <w:trPr>
          <w:trHeight w:val="290"/>
        </w:trPr>
        <w:tc>
          <w:tcPr>
            <w:tcW w:w="3823" w:type="dxa"/>
            <w:shd w:val="clear" w:color="auto" w:fill="auto"/>
            <w:noWrap/>
            <w:vAlign w:val="bottom"/>
            <w:hideMark/>
          </w:tcPr>
          <w:p w14:paraId="0E47F87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A13459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433973</w:t>
            </w:r>
          </w:p>
        </w:tc>
        <w:tc>
          <w:tcPr>
            <w:tcW w:w="4536" w:type="dxa"/>
            <w:shd w:val="clear" w:color="auto" w:fill="auto"/>
            <w:noWrap/>
            <w:vAlign w:val="bottom"/>
            <w:hideMark/>
          </w:tcPr>
          <w:p w14:paraId="5061AEA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bronchus of left lower lobe</w:t>
            </w:r>
          </w:p>
        </w:tc>
      </w:tr>
      <w:tr w:rsidR="00AC538D" w:rsidRPr="002032A8" w14:paraId="2F0ABCD7" w14:textId="77777777" w:rsidTr="00D05ED3">
        <w:trPr>
          <w:trHeight w:val="290"/>
        </w:trPr>
        <w:tc>
          <w:tcPr>
            <w:tcW w:w="3823" w:type="dxa"/>
            <w:shd w:val="clear" w:color="auto" w:fill="auto"/>
            <w:noWrap/>
            <w:vAlign w:val="bottom"/>
            <w:hideMark/>
          </w:tcPr>
          <w:p w14:paraId="54D4905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9B1288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4246121</w:t>
            </w:r>
          </w:p>
        </w:tc>
        <w:tc>
          <w:tcPr>
            <w:tcW w:w="4536" w:type="dxa"/>
            <w:shd w:val="clear" w:color="auto" w:fill="auto"/>
            <w:noWrap/>
            <w:vAlign w:val="bottom"/>
            <w:hideMark/>
          </w:tcPr>
          <w:p w14:paraId="1C6D7AB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hilus of lung</w:t>
            </w:r>
          </w:p>
        </w:tc>
      </w:tr>
      <w:tr w:rsidR="00AC538D" w:rsidRPr="002032A8" w14:paraId="5B870833" w14:textId="77777777" w:rsidTr="00D05ED3">
        <w:trPr>
          <w:trHeight w:val="290"/>
        </w:trPr>
        <w:tc>
          <w:tcPr>
            <w:tcW w:w="3823" w:type="dxa"/>
            <w:shd w:val="clear" w:color="auto" w:fill="auto"/>
            <w:noWrap/>
            <w:vAlign w:val="bottom"/>
            <w:hideMark/>
          </w:tcPr>
          <w:p w14:paraId="49FB5A9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ACE84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4246804</w:t>
            </w:r>
          </w:p>
        </w:tc>
        <w:tc>
          <w:tcPr>
            <w:tcW w:w="4536" w:type="dxa"/>
            <w:shd w:val="clear" w:color="auto" w:fill="auto"/>
            <w:noWrap/>
            <w:vAlign w:val="bottom"/>
            <w:hideMark/>
          </w:tcPr>
          <w:p w14:paraId="6FBA5CC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bronchus of right middle lobe</w:t>
            </w:r>
          </w:p>
        </w:tc>
      </w:tr>
      <w:tr w:rsidR="00AC538D" w:rsidRPr="002032A8" w14:paraId="0A177AED" w14:textId="77777777" w:rsidTr="00D05ED3">
        <w:trPr>
          <w:trHeight w:val="290"/>
        </w:trPr>
        <w:tc>
          <w:tcPr>
            <w:tcW w:w="3823" w:type="dxa"/>
            <w:shd w:val="clear" w:color="auto" w:fill="auto"/>
            <w:noWrap/>
            <w:vAlign w:val="bottom"/>
            <w:hideMark/>
          </w:tcPr>
          <w:p w14:paraId="665283B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694C32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4247832</w:t>
            </w:r>
          </w:p>
        </w:tc>
        <w:tc>
          <w:tcPr>
            <w:tcW w:w="4536" w:type="dxa"/>
            <w:shd w:val="clear" w:color="auto" w:fill="auto"/>
            <w:noWrap/>
            <w:vAlign w:val="bottom"/>
            <w:hideMark/>
          </w:tcPr>
          <w:p w14:paraId="140E77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lower lobe of left lung</w:t>
            </w:r>
          </w:p>
        </w:tc>
      </w:tr>
      <w:tr w:rsidR="00AC538D" w:rsidRPr="00AC538D" w14:paraId="594A5EF9" w14:textId="77777777" w:rsidTr="00D05ED3">
        <w:trPr>
          <w:trHeight w:val="290"/>
        </w:trPr>
        <w:tc>
          <w:tcPr>
            <w:tcW w:w="3823" w:type="dxa"/>
            <w:shd w:val="clear" w:color="auto" w:fill="auto"/>
            <w:noWrap/>
            <w:vAlign w:val="bottom"/>
            <w:hideMark/>
          </w:tcPr>
          <w:p w14:paraId="41D37C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94C355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45769035</w:t>
            </w:r>
          </w:p>
        </w:tc>
        <w:tc>
          <w:tcPr>
            <w:tcW w:w="4536" w:type="dxa"/>
            <w:shd w:val="clear" w:color="auto" w:fill="auto"/>
            <w:noWrap/>
            <w:vAlign w:val="bottom"/>
            <w:hideMark/>
          </w:tcPr>
          <w:p w14:paraId="2BA7A3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carcinosarcoma of lung</w:t>
            </w:r>
          </w:p>
        </w:tc>
      </w:tr>
      <w:tr w:rsidR="00AC538D" w:rsidRPr="002032A8" w14:paraId="15393D4F" w14:textId="77777777" w:rsidTr="00D05ED3">
        <w:trPr>
          <w:trHeight w:val="290"/>
        </w:trPr>
        <w:tc>
          <w:tcPr>
            <w:tcW w:w="3823" w:type="dxa"/>
            <w:shd w:val="clear" w:color="auto" w:fill="auto"/>
            <w:noWrap/>
            <w:vAlign w:val="bottom"/>
            <w:hideMark/>
          </w:tcPr>
          <w:p w14:paraId="152A564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43D3A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4095025</w:t>
            </w:r>
          </w:p>
        </w:tc>
        <w:tc>
          <w:tcPr>
            <w:tcW w:w="4536" w:type="dxa"/>
            <w:shd w:val="clear" w:color="auto" w:fill="auto"/>
            <w:noWrap/>
            <w:vAlign w:val="bottom"/>
            <w:hideMark/>
          </w:tcPr>
          <w:p w14:paraId="0C0ACBC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Alpha heavy chain disease, respiratory form</w:t>
            </w:r>
          </w:p>
        </w:tc>
      </w:tr>
      <w:tr w:rsidR="00AC538D" w:rsidRPr="00AC538D" w14:paraId="6C16417C" w14:textId="77777777" w:rsidTr="00D05ED3">
        <w:trPr>
          <w:trHeight w:val="290"/>
        </w:trPr>
        <w:tc>
          <w:tcPr>
            <w:tcW w:w="3823" w:type="dxa"/>
            <w:shd w:val="clear" w:color="auto" w:fill="auto"/>
            <w:noWrap/>
            <w:vAlign w:val="bottom"/>
            <w:hideMark/>
          </w:tcPr>
          <w:p w14:paraId="4FF1BE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81D03E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45769097</w:t>
            </w:r>
          </w:p>
        </w:tc>
        <w:tc>
          <w:tcPr>
            <w:tcW w:w="4536" w:type="dxa"/>
            <w:shd w:val="clear" w:color="auto" w:fill="auto"/>
            <w:noWrap/>
            <w:vAlign w:val="bottom"/>
            <w:hideMark/>
          </w:tcPr>
          <w:p w14:paraId="5C2AAC0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Pleuropulmonary blastoma type III</w:t>
            </w:r>
          </w:p>
        </w:tc>
      </w:tr>
      <w:tr w:rsidR="00AC538D" w:rsidRPr="002032A8" w14:paraId="1DE525C2" w14:textId="77777777" w:rsidTr="00D05ED3">
        <w:trPr>
          <w:trHeight w:val="290"/>
        </w:trPr>
        <w:tc>
          <w:tcPr>
            <w:tcW w:w="3823" w:type="dxa"/>
            <w:shd w:val="clear" w:color="auto" w:fill="auto"/>
            <w:noWrap/>
            <w:vAlign w:val="bottom"/>
            <w:hideMark/>
          </w:tcPr>
          <w:p w14:paraId="2CDB340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0688FE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4312567</w:t>
            </w:r>
          </w:p>
        </w:tc>
        <w:tc>
          <w:tcPr>
            <w:tcW w:w="4536" w:type="dxa"/>
            <w:shd w:val="clear" w:color="auto" w:fill="auto"/>
            <w:noWrap/>
            <w:vAlign w:val="bottom"/>
            <w:hideMark/>
          </w:tcPr>
          <w:p w14:paraId="76650E5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upper lobe of right lung</w:t>
            </w:r>
          </w:p>
        </w:tc>
      </w:tr>
      <w:tr w:rsidR="00AC538D" w:rsidRPr="00AC538D" w14:paraId="218DC1B9" w14:textId="77777777" w:rsidTr="00D05ED3">
        <w:trPr>
          <w:trHeight w:val="290"/>
        </w:trPr>
        <w:tc>
          <w:tcPr>
            <w:tcW w:w="3823" w:type="dxa"/>
            <w:shd w:val="clear" w:color="auto" w:fill="auto"/>
            <w:noWrap/>
            <w:vAlign w:val="bottom"/>
            <w:hideMark/>
          </w:tcPr>
          <w:p w14:paraId="7AE655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1774B0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45769095</w:t>
            </w:r>
          </w:p>
        </w:tc>
        <w:tc>
          <w:tcPr>
            <w:tcW w:w="4536" w:type="dxa"/>
            <w:shd w:val="clear" w:color="auto" w:fill="auto"/>
            <w:noWrap/>
            <w:vAlign w:val="bottom"/>
            <w:hideMark/>
          </w:tcPr>
          <w:p w14:paraId="0886418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Pleuropulmonary blastoma type I</w:t>
            </w:r>
          </w:p>
        </w:tc>
      </w:tr>
      <w:tr w:rsidR="00AC538D" w:rsidRPr="002032A8" w14:paraId="6C6FA4EB" w14:textId="77777777" w:rsidTr="00D05ED3">
        <w:trPr>
          <w:trHeight w:val="290"/>
        </w:trPr>
        <w:tc>
          <w:tcPr>
            <w:tcW w:w="3823" w:type="dxa"/>
            <w:shd w:val="clear" w:color="auto" w:fill="auto"/>
            <w:noWrap/>
            <w:vAlign w:val="bottom"/>
            <w:hideMark/>
          </w:tcPr>
          <w:p w14:paraId="564DA79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C22BCA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36716500</w:t>
            </w:r>
          </w:p>
        </w:tc>
        <w:tc>
          <w:tcPr>
            <w:tcW w:w="4536" w:type="dxa"/>
            <w:shd w:val="clear" w:color="auto" w:fill="auto"/>
            <w:noWrap/>
            <w:vAlign w:val="bottom"/>
            <w:hideMark/>
          </w:tcPr>
          <w:p w14:paraId="5BABE4A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neuroendocrine neoplasm of lung</w:t>
            </w:r>
          </w:p>
        </w:tc>
      </w:tr>
      <w:tr w:rsidR="00AC538D" w:rsidRPr="002032A8" w14:paraId="1444D1DD" w14:textId="77777777" w:rsidTr="00D05ED3">
        <w:trPr>
          <w:trHeight w:val="290"/>
        </w:trPr>
        <w:tc>
          <w:tcPr>
            <w:tcW w:w="3823" w:type="dxa"/>
            <w:shd w:val="clear" w:color="auto" w:fill="auto"/>
            <w:noWrap/>
            <w:vAlign w:val="bottom"/>
            <w:hideMark/>
          </w:tcPr>
          <w:p w14:paraId="1216CBC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F9537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4157454</w:t>
            </w:r>
          </w:p>
        </w:tc>
        <w:tc>
          <w:tcPr>
            <w:tcW w:w="4536" w:type="dxa"/>
            <w:shd w:val="clear" w:color="auto" w:fill="auto"/>
            <w:noWrap/>
            <w:vAlign w:val="bottom"/>
            <w:hideMark/>
          </w:tcPr>
          <w:p w14:paraId="6A8BE7B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lower lobe, bronchus or lung</w:t>
            </w:r>
          </w:p>
        </w:tc>
      </w:tr>
      <w:tr w:rsidR="00AC538D" w:rsidRPr="002032A8" w14:paraId="0A79C4B2" w14:textId="77777777" w:rsidTr="00D05ED3">
        <w:trPr>
          <w:trHeight w:val="290"/>
        </w:trPr>
        <w:tc>
          <w:tcPr>
            <w:tcW w:w="3823" w:type="dxa"/>
            <w:shd w:val="clear" w:color="auto" w:fill="auto"/>
            <w:noWrap/>
            <w:vAlign w:val="bottom"/>
            <w:hideMark/>
          </w:tcPr>
          <w:p w14:paraId="2F33CD3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154D78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619301</w:t>
            </w:r>
          </w:p>
        </w:tc>
        <w:tc>
          <w:tcPr>
            <w:tcW w:w="4536" w:type="dxa"/>
            <w:shd w:val="clear" w:color="auto" w:fill="auto"/>
            <w:noWrap/>
            <w:vAlign w:val="bottom"/>
            <w:hideMark/>
          </w:tcPr>
          <w:p w14:paraId="5EDE1FE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Bilateral primary malignant neoplasm of lungs</w:t>
            </w:r>
          </w:p>
        </w:tc>
      </w:tr>
      <w:tr w:rsidR="00AC538D" w:rsidRPr="002032A8" w14:paraId="71A2ED2B" w14:textId="77777777" w:rsidTr="00D05ED3">
        <w:trPr>
          <w:trHeight w:val="290"/>
        </w:trPr>
        <w:tc>
          <w:tcPr>
            <w:tcW w:w="3823" w:type="dxa"/>
            <w:shd w:val="clear" w:color="auto" w:fill="auto"/>
            <w:noWrap/>
            <w:vAlign w:val="bottom"/>
            <w:hideMark/>
          </w:tcPr>
          <w:p w14:paraId="7C7B9E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D8A084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4246027</w:t>
            </w:r>
          </w:p>
        </w:tc>
        <w:tc>
          <w:tcPr>
            <w:tcW w:w="4536" w:type="dxa"/>
            <w:shd w:val="clear" w:color="auto" w:fill="auto"/>
            <w:noWrap/>
            <w:vAlign w:val="bottom"/>
            <w:hideMark/>
          </w:tcPr>
          <w:p w14:paraId="236B979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bronchus of left upper lobe</w:t>
            </w:r>
          </w:p>
        </w:tc>
      </w:tr>
      <w:tr w:rsidR="00AC538D" w:rsidRPr="002032A8" w14:paraId="2D38B529" w14:textId="77777777" w:rsidTr="00D05ED3">
        <w:trPr>
          <w:trHeight w:val="290"/>
        </w:trPr>
        <w:tc>
          <w:tcPr>
            <w:tcW w:w="3823" w:type="dxa"/>
            <w:shd w:val="clear" w:color="auto" w:fill="auto"/>
            <w:noWrap/>
            <w:vAlign w:val="bottom"/>
            <w:hideMark/>
          </w:tcPr>
          <w:p w14:paraId="127173C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5723A3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4246148</w:t>
            </w:r>
          </w:p>
        </w:tc>
        <w:tc>
          <w:tcPr>
            <w:tcW w:w="4536" w:type="dxa"/>
            <w:shd w:val="clear" w:color="auto" w:fill="auto"/>
            <w:noWrap/>
            <w:vAlign w:val="bottom"/>
            <w:hideMark/>
          </w:tcPr>
          <w:p w14:paraId="2A30CD1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right lower lobe of lung</w:t>
            </w:r>
          </w:p>
        </w:tc>
      </w:tr>
      <w:tr w:rsidR="00AC538D" w:rsidRPr="00AC538D" w14:paraId="47D3416C" w14:textId="77777777" w:rsidTr="00D05ED3">
        <w:trPr>
          <w:trHeight w:val="290"/>
        </w:trPr>
        <w:tc>
          <w:tcPr>
            <w:tcW w:w="3823" w:type="dxa"/>
            <w:shd w:val="clear" w:color="auto" w:fill="auto"/>
            <w:noWrap/>
            <w:vAlign w:val="bottom"/>
            <w:hideMark/>
          </w:tcPr>
          <w:p w14:paraId="738ABC8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C6EC6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45769096</w:t>
            </w:r>
          </w:p>
        </w:tc>
        <w:tc>
          <w:tcPr>
            <w:tcW w:w="4536" w:type="dxa"/>
            <w:shd w:val="clear" w:color="auto" w:fill="auto"/>
            <w:noWrap/>
            <w:vAlign w:val="bottom"/>
            <w:hideMark/>
          </w:tcPr>
          <w:p w14:paraId="30C31A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Pleuropulmonary blastoma type II</w:t>
            </w:r>
          </w:p>
        </w:tc>
      </w:tr>
      <w:tr w:rsidR="00AC538D" w:rsidRPr="00AC538D" w14:paraId="4C41230A" w14:textId="77777777" w:rsidTr="00D05ED3">
        <w:trPr>
          <w:trHeight w:val="290"/>
        </w:trPr>
        <w:tc>
          <w:tcPr>
            <w:tcW w:w="3823" w:type="dxa"/>
            <w:shd w:val="clear" w:color="auto" w:fill="auto"/>
            <w:noWrap/>
            <w:vAlign w:val="bottom"/>
            <w:hideMark/>
          </w:tcPr>
          <w:p w14:paraId="0E81B8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18499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45769094</w:t>
            </w:r>
          </w:p>
        </w:tc>
        <w:tc>
          <w:tcPr>
            <w:tcW w:w="4536" w:type="dxa"/>
            <w:shd w:val="clear" w:color="auto" w:fill="auto"/>
            <w:noWrap/>
            <w:vAlign w:val="bottom"/>
            <w:hideMark/>
          </w:tcPr>
          <w:p w14:paraId="76F9125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Pleuropulmonary blastoma</w:t>
            </w:r>
          </w:p>
        </w:tc>
      </w:tr>
      <w:tr w:rsidR="00AC538D" w:rsidRPr="00AC538D" w14:paraId="1CC28181" w14:textId="77777777" w:rsidTr="00D05ED3">
        <w:trPr>
          <w:trHeight w:val="290"/>
        </w:trPr>
        <w:tc>
          <w:tcPr>
            <w:tcW w:w="3823" w:type="dxa"/>
            <w:shd w:val="clear" w:color="auto" w:fill="auto"/>
            <w:noWrap/>
            <w:vAlign w:val="bottom"/>
            <w:hideMark/>
          </w:tcPr>
          <w:p w14:paraId="79EA20A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5F3A7B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4110706</w:t>
            </w:r>
          </w:p>
        </w:tc>
        <w:tc>
          <w:tcPr>
            <w:tcW w:w="4536" w:type="dxa"/>
            <w:shd w:val="clear" w:color="auto" w:fill="auto"/>
            <w:noWrap/>
            <w:vAlign w:val="bottom"/>
            <w:hideMark/>
          </w:tcPr>
          <w:p w14:paraId="0F75296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Pancoast tumor</w:t>
            </w:r>
          </w:p>
        </w:tc>
      </w:tr>
      <w:tr w:rsidR="00AC538D" w:rsidRPr="002032A8" w14:paraId="18BF4B8A" w14:textId="77777777" w:rsidTr="00D05ED3">
        <w:trPr>
          <w:trHeight w:val="290"/>
        </w:trPr>
        <w:tc>
          <w:tcPr>
            <w:tcW w:w="3823" w:type="dxa"/>
            <w:shd w:val="clear" w:color="auto" w:fill="auto"/>
            <w:noWrap/>
            <w:vAlign w:val="bottom"/>
            <w:hideMark/>
          </w:tcPr>
          <w:p w14:paraId="6CEEFB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745253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4311501</w:t>
            </w:r>
          </w:p>
        </w:tc>
        <w:tc>
          <w:tcPr>
            <w:tcW w:w="4536" w:type="dxa"/>
            <w:shd w:val="clear" w:color="auto" w:fill="auto"/>
            <w:noWrap/>
            <w:vAlign w:val="bottom"/>
            <w:hideMark/>
          </w:tcPr>
          <w:p w14:paraId="22B1C42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right middle lobe of lung</w:t>
            </w:r>
          </w:p>
        </w:tc>
      </w:tr>
      <w:tr w:rsidR="00AC538D" w:rsidRPr="00AC538D" w14:paraId="294CD552" w14:textId="77777777" w:rsidTr="00D05ED3">
        <w:trPr>
          <w:trHeight w:val="290"/>
        </w:trPr>
        <w:tc>
          <w:tcPr>
            <w:tcW w:w="3823" w:type="dxa"/>
            <w:shd w:val="clear" w:color="auto" w:fill="auto"/>
            <w:noWrap/>
            <w:vAlign w:val="bottom"/>
            <w:hideMark/>
          </w:tcPr>
          <w:p w14:paraId="7DC19D2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7B7184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40391740</w:t>
            </w:r>
          </w:p>
        </w:tc>
        <w:tc>
          <w:tcPr>
            <w:tcW w:w="4536" w:type="dxa"/>
            <w:shd w:val="clear" w:color="auto" w:fill="auto"/>
            <w:noWrap/>
            <w:vAlign w:val="bottom"/>
            <w:hideMark/>
          </w:tcPr>
          <w:p w14:paraId="162BCC6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Pulmonary blastoma</w:t>
            </w:r>
          </w:p>
        </w:tc>
      </w:tr>
      <w:tr w:rsidR="00AC538D" w:rsidRPr="002032A8" w14:paraId="38916BBE" w14:textId="77777777" w:rsidTr="00D05ED3">
        <w:trPr>
          <w:trHeight w:val="290"/>
        </w:trPr>
        <w:tc>
          <w:tcPr>
            <w:tcW w:w="3823" w:type="dxa"/>
            <w:shd w:val="clear" w:color="auto" w:fill="auto"/>
            <w:noWrap/>
            <w:vAlign w:val="bottom"/>
            <w:hideMark/>
          </w:tcPr>
          <w:p w14:paraId="03A07F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F382F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4247727</w:t>
            </w:r>
          </w:p>
        </w:tc>
        <w:tc>
          <w:tcPr>
            <w:tcW w:w="4536" w:type="dxa"/>
            <w:shd w:val="clear" w:color="auto" w:fill="auto"/>
            <w:noWrap/>
            <w:vAlign w:val="bottom"/>
            <w:hideMark/>
          </w:tcPr>
          <w:p w14:paraId="698BF05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bronchus of right lower lobe</w:t>
            </w:r>
          </w:p>
        </w:tc>
      </w:tr>
      <w:tr w:rsidR="00AC538D" w:rsidRPr="002032A8" w14:paraId="1600C14E" w14:textId="77777777" w:rsidTr="00D05ED3">
        <w:trPr>
          <w:trHeight w:val="290"/>
        </w:trPr>
        <w:tc>
          <w:tcPr>
            <w:tcW w:w="3823" w:type="dxa"/>
            <w:shd w:val="clear" w:color="auto" w:fill="auto"/>
            <w:noWrap/>
            <w:vAlign w:val="bottom"/>
            <w:hideMark/>
          </w:tcPr>
          <w:p w14:paraId="3DDF1BD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33BA2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258375</w:t>
            </w:r>
          </w:p>
        </w:tc>
        <w:tc>
          <w:tcPr>
            <w:tcW w:w="4536" w:type="dxa"/>
            <w:shd w:val="clear" w:color="auto" w:fill="auto"/>
            <w:noWrap/>
            <w:vAlign w:val="bottom"/>
            <w:hideMark/>
          </w:tcPr>
          <w:p w14:paraId="11E8408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Overlapping malignant neoplasm of bronchus and lung</w:t>
            </w:r>
          </w:p>
        </w:tc>
      </w:tr>
      <w:tr w:rsidR="00AC538D" w:rsidRPr="002032A8" w14:paraId="6D21E024" w14:textId="77777777" w:rsidTr="00D05ED3">
        <w:trPr>
          <w:trHeight w:val="290"/>
        </w:trPr>
        <w:tc>
          <w:tcPr>
            <w:tcW w:w="3823" w:type="dxa"/>
            <w:shd w:val="clear" w:color="auto" w:fill="auto"/>
            <w:noWrap/>
            <w:vAlign w:val="bottom"/>
            <w:hideMark/>
          </w:tcPr>
          <w:p w14:paraId="360498A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960941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4246805</w:t>
            </w:r>
          </w:p>
        </w:tc>
        <w:tc>
          <w:tcPr>
            <w:tcW w:w="4536" w:type="dxa"/>
            <w:shd w:val="clear" w:color="auto" w:fill="auto"/>
            <w:noWrap/>
            <w:vAlign w:val="bottom"/>
            <w:hideMark/>
          </w:tcPr>
          <w:p w14:paraId="391EC96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bronchus of right upper lobe</w:t>
            </w:r>
          </w:p>
        </w:tc>
      </w:tr>
      <w:tr w:rsidR="00AC538D" w:rsidRPr="002032A8" w14:paraId="0FCE25E9" w14:textId="77777777" w:rsidTr="00D05ED3">
        <w:trPr>
          <w:trHeight w:val="290"/>
        </w:trPr>
        <w:tc>
          <w:tcPr>
            <w:tcW w:w="3823" w:type="dxa"/>
            <w:shd w:val="clear" w:color="auto" w:fill="auto"/>
            <w:noWrap/>
            <w:vAlign w:val="bottom"/>
            <w:hideMark/>
          </w:tcPr>
          <w:p w14:paraId="47A0AF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A8711E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4246126</w:t>
            </w:r>
          </w:p>
        </w:tc>
        <w:tc>
          <w:tcPr>
            <w:tcW w:w="4536" w:type="dxa"/>
            <w:shd w:val="clear" w:color="auto" w:fill="auto"/>
            <w:noWrap/>
            <w:vAlign w:val="bottom"/>
            <w:hideMark/>
          </w:tcPr>
          <w:p w14:paraId="2AC62D8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left upper lobe of lung</w:t>
            </w:r>
          </w:p>
        </w:tc>
      </w:tr>
      <w:tr w:rsidR="00AC538D" w:rsidRPr="00AC538D" w14:paraId="22960455" w14:textId="77777777" w:rsidTr="00D05ED3">
        <w:trPr>
          <w:trHeight w:val="290"/>
        </w:trPr>
        <w:tc>
          <w:tcPr>
            <w:tcW w:w="3823" w:type="dxa"/>
            <w:shd w:val="clear" w:color="auto" w:fill="auto"/>
            <w:noWrap/>
            <w:vAlign w:val="bottom"/>
            <w:hideMark/>
          </w:tcPr>
          <w:p w14:paraId="72910B2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16590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4111807</w:t>
            </w:r>
          </w:p>
        </w:tc>
        <w:tc>
          <w:tcPr>
            <w:tcW w:w="4536" w:type="dxa"/>
            <w:shd w:val="clear" w:color="auto" w:fill="auto"/>
            <w:noWrap/>
            <w:vAlign w:val="bottom"/>
            <w:hideMark/>
          </w:tcPr>
          <w:p w14:paraId="7070631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Epithelioid hemangioendothelioma of lung</w:t>
            </w:r>
          </w:p>
        </w:tc>
      </w:tr>
      <w:tr w:rsidR="00AC538D" w:rsidRPr="00AC538D" w14:paraId="482E31AC" w14:textId="77777777" w:rsidTr="00D05ED3">
        <w:trPr>
          <w:trHeight w:val="290"/>
        </w:trPr>
        <w:tc>
          <w:tcPr>
            <w:tcW w:w="3823" w:type="dxa"/>
            <w:shd w:val="clear" w:color="auto" w:fill="auto"/>
            <w:noWrap/>
            <w:vAlign w:val="bottom"/>
            <w:hideMark/>
          </w:tcPr>
          <w:p w14:paraId="7030F35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0F42ED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4119610</w:t>
            </w:r>
          </w:p>
        </w:tc>
        <w:tc>
          <w:tcPr>
            <w:tcW w:w="4536" w:type="dxa"/>
            <w:shd w:val="clear" w:color="auto" w:fill="auto"/>
            <w:noWrap/>
            <w:vAlign w:val="bottom"/>
            <w:hideMark/>
          </w:tcPr>
          <w:p w14:paraId="52B6C19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Pulmonary tumor embolism</w:t>
            </w:r>
          </w:p>
        </w:tc>
      </w:tr>
      <w:tr w:rsidR="00AC538D" w:rsidRPr="002032A8" w14:paraId="19F69C4F" w14:textId="77777777" w:rsidTr="00D05ED3">
        <w:trPr>
          <w:trHeight w:val="290"/>
        </w:trPr>
        <w:tc>
          <w:tcPr>
            <w:tcW w:w="3823" w:type="dxa"/>
            <w:shd w:val="clear" w:color="auto" w:fill="auto"/>
            <w:noWrap/>
            <w:vAlign w:val="bottom"/>
            <w:hideMark/>
          </w:tcPr>
          <w:p w14:paraId="2F346F9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9A916F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4151250</w:t>
            </w:r>
          </w:p>
        </w:tc>
        <w:tc>
          <w:tcPr>
            <w:tcW w:w="4536" w:type="dxa"/>
            <w:shd w:val="clear" w:color="auto" w:fill="auto"/>
            <w:noWrap/>
            <w:vAlign w:val="bottom"/>
            <w:hideMark/>
          </w:tcPr>
          <w:p w14:paraId="36E212C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upper lobe, bronchus or lung</w:t>
            </w:r>
          </w:p>
        </w:tc>
      </w:tr>
      <w:tr w:rsidR="00AC538D" w:rsidRPr="002032A8" w14:paraId="275005FC" w14:textId="77777777" w:rsidTr="00D05ED3">
        <w:trPr>
          <w:trHeight w:val="290"/>
        </w:trPr>
        <w:tc>
          <w:tcPr>
            <w:tcW w:w="3823" w:type="dxa"/>
            <w:shd w:val="clear" w:color="auto" w:fill="auto"/>
            <w:noWrap/>
            <w:vAlign w:val="bottom"/>
            <w:hideMark/>
          </w:tcPr>
          <w:p w14:paraId="24D731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E93F60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4089756</w:t>
            </w:r>
          </w:p>
        </w:tc>
        <w:tc>
          <w:tcPr>
            <w:tcW w:w="4536" w:type="dxa"/>
            <w:shd w:val="clear" w:color="auto" w:fill="auto"/>
            <w:noWrap/>
            <w:vAlign w:val="bottom"/>
            <w:hideMark/>
          </w:tcPr>
          <w:p w14:paraId="3D52A9F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lower lobe of lung</w:t>
            </w:r>
          </w:p>
        </w:tc>
      </w:tr>
      <w:tr w:rsidR="00AC538D" w:rsidRPr="002032A8" w14:paraId="6DA4783B" w14:textId="77777777" w:rsidTr="00D05ED3">
        <w:trPr>
          <w:trHeight w:val="290"/>
        </w:trPr>
        <w:tc>
          <w:tcPr>
            <w:tcW w:w="3823" w:type="dxa"/>
            <w:shd w:val="clear" w:color="auto" w:fill="auto"/>
            <w:noWrap/>
            <w:vAlign w:val="bottom"/>
            <w:hideMark/>
          </w:tcPr>
          <w:p w14:paraId="44025B6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97A5E5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37110034</w:t>
            </w:r>
          </w:p>
        </w:tc>
        <w:tc>
          <w:tcPr>
            <w:tcW w:w="4536" w:type="dxa"/>
            <w:shd w:val="clear" w:color="auto" w:fill="auto"/>
            <w:noWrap/>
            <w:vAlign w:val="bottom"/>
            <w:hideMark/>
          </w:tcPr>
          <w:p w14:paraId="5682A9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right upper lobe of lung</w:t>
            </w:r>
          </w:p>
        </w:tc>
      </w:tr>
      <w:tr w:rsidR="00AC538D" w:rsidRPr="002032A8" w14:paraId="68C2B6C3" w14:textId="77777777" w:rsidTr="00D05ED3">
        <w:trPr>
          <w:trHeight w:val="290"/>
        </w:trPr>
        <w:tc>
          <w:tcPr>
            <w:tcW w:w="3823" w:type="dxa"/>
            <w:shd w:val="clear" w:color="auto" w:fill="auto"/>
            <w:noWrap/>
            <w:vAlign w:val="bottom"/>
            <w:hideMark/>
          </w:tcPr>
          <w:p w14:paraId="59A56A2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9E6BB7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37110032</w:t>
            </w:r>
          </w:p>
        </w:tc>
        <w:tc>
          <w:tcPr>
            <w:tcW w:w="4536" w:type="dxa"/>
            <w:shd w:val="clear" w:color="auto" w:fill="auto"/>
            <w:noWrap/>
            <w:vAlign w:val="bottom"/>
            <w:hideMark/>
          </w:tcPr>
          <w:p w14:paraId="63B3189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upper lobe of left lung</w:t>
            </w:r>
          </w:p>
        </w:tc>
      </w:tr>
      <w:tr w:rsidR="00AC538D" w:rsidRPr="00AC538D" w14:paraId="3D26D3B3" w14:textId="77777777" w:rsidTr="00D05ED3">
        <w:trPr>
          <w:trHeight w:val="290"/>
        </w:trPr>
        <w:tc>
          <w:tcPr>
            <w:tcW w:w="3823" w:type="dxa"/>
            <w:shd w:val="clear" w:color="auto" w:fill="auto"/>
            <w:noWrap/>
            <w:vAlign w:val="bottom"/>
            <w:hideMark/>
          </w:tcPr>
          <w:p w14:paraId="10EA3E3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5629D7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37397538</w:t>
            </w:r>
          </w:p>
        </w:tc>
        <w:tc>
          <w:tcPr>
            <w:tcW w:w="4536" w:type="dxa"/>
            <w:shd w:val="clear" w:color="auto" w:fill="auto"/>
            <w:noWrap/>
            <w:vAlign w:val="bottom"/>
            <w:hideMark/>
          </w:tcPr>
          <w:p w14:paraId="334019B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pulmonary lymphoma</w:t>
            </w:r>
          </w:p>
        </w:tc>
      </w:tr>
      <w:tr w:rsidR="00AC538D" w:rsidRPr="002032A8" w14:paraId="494120E9" w14:textId="77777777" w:rsidTr="00D05ED3">
        <w:trPr>
          <w:trHeight w:val="290"/>
        </w:trPr>
        <w:tc>
          <w:tcPr>
            <w:tcW w:w="3823" w:type="dxa"/>
            <w:shd w:val="clear" w:color="auto" w:fill="auto"/>
            <w:noWrap/>
            <w:vAlign w:val="bottom"/>
            <w:hideMark/>
          </w:tcPr>
          <w:p w14:paraId="1594548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67C1C2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37110033</w:t>
            </w:r>
          </w:p>
        </w:tc>
        <w:tc>
          <w:tcPr>
            <w:tcW w:w="4536" w:type="dxa"/>
            <w:shd w:val="clear" w:color="auto" w:fill="auto"/>
            <w:noWrap/>
            <w:vAlign w:val="bottom"/>
            <w:hideMark/>
          </w:tcPr>
          <w:p w14:paraId="1251053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lower lobe of left lung</w:t>
            </w:r>
          </w:p>
        </w:tc>
      </w:tr>
      <w:tr w:rsidR="00AC538D" w:rsidRPr="002032A8" w14:paraId="12CB53AA" w14:textId="77777777" w:rsidTr="00D05ED3">
        <w:trPr>
          <w:trHeight w:val="290"/>
        </w:trPr>
        <w:tc>
          <w:tcPr>
            <w:tcW w:w="3823" w:type="dxa"/>
            <w:shd w:val="clear" w:color="auto" w:fill="auto"/>
            <w:noWrap/>
            <w:vAlign w:val="bottom"/>
            <w:hideMark/>
          </w:tcPr>
          <w:p w14:paraId="62986B0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C4DCF7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4092216</w:t>
            </w:r>
          </w:p>
        </w:tc>
        <w:tc>
          <w:tcPr>
            <w:tcW w:w="4536" w:type="dxa"/>
            <w:shd w:val="clear" w:color="auto" w:fill="auto"/>
            <w:noWrap/>
            <w:vAlign w:val="bottom"/>
            <w:hideMark/>
          </w:tcPr>
          <w:p w14:paraId="201CFAB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upper lobe of lung</w:t>
            </w:r>
          </w:p>
        </w:tc>
      </w:tr>
      <w:tr w:rsidR="00AC538D" w:rsidRPr="002032A8" w14:paraId="13C673E4" w14:textId="77777777" w:rsidTr="00D05ED3">
        <w:trPr>
          <w:trHeight w:val="290"/>
        </w:trPr>
        <w:tc>
          <w:tcPr>
            <w:tcW w:w="3823" w:type="dxa"/>
            <w:shd w:val="clear" w:color="auto" w:fill="auto"/>
            <w:noWrap/>
            <w:vAlign w:val="bottom"/>
            <w:hideMark/>
          </w:tcPr>
          <w:p w14:paraId="1D556D0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144C8A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765056</w:t>
            </w:r>
          </w:p>
        </w:tc>
        <w:tc>
          <w:tcPr>
            <w:tcW w:w="4536" w:type="dxa"/>
            <w:shd w:val="clear" w:color="auto" w:fill="auto"/>
            <w:noWrap/>
            <w:vAlign w:val="bottom"/>
            <w:hideMark/>
          </w:tcPr>
          <w:p w14:paraId="76D2E5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carcinoid tumor of lung</w:t>
            </w:r>
          </w:p>
        </w:tc>
      </w:tr>
      <w:tr w:rsidR="00AC538D" w:rsidRPr="002032A8" w14:paraId="617F8013" w14:textId="77777777" w:rsidTr="00D05ED3">
        <w:trPr>
          <w:trHeight w:val="290"/>
        </w:trPr>
        <w:tc>
          <w:tcPr>
            <w:tcW w:w="3823" w:type="dxa"/>
            <w:shd w:val="clear" w:color="auto" w:fill="auto"/>
            <w:noWrap/>
            <w:vAlign w:val="bottom"/>
            <w:hideMark/>
          </w:tcPr>
          <w:p w14:paraId="3F58AEE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83A627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601151</w:t>
            </w:r>
          </w:p>
        </w:tc>
        <w:tc>
          <w:tcPr>
            <w:tcW w:w="4536" w:type="dxa"/>
            <w:shd w:val="clear" w:color="auto" w:fill="auto"/>
            <w:noWrap/>
            <w:vAlign w:val="bottom"/>
            <w:hideMark/>
          </w:tcPr>
          <w:p w14:paraId="02DFDF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Kaposi sarcoma of left lung</w:t>
            </w:r>
          </w:p>
        </w:tc>
      </w:tr>
      <w:tr w:rsidR="00AC538D" w:rsidRPr="002032A8" w14:paraId="52832157" w14:textId="77777777" w:rsidTr="00D05ED3">
        <w:trPr>
          <w:trHeight w:val="290"/>
        </w:trPr>
        <w:tc>
          <w:tcPr>
            <w:tcW w:w="3823" w:type="dxa"/>
            <w:shd w:val="clear" w:color="auto" w:fill="auto"/>
            <w:noWrap/>
            <w:vAlign w:val="bottom"/>
            <w:hideMark/>
          </w:tcPr>
          <w:p w14:paraId="7361549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7F7D13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601153</w:t>
            </w:r>
          </w:p>
        </w:tc>
        <w:tc>
          <w:tcPr>
            <w:tcW w:w="4536" w:type="dxa"/>
            <w:shd w:val="clear" w:color="auto" w:fill="auto"/>
            <w:noWrap/>
            <w:vAlign w:val="bottom"/>
            <w:hideMark/>
          </w:tcPr>
          <w:p w14:paraId="7923190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Kaposi sarcoma of right lung</w:t>
            </w:r>
          </w:p>
        </w:tc>
      </w:tr>
      <w:tr w:rsidR="00AC538D" w:rsidRPr="00AC538D" w14:paraId="10752422" w14:textId="77777777" w:rsidTr="00D05ED3">
        <w:trPr>
          <w:trHeight w:val="290"/>
        </w:trPr>
        <w:tc>
          <w:tcPr>
            <w:tcW w:w="3823" w:type="dxa"/>
            <w:shd w:val="clear" w:color="auto" w:fill="auto"/>
            <w:noWrap/>
            <w:vAlign w:val="bottom"/>
            <w:hideMark/>
          </w:tcPr>
          <w:p w14:paraId="0BA2E8B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3C578D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254583</w:t>
            </w:r>
          </w:p>
        </w:tc>
        <w:tc>
          <w:tcPr>
            <w:tcW w:w="4536" w:type="dxa"/>
            <w:shd w:val="clear" w:color="auto" w:fill="auto"/>
            <w:noWrap/>
            <w:vAlign w:val="bottom"/>
            <w:hideMark/>
          </w:tcPr>
          <w:p w14:paraId="49BA705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Kaposi's sarcoma of lung</w:t>
            </w:r>
          </w:p>
        </w:tc>
      </w:tr>
      <w:tr w:rsidR="00AC538D" w:rsidRPr="002032A8" w14:paraId="4D4C124C" w14:textId="77777777" w:rsidTr="00D05ED3">
        <w:trPr>
          <w:trHeight w:val="290"/>
        </w:trPr>
        <w:tc>
          <w:tcPr>
            <w:tcW w:w="3823" w:type="dxa"/>
            <w:shd w:val="clear" w:color="auto" w:fill="auto"/>
            <w:noWrap/>
            <w:vAlign w:val="bottom"/>
            <w:hideMark/>
          </w:tcPr>
          <w:p w14:paraId="78F7F45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B66364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4110587</w:t>
            </w:r>
          </w:p>
        </w:tc>
        <w:tc>
          <w:tcPr>
            <w:tcW w:w="4536" w:type="dxa"/>
            <w:shd w:val="clear" w:color="auto" w:fill="auto"/>
            <w:noWrap/>
            <w:vAlign w:val="bottom"/>
            <w:hideMark/>
          </w:tcPr>
          <w:p w14:paraId="7B3C245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lung parenchyma</w:t>
            </w:r>
          </w:p>
        </w:tc>
      </w:tr>
      <w:tr w:rsidR="00AC538D" w:rsidRPr="002032A8" w14:paraId="7FBD6ADF" w14:textId="77777777" w:rsidTr="00D05ED3">
        <w:trPr>
          <w:trHeight w:val="290"/>
        </w:trPr>
        <w:tc>
          <w:tcPr>
            <w:tcW w:w="3823" w:type="dxa"/>
            <w:shd w:val="clear" w:color="auto" w:fill="auto"/>
            <w:noWrap/>
            <w:vAlign w:val="bottom"/>
            <w:hideMark/>
          </w:tcPr>
          <w:p w14:paraId="7A66DA0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6C7386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37110031</w:t>
            </w:r>
          </w:p>
        </w:tc>
        <w:tc>
          <w:tcPr>
            <w:tcW w:w="4536" w:type="dxa"/>
            <w:shd w:val="clear" w:color="auto" w:fill="auto"/>
            <w:noWrap/>
            <w:vAlign w:val="bottom"/>
            <w:hideMark/>
          </w:tcPr>
          <w:p w14:paraId="33CAA23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lower lobe of right lung</w:t>
            </w:r>
          </w:p>
        </w:tc>
      </w:tr>
      <w:tr w:rsidR="00AC538D" w:rsidRPr="002032A8" w14:paraId="76AD7B78" w14:textId="77777777" w:rsidTr="00D05ED3">
        <w:trPr>
          <w:trHeight w:val="290"/>
        </w:trPr>
        <w:tc>
          <w:tcPr>
            <w:tcW w:w="3823" w:type="dxa"/>
            <w:shd w:val="clear" w:color="auto" w:fill="auto"/>
            <w:noWrap/>
            <w:vAlign w:val="bottom"/>
            <w:hideMark/>
          </w:tcPr>
          <w:p w14:paraId="20B9DFE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5CE7FC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4198434</w:t>
            </w:r>
          </w:p>
        </w:tc>
        <w:tc>
          <w:tcPr>
            <w:tcW w:w="4536" w:type="dxa"/>
            <w:shd w:val="clear" w:color="auto" w:fill="auto"/>
            <w:noWrap/>
            <w:vAlign w:val="bottom"/>
            <w:hideMark/>
          </w:tcPr>
          <w:p w14:paraId="2E07A76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Local recurrence of malignant tumor of lung</w:t>
            </w:r>
          </w:p>
        </w:tc>
      </w:tr>
      <w:tr w:rsidR="00AC538D" w:rsidRPr="002032A8" w14:paraId="7AA2D369" w14:textId="77777777" w:rsidTr="00D05ED3">
        <w:trPr>
          <w:trHeight w:val="290"/>
        </w:trPr>
        <w:tc>
          <w:tcPr>
            <w:tcW w:w="3823" w:type="dxa"/>
            <w:shd w:val="clear" w:color="auto" w:fill="auto"/>
            <w:noWrap/>
            <w:vAlign w:val="bottom"/>
            <w:hideMark/>
          </w:tcPr>
          <w:p w14:paraId="7866AA1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599471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4092218</w:t>
            </w:r>
          </w:p>
        </w:tc>
        <w:tc>
          <w:tcPr>
            <w:tcW w:w="4536" w:type="dxa"/>
            <w:shd w:val="clear" w:color="auto" w:fill="auto"/>
            <w:noWrap/>
            <w:vAlign w:val="bottom"/>
            <w:hideMark/>
          </w:tcPr>
          <w:p w14:paraId="344949D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middle lobe bronchus</w:t>
            </w:r>
          </w:p>
        </w:tc>
      </w:tr>
      <w:tr w:rsidR="00AC538D" w:rsidRPr="002032A8" w14:paraId="045A3CF1" w14:textId="77777777" w:rsidTr="00D05ED3">
        <w:trPr>
          <w:trHeight w:val="290"/>
        </w:trPr>
        <w:tc>
          <w:tcPr>
            <w:tcW w:w="3823" w:type="dxa"/>
            <w:shd w:val="clear" w:color="auto" w:fill="auto"/>
            <w:noWrap/>
            <w:vAlign w:val="bottom"/>
            <w:hideMark/>
          </w:tcPr>
          <w:p w14:paraId="53954B3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17388B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4089754</w:t>
            </w:r>
          </w:p>
        </w:tc>
        <w:tc>
          <w:tcPr>
            <w:tcW w:w="4536" w:type="dxa"/>
            <w:shd w:val="clear" w:color="auto" w:fill="auto"/>
            <w:noWrap/>
            <w:vAlign w:val="bottom"/>
            <w:hideMark/>
          </w:tcPr>
          <w:p w14:paraId="6850F1D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middle lobe of lung</w:t>
            </w:r>
          </w:p>
        </w:tc>
      </w:tr>
      <w:tr w:rsidR="00AC538D" w:rsidRPr="00AC538D" w14:paraId="4DB7099F" w14:textId="77777777" w:rsidTr="00D05ED3">
        <w:trPr>
          <w:trHeight w:val="290"/>
        </w:trPr>
        <w:tc>
          <w:tcPr>
            <w:tcW w:w="3823" w:type="dxa"/>
            <w:shd w:val="clear" w:color="auto" w:fill="auto"/>
            <w:noWrap/>
            <w:vAlign w:val="bottom"/>
            <w:hideMark/>
          </w:tcPr>
          <w:p w14:paraId="14E0A4B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91CF9E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608934</w:t>
            </w:r>
          </w:p>
        </w:tc>
        <w:tc>
          <w:tcPr>
            <w:tcW w:w="4536" w:type="dxa"/>
            <w:shd w:val="clear" w:color="auto" w:fill="auto"/>
            <w:noWrap/>
            <w:vAlign w:val="bottom"/>
            <w:hideMark/>
          </w:tcPr>
          <w:p w14:paraId="37AB9D1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Bilateral Kaposi sarcoma of lungs</w:t>
            </w:r>
          </w:p>
        </w:tc>
      </w:tr>
      <w:tr w:rsidR="00AC538D" w:rsidRPr="00AC538D" w14:paraId="36A0E210" w14:textId="77777777" w:rsidTr="00D05ED3">
        <w:trPr>
          <w:trHeight w:val="290"/>
        </w:trPr>
        <w:tc>
          <w:tcPr>
            <w:tcW w:w="3823" w:type="dxa"/>
            <w:shd w:val="clear" w:color="auto" w:fill="auto"/>
            <w:noWrap/>
            <w:vAlign w:val="bottom"/>
            <w:hideMark/>
          </w:tcPr>
          <w:p w14:paraId="01F8F96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78563D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605195</w:t>
            </w:r>
          </w:p>
        </w:tc>
        <w:tc>
          <w:tcPr>
            <w:tcW w:w="4536" w:type="dxa"/>
            <w:shd w:val="clear" w:color="auto" w:fill="auto"/>
            <w:noWrap/>
            <w:vAlign w:val="bottom"/>
            <w:hideMark/>
          </w:tcPr>
          <w:p w14:paraId="63545D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Inflammatory tracheobronchial papilloma</w:t>
            </w:r>
          </w:p>
        </w:tc>
      </w:tr>
      <w:tr w:rsidR="00AC538D" w:rsidRPr="002032A8" w14:paraId="6EAE5865" w14:textId="77777777" w:rsidTr="00D05ED3">
        <w:trPr>
          <w:trHeight w:val="290"/>
        </w:trPr>
        <w:tc>
          <w:tcPr>
            <w:tcW w:w="3823" w:type="dxa"/>
            <w:shd w:val="clear" w:color="auto" w:fill="auto"/>
            <w:noWrap/>
            <w:vAlign w:val="bottom"/>
            <w:hideMark/>
          </w:tcPr>
          <w:p w14:paraId="550D5B4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C746A7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4093786</w:t>
            </w:r>
          </w:p>
        </w:tc>
        <w:tc>
          <w:tcPr>
            <w:tcW w:w="4536" w:type="dxa"/>
            <w:shd w:val="clear" w:color="auto" w:fill="auto"/>
            <w:noWrap/>
            <w:vAlign w:val="bottom"/>
            <w:hideMark/>
          </w:tcPr>
          <w:p w14:paraId="1926559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Benign neoplasm of carina of bronchus</w:t>
            </w:r>
          </w:p>
        </w:tc>
      </w:tr>
      <w:tr w:rsidR="00AC538D" w:rsidRPr="002032A8" w14:paraId="5BB99890" w14:textId="77777777" w:rsidTr="00D05ED3">
        <w:trPr>
          <w:trHeight w:val="290"/>
        </w:trPr>
        <w:tc>
          <w:tcPr>
            <w:tcW w:w="3823" w:type="dxa"/>
            <w:shd w:val="clear" w:color="auto" w:fill="auto"/>
            <w:noWrap/>
            <w:vAlign w:val="bottom"/>
            <w:hideMark/>
          </w:tcPr>
          <w:p w14:paraId="3182130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620C29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4314633</w:t>
            </w:r>
          </w:p>
        </w:tc>
        <w:tc>
          <w:tcPr>
            <w:tcW w:w="4536" w:type="dxa"/>
            <w:shd w:val="clear" w:color="auto" w:fill="auto"/>
            <w:noWrap/>
            <w:vAlign w:val="bottom"/>
            <w:hideMark/>
          </w:tcPr>
          <w:p w14:paraId="11D60CE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Neoplasm of uncertain behavior of carina</w:t>
            </w:r>
          </w:p>
        </w:tc>
      </w:tr>
      <w:tr w:rsidR="00AC538D" w:rsidRPr="002032A8" w14:paraId="5C278071" w14:textId="77777777" w:rsidTr="00D05ED3">
        <w:trPr>
          <w:trHeight w:val="290"/>
        </w:trPr>
        <w:tc>
          <w:tcPr>
            <w:tcW w:w="3823" w:type="dxa"/>
            <w:shd w:val="clear" w:color="auto" w:fill="auto"/>
            <w:noWrap/>
            <w:vAlign w:val="bottom"/>
            <w:hideMark/>
          </w:tcPr>
          <w:p w14:paraId="7A1EB15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685449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442136</w:t>
            </w:r>
          </w:p>
        </w:tc>
        <w:tc>
          <w:tcPr>
            <w:tcW w:w="4536" w:type="dxa"/>
            <w:shd w:val="clear" w:color="auto" w:fill="auto"/>
            <w:noWrap/>
            <w:vAlign w:val="bottom"/>
            <w:hideMark/>
          </w:tcPr>
          <w:p w14:paraId="41A46E4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Neoplasm of uncertain behavior of trachea</w:t>
            </w:r>
          </w:p>
        </w:tc>
      </w:tr>
      <w:tr w:rsidR="00AC538D" w:rsidRPr="00AC538D" w14:paraId="1EBFC00E" w14:textId="77777777" w:rsidTr="00D05ED3">
        <w:trPr>
          <w:trHeight w:val="290"/>
        </w:trPr>
        <w:tc>
          <w:tcPr>
            <w:tcW w:w="3823" w:type="dxa"/>
            <w:shd w:val="clear" w:color="auto" w:fill="auto"/>
            <w:noWrap/>
            <w:vAlign w:val="bottom"/>
            <w:hideMark/>
          </w:tcPr>
          <w:p w14:paraId="727769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A13AC5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4129255</w:t>
            </w:r>
          </w:p>
        </w:tc>
        <w:tc>
          <w:tcPr>
            <w:tcW w:w="4536" w:type="dxa"/>
            <w:shd w:val="clear" w:color="auto" w:fill="auto"/>
            <w:noWrap/>
            <w:vAlign w:val="bottom"/>
            <w:hideMark/>
          </w:tcPr>
          <w:p w14:paraId="0FC8A07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Neoplasm of carina</w:t>
            </w:r>
          </w:p>
        </w:tc>
      </w:tr>
      <w:tr w:rsidR="00AC538D" w:rsidRPr="002032A8" w14:paraId="43CAACBC" w14:textId="77777777" w:rsidTr="00D05ED3">
        <w:trPr>
          <w:trHeight w:val="290"/>
        </w:trPr>
        <w:tc>
          <w:tcPr>
            <w:tcW w:w="3823" w:type="dxa"/>
            <w:shd w:val="clear" w:color="auto" w:fill="auto"/>
            <w:noWrap/>
            <w:vAlign w:val="bottom"/>
            <w:hideMark/>
          </w:tcPr>
          <w:p w14:paraId="3D37AAF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BA74D7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602698</w:t>
            </w:r>
          </w:p>
        </w:tc>
        <w:tc>
          <w:tcPr>
            <w:tcW w:w="4536" w:type="dxa"/>
            <w:shd w:val="clear" w:color="auto" w:fill="auto"/>
            <w:noWrap/>
            <w:vAlign w:val="bottom"/>
            <w:hideMark/>
          </w:tcPr>
          <w:p w14:paraId="7C54298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squamous cell carcinoma of left main bronchus</w:t>
            </w:r>
          </w:p>
        </w:tc>
      </w:tr>
      <w:tr w:rsidR="00AC538D" w:rsidRPr="002032A8" w14:paraId="6D540467" w14:textId="77777777" w:rsidTr="00D05ED3">
        <w:trPr>
          <w:trHeight w:val="290"/>
        </w:trPr>
        <w:tc>
          <w:tcPr>
            <w:tcW w:w="3823" w:type="dxa"/>
            <w:shd w:val="clear" w:color="auto" w:fill="auto"/>
            <w:noWrap/>
            <w:vAlign w:val="bottom"/>
            <w:hideMark/>
          </w:tcPr>
          <w:p w14:paraId="5151903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116B21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37111619</w:t>
            </w:r>
          </w:p>
        </w:tc>
        <w:tc>
          <w:tcPr>
            <w:tcW w:w="4536" w:type="dxa"/>
            <w:shd w:val="clear" w:color="auto" w:fill="auto"/>
            <w:noWrap/>
            <w:vAlign w:val="bottom"/>
            <w:hideMark/>
          </w:tcPr>
          <w:p w14:paraId="1EBA54C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carcinoid tumor of bronchus</w:t>
            </w:r>
          </w:p>
        </w:tc>
      </w:tr>
      <w:tr w:rsidR="00AC538D" w:rsidRPr="002032A8" w14:paraId="67120EB6" w14:textId="77777777" w:rsidTr="00D05ED3">
        <w:trPr>
          <w:trHeight w:val="290"/>
        </w:trPr>
        <w:tc>
          <w:tcPr>
            <w:tcW w:w="3823" w:type="dxa"/>
            <w:shd w:val="clear" w:color="auto" w:fill="auto"/>
            <w:noWrap/>
            <w:vAlign w:val="bottom"/>
            <w:hideMark/>
          </w:tcPr>
          <w:p w14:paraId="4B39CBA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34645E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257503</w:t>
            </w:r>
          </w:p>
        </w:tc>
        <w:tc>
          <w:tcPr>
            <w:tcW w:w="4536" w:type="dxa"/>
            <w:shd w:val="clear" w:color="auto" w:fill="auto"/>
            <w:noWrap/>
            <w:vAlign w:val="bottom"/>
            <w:hideMark/>
          </w:tcPr>
          <w:p w14:paraId="39F42A9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main bronchus</w:t>
            </w:r>
          </w:p>
        </w:tc>
      </w:tr>
      <w:tr w:rsidR="00AC538D" w:rsidRPr="002032A8" w14:paraId="456EB176" w14:textId="77777777" w:rsidTr="00D05ED3">
        <w:trPr>
          <w:trHeight w:val="290"/>
        </w:trPr>
        <w:tc>
          <w:tcPr>
            <w:tcW w:w="3823" w:type="dxa"/>
            <w:shd w:val="clear" w:color="auto" w:fill="auto"/>
            <w:noWrap/>
            <w:vAlign w:val="bottom"/>
            <w:hideMark/>
          </w:tcPr>
          <w:p w14:paraId="3ACB4DA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46E20D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4089755</w:t>
            </w:r>
          </w:p>
        </w:tc>
        <w:tc>
          <w:tcPr>
            <w:tcW w:w="4536" w:type="dxa"/>
            <w:shd w:val="clear" w:color="auto" w:fill="auto"/>
            <w:noWrap/>
            <w:vAlign w:val="bottom"/>
            <w:hideMark/>
          </w:tcPr>
          <w:p w14:paraId="2FED80B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lower lobe bronchus</w:t>
            </w:r>
          </w:p>
        </w:tc>
      </w:tr>
      <w:tr w:rsidR="00AC538D" w:rsidRPr="00AC538D" w14:paraId="411BA934" w14:textId="77777777" w:rsidTr="00D05ED3">
        <w:trPr>
          <w:trHeight w:val="290"/>
        </w:trPr>
        <w:tc>
          <w:tcPr>
            <w:tcW w:w="3823" w:type="dxa"/>
            <w:shd w:val="clear" w:color="auto" w:fill="auto"/>
            <w:noWrap/>
            <w:vAlign w:val="bottom"/>
            <w:hideMark/>
          </w:tcPr>
          <w:p w14:paraId="429AC75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6DD6B4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4162250</w:t>
            </w:r>
          </w:p>
        </w:tc>
        <w:tc>
          <w:tcPr>
            <w:tcW w:w="4536" w:type="dxa"/>
            <w:shd w:val="clear" w:color="auto" w:fill="auto"/>
            <w:noWrap/>
            <w:vAlign w:val="bottom"/>
            <w:hideMark/>
          </w:tcPr>
          <w:p w14:paraId="37688D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main bronchus</w:t>
            </w:r>
          </w:p>
        </w:tc>
      </w:tr>
      <w:tr w:rsidR="00AC538D" w:rsidRPr="002032A8" w14:paraId="2454DF05" w14:textId="77777777" w:rsidTr="00D05ED3">
        <w:trPr>
          <w:trHeight w:val="290"/>
        </w:trPr>
        <w:tc>
          <w:tcPr>
            <w:tcW w:w="3823" w:type="dxa"/>
            <w:shd w:val="clear" w:color="auto" w:fill="auto"/>
            <w:noWrap/>
            <w:vAlign w:val="bottom"/>
            <w:hideMark/>
          </w:tcPr>
          <w:p w14:paraId="5D3713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4F88B8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37116436</w:t>
            </w:r>
          </w:p>
        </w:tc>
        <w:tc>
          <w:tcPr>
            <w:tcW w:w="4536" w:type="dxa"/>
            <w:shd w:val="clear" w:color="auto" w:fill="auto"/>
            <w:noWrap/>
            <w:vAlign w:val="bottom"/>
            <w:hideMark/>
          </w:tcPr>
          <w:p w14:paraId="6E0DD9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epithelial neoplasm of bronchus</w:t>
            </w:r>
          </w:p>
        </w:tc>
      </w:tr>
      <w:tr w:rsidR="00AC538D" w:rsidRPr="002032A8" w14:paraId="0009D89A" w14:textId="77777777" w:rsidTr="00D05ED3">
        <w:trPr>
          <w:trHeight w:val="290"/>
        </w:trPr>
        <w:tc>
          <w:tcPr>
            <w:tcW w:w="3823" w:type="dxa"/>
            <w:shd w:val="clear" w:color="auto" w:fill="auto"/>
            <w:noWrap/>
            <w:vAlign w:val="bottom"/>
            <w:hideMark/>
          </w:tcPr>
          <w:p w14:paraId="66FC8A1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149CAC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602160</w:t>
            </w:r>
          </w:p>
        </w:tc>
        <w:tc>
          <w:tcPr>
            <w:tcW w:w="4536" w:type="dxa"/>
            <w:shd w:val="clear" w:color="auto" w:fill="auto"/>
            <w:noWrap/>
            <w:vAlign w:val="bottom"/>
            <w:hideMark/>
          </w:tcPr>
          <w:p w14:paraId="06F4FFE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carcinoma of left main bronchus</w:t>
            </w:r>
          </w:p>
        </w:tc>
      </w:tr>
      <w:tr w:rsidR="00AC538D" w:rsidRPr="002032A8" w14:paraId="021F51D6" w14:textId="77777777" w:rsidTr="00D05ED3">
        <w:trPr>
          <w:trHeight w:val="290"/>
        </w:trPr>
        <w:tc>
          <w:tcPr>
            <w:tcW w:w="3823" w:type="dxa"/>
            <w:shd w:val="clear" w:color="auto" w:fill="auto"/>
            <w:noWrap/>
            <w:vAlign w:val="bottom"/>
            <w:hideMark/>
          </w:tcPr>
          <w:p w14:paraId="14C733D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91CC7E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602168</w:t>
            </w:r>
          </w:p>
        </w:tc>
        <w:tc>
          <w:tcPr>
            <w:tcW w:w="4536" w:type="dxa"/>
            <w:shd w:val="clear" w:color="auto" w:fill="auto"/>
            <w:noWrap/>
            <w:vAlign w:val="bottom"/>
            <w:hideMark/>
          </w:tcPr>
          <w:p w14:paraId="202D3A3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squamous cell carcinoma of right main bronchus</w:t>
            </w:r>
          </w:p>
        </w:tc>
      </w:tr>
      <w:tr w:rsidR="00AC538D" w:rsidRPr="002032A8" w14:paraId="0FCC4C7A" w14:textId="77777777" w:rsidTr="00D05ED3">
        <w:trPr>
          <w:trHeight w:val="290"/>
        </w:trPr>
        <w:tc>
          <w:tcPr>
            <w:tcW w:w="3823" w:type="dxa"/>
            <w:shd w:val="clear" w:color="auto" w:fill="auto"/>
            <w:noWrap/>
            <w:vAlign w:val="bottom"/>
            <w:hideMark/>
          </w:tcPr>
          <w:p w14:paraId="069329E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6BB4E5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605477</w:t>
            </w:r>
          </w:p>
        </w:tc>
        <w:tc>
          <w:tcPr>
            <w:tcW w:w="4536" w:type="dxa"/>
            <w:shd w:val="clear" w:color="auto" w:fill="auto"/>
            <w:noWrap/>
            <w:vAlign w:val="bottom"/>
            <w:hideMark/>
          </w:tcPr>
          <w:p w14:paraId="6ABA7FF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small cell carcinoma of right main bronchus</w:t>
            </w:r>
          </w:p>
        </w:tc>
      </w:tr>
      <w:tr w:rsidR="00AC538D" w:rsidRPr="00AC538D" w14:paraId="5FCFBCC2" w14:textId="77777777" w:rsidTr="00D05ED3">
        <w:trPr>
          <w:trHeight w:val="290"/>
        </w:trPr>
        <w:tc>
          <w:tcPr>
            <w:tcW w:w="3823" w:type="dxa"/>
            <w:shd w:val="clear" w:color="auto" w:fill="auto"/>
            <w:noWrap/>
            <w:vAlign w:val="bottom"/>
            <w:hideMark/>
          </w:tcPr>
          <w:p w14:paraId="2B9E8FB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CFBCCB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4100540</w:t>
            </w:r>
          </w:p>
        </w:tc>
        <w:tc>
          <w:tcPr>
            <w:tcW w:w="4536" w:type="dxa"/>
            <w:shd w:val="clear" w:color="auto" w:fill="auto"/>
            <w:noWrap/>
            <w:vAlign w:val="bottom"/>
            <w:hideMark/>
          </w:tcPr>
          <w:p w14:paraId="62EAAB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Carcinoid bronchial adenoma</w:t>
            </w:r>
          </w:p>
        </w:tc>
      </w:tr>
      <w:tr w:rsidR="00AC538D" w:rsidRPr="002032A8" w14:paraId="4CCE78D0" w14:textId="77777777" w:rsidTr="00D05ED3">
        <w:trPr>
          <w:trHeight w:val="290"/>
        </w:trPr>
        <w:tc>
          <w:tcPr>
            <w:tcW w:w="3823" w:type="dxa"/>
            <w:shd w:val="clear" w:color="auto" w:fill="auto"/>
            <w:noWrap/>
            <w:vAlign w:val="bottom"/>
            <w:hideMark/>
          </w:tcPr>
          <w:p w14:paraId="3F8954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2727CD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4157333</w:t>
            </w:r>
          </w:p>
        </w:tc>
        <w:tc>
          <w:tcPr>
            <w:tcW w:w="4536" w:type="dxa"/>
            <w:shd w:val="clear" w:color="auto" w:fill="auto"/>
            <w:noWrap/>
            <w:vAlign w:val="bottom"/>
            <w:hideMark/>
          </w:tcPr>
          <w:p w14:paraId="4D2CDAB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main bronchus</w:t>
            </w:r>
          </w:p>
        </w:tc>
      </w:tr>
      <w:tr w:rsidR="00AC538D" w:rsidRPr="002032A8" w14:paraId="67E9BF5E" w14:textId="77777777" w:rsidTr="00D05ED3">
        <w:trPr>
          <w:trHeight w:val="290"/>
        </w:trPr>
        <w:tc>
          <w:tcPr>
            <w:tcW w:w="3823" w:type="dxa"/>
            <w:shd w:val="clear" w:color="auto" w:fill="auto"/>
            <w:noWrap/>
            <w:vAlign w:val="bottom"/>
            <w:hideMark/>
          </w:tcPr>
          <w:p w14:paraId="27FDAC7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9CE101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442139</w:t>
            </w:r>
          </w:p>
        </w:tc>
        <w:tc>
          <w:tcPr>
            <w:tcW w:w="4536" w:type="dxa"/>
            <w:shd w:val="clear" w:color="auto" w:fill="auto"/>
            <w:noWrap/>
            <w:vAlign w:val="bottom"/>
            <w:hideMark/>
          </w:tcPr>
          <w:p w14:paraId="014C51C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bronchus</w:t>
            </w:r>
          </w:p>
        </w:tc>
      </w:tr>
      <w:tr w:rsidR="00AC538D" w:rsidRPr="002032A8" w14:paraId="6F34EEAB" w14:textId="77777777" w:rsidTr="00D05ED3">
        <w:trPr>
          <w:trHeight w:val="290"/>
        </w:trPr>
        <w:tc>
          <w:tcPr>
            <w:tcW w:w="3823" w:type="dxa"/>
            <w:shd w:val="clear" w:color="auto" w:fill="auto"/>
            <w:noWrap/>
            <w:vAlign w:val="bottom"/>
            <w:hideMark/>
          </w:tcPr>
          <w:p w14:paraId="0D5F59F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E0AE50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36716499</w:t>
            </w:r>
          </w:p>
        </w:tc>
        <w:tc>
          <w:tcPr>
            <w:tcW w:w="4536" w:type="dxa"/>
            <w:shd w:val="clear" w:color="auto" w:fill="auto"/>
            <w:noWrap/>
            <w:vAlign w:val="bottom"/>
            <w:hideMark/>
          </w:tcPr>
          <w:p w14:paraId="2300C29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neuroendocrine neoplasm of bronchus</w:t>
            </w:r>
          </w:p>
        </w:tc>
      </w:tr>
      <w:tr w:rsidR="00AC538D" w:rsidRPr="002032A8" w14:paraId="233D2288" w14:textId="77777777" w:rsidTr="00D05ED3">
        <w:trPr>
          <w:trHeight w:val="290"/>
        </w:trPr>
        <w:tc>
          <w:tcPr>
            <w:tcW w:w="3823" w:type="dxa"/>
            <w:shd w:val="clear" w:color="auto" w:fill="auto"/>
            <w:noWrap/>
            <w:vAlign w:val="bottom"/>
            <w:hideMark/>
          </w:tcPr>
          <w:p w14:paraId="5CB5069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7CA9B0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4111805</w:t>
            </w:r>
          </w:p>
        </w:tc>
        <w:tc>
          <w:tcPr>
            <w:tcW w:w="4536" w:type="dxa"/>
            <w:shd w:val="clear" w:color="auto" w:fill="auto"/>
            <w:noWrap/>
            <w:vAlign w:val="bottom"/>
            <w:hideMark/>
          </w:tcPr>
          <w:p w14:paraId="22AB5DE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bronchus</w:t>
            </w:r>
          </w:p>
        </w:tc>
      </w:tr>
      <w:tr w:rsidR="00AC538D" w:rsidRPr="002032A8" w14:paraId="336A6564" w14:textId="77777777" w:rsidTr="00D05ED3">
        <w:trPr>
          <w:trHeight w:val="290"/>
        </w:trPr>
        <w:tc>
          <w:tcPr>
            <w:tcW w:w="3823" w:type="dxa"/>
            <w:shd w:val="clear" w:color="auto" w:fill="auto"/>
            <w:noWrap/>
            <w:vAlign w:val="bottom"/>
            <w:hideMark/>
          </w:tcPr>
          <w:p w14:paraId="7B6292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F8E88D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601155</w:t>
            </w:r>
          </w:p>
        </w:tc>
        <w:tc>
          <w:tcPr>
            <w:tcW w:w="4536" w:type="dxa"/>
            <w:shd w:val="clear" w:color="auto" w:fill="auto"/>
            <w:noWrap/>
            <w:vAlign w:val="bottom"/>
            <w:hideMark/>
          </w:tcPr>
          <w:p w14:paraId="6A2548E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right main bronchus</w:t>
            </w:r>
          </w:p>
        </w:tc>
      </w:tr>
      <w:tr w:rsidR="00AC538D" w:rsidRPr="002032A8" w14:paraId="5E786DA2" w14:textId="77777777" w:rsidTr="00D05ED3">
        <w:trPr>
          <w:trHeight w:val="290"/>
        </w:trPr>
        <w:tc>
          <w:tcPr>
            <w:tcW w:w="3823" w:type="dxa"/>
            <w:shd w:val="clear" w:color="auto" w:fill="auto"/>
            <w:noWrap/>
            <w:vAlign w:val="bottom"/>
            <w:hideMark/>
          </w:tcPr>
          <w:p w14:paraId="13C06BE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7F7FD5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4095450</w:t>
            </w:r>
          </w:p>
        </w:tc>
        <w:tc>
          <w:tcPr>
            <w:tcW w:w="4536" w:type="dxa"/>
            <w:shd w:val="clear" w:color="auto" w:fill="auto"/>
            <w:noWrap/>
            <w:vAlign w:val="bottom"/>
            <w:hideMark/>
          </w:tcPr>
          <w:p w14:paraId="5FBFDC6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upper lobe bronchus</w:t>
            </w:r>
          </w:p>
        </w:tc>
      </w:tr>
      <w:tr w:rsidR="00AC538D" w:rsidRPr="002032A8" w14:paraId="20A7A8ED" w14:textId="77777777" w:rsidTr="00D05ED3">
        <w:trPr>
          <w:trHeight w:val="290"/>
        </w:trPr>
        <w:tc>
          <w:tcPr>
            <w:tcW w:w="3823" w:type="dxa"/>
            <w:shd w:val="clear" w:color="auto" w:fill="auto"/>
            <w:noWrap/>
            <w:vAlign w:val="bottom"/>
            <w:hideMark/>
          </w:tcPr>
          <w:p w14:paraId="4D12BB7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2AF89D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605430</w:t>
            </w:r>
          </w:p>
        </w:tc>
        <w:tc>
          <w:tcPr>
            <w:tcW w:w="4536" w:type="dxa"/>
            <w:shd w:val="clear" w:color="auto" w:fill="auto"/>
            <w:noWrap/>
            <w:vAlign w:val="bottom"/>
            <w:hideMark/>
          </w:tcPr>
          <w:p w14:paraId="0348F33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left main bronchus</w:t>
            </w:r>
          </w:p>
        </w:tc>
      </w:tr>
      <w:tr w:rsidR="00AC538D" w:rsidRPr="002032A8" w14:paraId="6D303A83" w14:textId="77777777" w:rsidTr="00D05ED3">
        <w:trPr>
          <w:trHeight w:val="290"/>
        </w:trPr>
        <w:tc>
          <w:tcPr>
            <w:tcW w:w="3823" w:type="dxa"/>
            <w:shd w:val="clear" w:color="auto" w:fill="auto"/>
            <w:noWrap/>
            <w:vAlign w:val="bottom"/>
            <w:hideMark/>
          </w:tcPr>
          <w:p w14:paraId="5B08500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8F436A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601154</w:t>
            </w:r>
          </w:p>
        </w:tc>
        <w:tc>
          <w:tcPr>
            <w:tcW w:w="4536" w:type="dxa"/>
            <w:shd w:val="clear" w:color="auto" w:fill="auto"/>
            <w:noWrap/>
            <w:vAlign w:val="bottom"/>
            <w:hideMark/>
          </w:tcPr>
          <w:p w14:paraId="7BE076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left main bronchus</w:t>
            </w:r>
          </w:p>
        </w:tc>
      </w:tr>
      <w:tr w:rsidR="00AC538D" w:rsidRPr="002032A8" w14:paraId="3EAC65EE" w14:textId="77777777" w:rsidTr="00D05ED3">
        <w:trPr>
          <w:trHeight w:val="290"/>
        </w:trPr>
        <w:tc>
          <w:tcPr>
            <w:tcW w:w="3823" w:type="dxa"/>
            <w:shd w:val="clear" w:color="auto" w:fill="auto"/>
            <w:noWrap/>
            <w:vAlign w:val="bottom"/>
            <w:hideMark/>
          </w:tcPr>
          <w:p w14:paraId="6E419E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65F69B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602149</w:t>
            </w:r>
          </w:p>
        </w:tc>
        <w:tc>
          <w:tcPr>
            <w:tcW w:w="4536" w:type="dxa"/>
            <w:shd w:val="clear" w:color="auto" w:fill="auto"/>
            <w:noWrap/>
            <w:vAlign w:val="bottom"/>
            <w:hideMark/>
          </w:tcPr>
          <w:p w14:paraId="756855B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right main bronchus</w:t>
            </w:r>
          </w:p>
        </w:tc>
      </w:tr>
      <w:tr w:rsidR="00AC538D" w:rsidRPr="002032A8" w14:paraId="6CC66B69" w14:textId="77777777" w:rsidTr="00D05ED3">
        <w:trPr>
          <w:trHeight w:val="290"/>
        </w:trPr>
        <w:tc>
          <w:tcPr>
            <w:tcW w:w="3823" w:type="dxa"/>
            <w:shd w:val="clear" w:color="auto" w:fill="auto"/>
            <w:noWrap/>
            <w:vAlign w:val="bottom"/>
            <w:hideMark/>
          </w:tcPr>
          <w:p w14:paraId="76CF3466" w14:textId="18B2D08D"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b/>
                <w:bCs/>
                <w:color w:val="000000"/>
                <w:sz w:val="20"/>
                <w:szCs w:val="20"/>
                <w:lang w:val="en-GB" w:eastAsia="en-GB"/>
              </w:rPr>
              <w:t>Colorectal</w:t>
            </w:r>
            <w:r w:rsidRPr="00AC538D">
              <w:rPr>
                <w:rFonts w:ascii="Calibri" w:eastAsia="Times New Roman" w:hAnsi="Calibri" w:cs="Calibri"/>
                <w:color w:val="000000"/>
                <w:sz w:val="20"/>
                <w:szCs w:val="20"/>
                <w:lang w:val="en-GB" w:eastAsia="en-GB"/>
              </w:rPr>
              <w:t xml:space="preserve">; </w:t>
            </w:r>
            <w:hyperlink r:id="rId32" w:anchor="/cohortdefinition/1788623/conceptsets/" w:history="1">
              <w:r w:rsidR="002B7798" w:rsidRPr="00AC538D">
                <w:rPr>
                  <w:rStyle w:val="Hyperlink"/>
                  <w:rFonts w:ascii="Calibri" w:eastAsia="Times New Roman" w:hAnsi="Calibri" w:cs="Calibri"/>
                  <w:lang w:val="en-GB" w:eastAsia="en-GB"/>
                </w:rPr>
                <w:t>https://atlas-demo.ohdsi.org/#/cohortdefinition/1788623/conceptsets/</w:t>
              </w:r>
            </w:hyperlink>
            <w:r w:rsidR="002B7798">
              <w:rPr>
                <w:rFonts w:ascii="Calibri" w:eastAsia="Times New Roman" w:hAnsi="Calibri" w:cs="Calibri"/>
                <w:color w:val="000000"/>
                <w:sz w:val="20"/>
                <w:szCs w:val="20"/>
                <w:lang w:val="en-GB" w:eastAsia="en-GB"/>
              </w:rPr>
              <w:t xml:space="preserve"> </w:t>
            </w:r>
          </w:p>
        </w:tc>
        <w:tc>
          <w:tcPr>
            <w:tcW w:w="1134" w:type="dxa"/>
            <w:shd w:val="clear" w:color="auto" w:fill="auto"/>
            <w:noWrap/>
            <w:vAlign w:val="bottom"/>
            <w:hideMark/>
          </w:tcPr>
          <w:p w14:paraId="061A1E3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4180780</w:t>
            </w:r>
          </w:p>
        </w:tc>
        <w:tc>
          <w:tcPr>
            <w:tcW w:w="4536" w:type="dxa"/>
            <w:shd w:val="clear" w:color="auto" w:fill="auto"/>
            <w:noWrap/>
            <w:vAlign w:val="bottom"/>
            <w:hideMark/>
          </w:tcPr>
          <w:p w14:paraId="330548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anal canal</w:t>
            </w:r>
          </w:p>
        </w:tc>
      </w:tr>
      <w:tr w:rsidR="00AC538D" w:rsidRPr="002032A8" w14:paraId="0039245A" w14:textId="77777777" w:rsidTr="00D05ED3">
        <w:trPr>
          <w:trHeight w:val="290"/>
        </w:trPr>
        <w:tc>
          <w:tcPr>
            <w:tcW w:w="3823" w:type="dxa"/>
            <w:shd w:val="clear" w:color="auto" w:fill="auto"/>
            <w:noWrap/>
            <w:vAlign w:val="bottom"/>
            <w:hideMark/>
          </w:tcPr>
          <w:p w14:paraId="131388E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F7856E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4198567</w:t>
            </w:r>
          </w:p>
        </w:tc>
        <w:tc>
          <w:tcPr>
            <w:tcW w:w="4536" w:type="dxa"/>
            <w:shd w:val="clear" w:color="auto" w:fill="auto"/>
            <w:noWrap/>
            <w:vAlign w:val="bottom"/>
            <w:hideMark/>
          </w:tcPr>
          <w:p w14:paraId="76AA598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HNPCC - hereditary nonpolyposis colon cancer</w:t>
            </w:r>
          </w:p>
        </w:tc>
      </w:tr>
      <w:tr w:rsidR="00AC538D" w:rsidRPr="002032A8" w14:paraId="44752F26" w14:textId="77777777" w:rsidTr="00D05ED3">
        <w:trPr>
          <w:trHeight w:val="290"/>
        </w:trPr>
        <w:tc>
          <w:tcPr>
            <w:tcW w:w="3823" w:type="dxa"/>
            <w:shd w:val="clear" w:color="auto" w:fill="auto"/>
            <w:noWrap/>
            <w:vAlign w:val="bottom"/>
            <w:hideMark/>
          </w:tcPr>
          <w:p w14:paraId="2B344CD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758EA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37108693</w:t>
            </w:r>
          </w:p>
        </w:tc>
        <w:tc>
          <w:tcPr>
            <w:tcW w:w="4536" w:type="dxa"/>
            <w:shd w:val="clear" w:color="auto" w:fill="auto"/>
            <w:noWrap/>
            <w:vAlign w:val="bottom"/>
            <w:hideMark/>
          </w:tcPr>
          <w:p w14:paraId="08EE992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Hereditary non-polyposis colon cancer gene mutation positive</w:t>
            </w:r>
          </w:p>
        </w:tc>
      </w:tr>
      <w:tr w:rsidR="00AC538D" w:rsidRPr="002032A8" w14:paraId="780FE221" w14:textId="77777777" w:rsidTr="00D05ED3">
        <w:trPr>
          <w:trHeight w:val="290"/>
        </w:trPr>
        <w:tc>
          <w:tcPr>
            <w:tcW w:w="3823" w:type="dxa"/>
            <w:shd w:val="clear" w:color="auto" w:fill="auto"/>
            <w:noWrap/>
            <w:vAlign w:val="bottom"/>
            <w:hideMark/>
          </w:tcPr>
          <w:p w14:paraId="5E9EAC6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849D9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79740</w:t>
            </w:r>
          </w:p>
        </w:tc>
        <w:tc>
          <w:tcPr>
            <w:tcW w:w="4536" w:type="dxa"/>
            <w:shd w:val="clear" w:color="auto" w:fill="auto"/>
            <w:noWrap/>
            <w:vAlign w:val="bottom"/>
            <w:hideMark/>
          </w:tcPr>
          <w:p w14:paraId="1436094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Overlapping malignant neoplasm of colon</w:t>
            </w:r>
          </w:p>
        </w:tc>
      </w:tr>
      <w:tr w:rsidR="00AC538D" w:rsidRPr="002032A8" w14:paraId="30F2CFAF" w14:textId="77777777" w:rsidTr="00D05ED3">
        <w:trPr>
          <w:trHeight w:val="290"/>
        </w:trPr>
        <w:tc>
          <w:tcPr>
            <w:tcW w:w="3823" w:type="dxa"/>
            <w:shd w:val="clear" w:color="auto" w:fill="auto"/>
            <w:noWrap/>
            <w:vAlign w:val="bottom"/>
            <w:hideMark/>
          </w:tcPr>
          <w:p w14:paraId="1463024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55C169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197500</w:t>
            </w:r>
          </w:p>
        </w:tc>
        <w:tc>
          <w:tcPr>
            <w:tcW w:w="4536" w:type="dxa"/>
            <w:shd w:val="clear" w:color="auto" w:fill="auto"/>
            <w:noWrap/>
            <w:vAlign w:val="bottom"/>
            <w:hideMark/>
          </w:tcPr>
          <w:p w14:paraId="28DC92A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colon</w:t>
            </w:r>
          </w:p>
        </w:tc>
      </w:tr>
      <w:tr w:rsidR="00AC538D" w:rsidRPr="002032A8" w14:paraId="4F55C29A" w14:textId="77777777" w:rsidTr="00D05ED3">
        <w:trPr>
          <w:trHeight w:val="290"/>
        </w:trPr>
        <w:tc>
          <w:tcPr>
            <w:tcW w:w="3823" w:type="dxa"/>
            <w:shd w:val="clear" w:color="auto" w:fill="auto"/>
            <w:noWrap/>
            <w:vAlign w:val="bottom"/>
            <w:hideMark/>
          </w:tcPr>
          <w:p w14:paraId="6E163D3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63692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432257</w:t>
            </w:r>
          </w:p>
        </w:tc>
        <w:tc>
          <w:tcPr>
            <w:tcW w:w="4536" w:type="dxa"/>
            <w:shd w:val="clear" w:color="auto" w:fill="auto"/>
            <w:noWrap/>
            <w:vAlign w:val="bottom"/>
            <w:hideMark/>
          </w:tcPr>
          <w:p w14:paraId="568F379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transverse colon</w:t>
            </w:r>
          </w:p>
        </w:tc>
      </w:tr>
      <w:tr w:rsidR="00AC538D" w:rsidRPr="002032A8" w14:paraId="285CD778" w14:textId="77777777" w:rsidTr="00D05ED3">
        <w:trPr>
          <w:trHeight w:val="290"/>
        </w:trPr>
        <w:tc>
          <w:tcPr>
            <w:tcW w:w="3823" w:type="dxa"/>
            <w:shd w:val="clear" w:color="auto" w:fill="auto"/>
            <w:noWrap/>
            <w:vAlign w:val="bottom"/>
            <w:hideMark/>
          </w:tcPr>
          <w:p w14:paraId="281760B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3E727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436635</w:t>
            </w:r>
          </w:p>
        </w:tc>
        <w:tc>
          <w:tcPr>
            <w:tcW w:w="4536" w:type="dxa"/>
            <w:shd w:val="clear" w:color="auto" w:fill="auto"/>
            <w:noWrap/>
            <w:vAlign w:val="bottom"/>
            <w:hideMark/>
          </w:tcPr>
          <w:p w14:paraId="75F08C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sigmoid colon</w:t>
            </w:r>
          </w:p>
        </w:tc>
      </w:tr>
      <w:tr w:rsidR="00AC538D" w:rsidRPr="002032A8" w14:paraId="6939D987" w14:textId="77777777" w:rsidTr="00D05ED3">
        <w:trPr>
          <w:trHeight w:val="290"/>
        </w:trPr>
        <w:tc>
          <w:tcPr>
            <w:tcW w:w="3823" w:type="dxa"/>
            <w:shd w:val="clear" w:color="auto" w:fill="auto"/>
            <w:noWrap/>
            <w:vAlign w:val="bottom"/>
            <w:hideMark/>
          </w:tcPr>
          <w:p w14:paraId="0CC2D4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955D4A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437798</w:t>
            </w:r>
          </w:p>
        </w:tc>
        <w:tc>
          <w:tcPr>
            <w:tcW w:w="4536" w:type="dxa"/>
            <w:shd w:val="clear" w:color="auto" w:fill="auto"/>
            <w:noWrap/>
            <w:vAlign w:val="bottom"/>
            <w:hideMark/>
          </w:tcPr>
          <w:p w14:paraId="5CCAC0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splenic flexure of colon</w:t>
            </w:r>
          </w:p>
        </w:tc>
      </w:tr>
      <w:tr w:rsidR="00AC538D" w:rsidRPr="002032A8" w14:paraId="4D9FEC2A" w14:textId="77777777" w:rsidTr="00D05ED3">
        <w:trPr>
          <w:trHeight w:val="290"/>
        </w:trPr>
        <w:tc>
          <w:tcPr>
            <w:tcW w:w="3823" w:type="dxa"/>
            <w:shd w:val="clear" w:color="auto" w:fill="auto"/>
            <w:noWrap/>
            <w:vAlign w:val="bottom"/>
            <w:hideMark/>
          </w:tcPr>
          <w:p w14:paraId="6B5AEF9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AA5CAF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438979</w:t>
            </w:r>
          </w:p>
        </w:tc>
        <w:tc>
          <w:tcPr>
            <w:tcW w:w="4536" w:type="dxa"/>
            <w:shd w:val="clear" w:color="auto" w:fill="auto"/>
            <w:noWrap/>
            <w:vAlign w:val="bottom"/>
            <w:hideMark/>
          </w:tcPr>
          <w:p w14:paraId="6567792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hepatic flexure of colon</w:t>
            </w:r>
          </w:p>
        </w:tc>
      </w:tr>
      <w:tr w:rsidR="00AC538D" w:rsidRPr="002032A8" w14:paraId="3305F6EA" w14:textId="77777777" w:rsidTr="00D05ED3">
        <w:trPr>
          <w:trHeight w:val="290"/>
        </w:trPr>
        <w:tc>
          <w:tcPr>
            <w:tcW w:w="3823" w:type="dxa"/>
            <w:shd w:val="clear" w:color="auto" w:fill="auto"/>
            <w:noWrap/>
            <w:vAlign w:val="bottom"/>
            <w:hideMark/>
          </w:tcPr>
          <w:p w14:paraId="0B33F20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2D8F08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441800</w:t>
            </w:r>
          </w:p>
        </w:tc>
        <w:tc>
          <w:tcPr>
            <w:tcW w:w="4536" w:type="dxa"/>
            <w:shd w:val="clear" w:color="auto" w:fill="auto"/>
            <w:noWrap/>
            <w:vAlign w:val="bottom"/>
            <w:hideMark/>
          </w:tcPr>
          <w:p w14:paraId="379039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descending colon</w:t>
            </w:r>
          </w:p>
        </w:tc>
      </w:tr>
      <w:tr w:rsidR="00AC538D" w:rsidRPr="002032A8" w14:paraId="18FF0415" w14:textId="77777777" w:rsidTr="00D05ED3">
        <w:trPr>
          <w:trHeight w:val="290"/>
        </w:trPr>
        <w:tc>
          <w:tcPr>
            <w:tcW w:w="3823" w:type="dxa"/>
            <w:shd w:val="clear" w:color="auto" w:fill="auto"/>
            <w:noWrap/>
            <w:vAlign w:val="bottom"/>
            <w:hideMark/>
          </w:tcPr>
          <w:p w14:paraId="06DE448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7F6C60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603310</w:t>
            </w:r>
          </w:p>
        </w:tc>
        <w:tc>
          <w:tcPr>
            <w:tcW w:w="4536" w:type="dxa"/>
            <w:shd w:val="clear" w:color="auto" w:fill="auto"/>
            <w:noWrap/>
            <w:vAlign w:val="bottom"/>
            <w:hideMark/>
          </w:tcPr>
          <w:p w14:paraId="7116F69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gastrointestinal stromal neoplasm of colon</w:t>
            </w:r>
          </w:p>
        </w:tc>
      </w:tr>
      <w:tr w:rsidR="00AC538D" w:rsidRPr="002032A8" w14:paraId="35329113" w14:textId="77777777" w:rsidTr="00D05ED3">
        <w:trPr>
          <w:trHeight w:val="290"/>
        </w:trPr>
        <w:tc>
          <w:tcPr>
            <w:tcW w:w="3823" w:type="dxa"/>
            <w:shd w:val="clear" w:color="auto" w:fill="auto"/>
            <w:noWrap/>
            <w:vAlign w:val="bottom"/>
            <w:hideMark/>
          </w:tcPr>
          <w:p w14:paraId="0A4C4B9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BFD591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761001</w:t>
            </w:r>
          </w:p>
        </w:tc>
        <w:tc>
          <w:tcPr>
            <w:tcW w:w="4536" w:type="dxa"/>
            <w:shd w:val="clear" w:color="auto" w:fill="auto"/>
            <w:noWrap/>
            <w:vAlign w:val="bottom"/>
            <w:hideMark/>
          </w:tcPr>
          <w:p w14:paraId="314EC0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neuroendocrine neoplasm of ascending colon</w:t>
            </w:r>
          </w:p>
        </w:tc>
      </w:tr>
      <w:tr w:rsidR="00AC538D" w:rsidRPr="002032A8" w14:paraId="414A12E6" w14:textId="77777777" w:rsidTr="00D05ED3">
        <w:trPr>
          <w:trHeight w:val="290"/>
        </w:trPr>
        <w:tc>
          <w:tcPr>
            <w:tcW w:w="3823" w:type="dxa"/>
            <w:shd w:val="clear" w:color="auto" w:fill="auto"/>
            <w:noWrap/>
            <w:vAlign w:val="bottom"/>
            <w:hideMark/>
          </w:tcPr>
          <w:p w14:paraId="6FF44B5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9FBF0E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4089661</w:t>
            </w:r>
          </w:p>
        </w:tc>
        <w:tc>
          <w:tcPr>
            <w:tcW w:w="4536" w:type="dxa"/>
            <w:shd w:val="clear" w:color="auto" w:fill="auto"/>
            <w:noWrap/>
            <w:vAlign w:val="bottom"/>
            <w:hideMark/>
          </w:tcPr>
          <w:p w14:paraId="21547CF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overlapping lesion of colon</w:t>
            </w:r>
          </w:p>
        </w:tc>
      </w:tr>
      <w:tr w:rsidR="00AC538D" w:rsidRPr="00AC538D" w14:paraId="0FAC74B9" w14:textId="77777777" w:rsidTr="00D05ED3">
        <w:trPr>
          <w:trHeight w:val="290"/>
        </w:trPr>
        <w:tc>
          <w:tcPr>
            <w:tcW w:w="3823" w:type="dxa"/>
            <w:shd w:val="clear" w:color="auto" w:fill="auto"/>
            <w:noWrap/>
            <w:vAlign w:val="bottom"/>
            <w:hideMark/>
          </w:tcPr>
          <w:p w14:paraId="51C3EA3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3FDA9C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4092078</w:t>
            </w:r>
          </w:p>
        </w:tc>
        <w:tc>
          <w:tcPr>
            <w:tcW w:w="4536" w:type="dxa"/>
            <w:shd w:val="clear" w:color="auto" w:fill="auto"/>
            <w:noWrap/>
            <w:vAlign w:val="bottom"/>
            <w:hideMark/>
          </w:tcPr>
          <w:p w14:paraId="1566468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mesocolon</w:t>
            </w:r>
          </w:p>
        </w:tc>
      </w:tr>
      <w:tr w:rsidR="00AC538D" w:rsidRPr="002032A8" w14:paraId="6D551677" w14:textId="77777777" w:rsidTr="00D05ED3">
        <w:trPr>
          <w:trHeight w:val="290"/>
        </w:trPr>
        <w:tc>
          <w:tcPr>
            <w:tcW w:w="3823" w:type="dxa"/>
            <w:shd w:val="clear" w:color="auto" w:fill="auto"/>
            <w:noWrap/>
            <w:vAlign w:val="bottom"/>
            <w:hideMark/>
          </w:tcPr>
          <w:p w14:paraId="6606A23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789FCF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4247360</w:t>
            </w:r>
          </w:p>
        </w:tc>
        <w:tc>
          <w:tcPr>
            <w:tcW w:w="4536" w:type="dxa"/>
            <w:shd w:val="clear" w:color="auto" w:fill="auto"/>
            <w:noWrap/>
            <w:vAlign w:val="bottom"/>
            <w:hideMark/>
          </w:tcPr>
          <w:p w14:paraId="73BB23B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the mesocolon</w:t>
            </w:r>
          </w:p>
        </w:tc>
      </w:tr>
      <w:tr w:rsidR="00AC538D" w:rsidRPr="002032A8" w14:paraId="2ED606F0" w14:textId="77777777" w:rsidTr="00D05ED3">
        <w:trPr>
          <w:trHeight w:val="290"/>
        </w:trPr>
        <w:tc>
          <w:tcPr>
            <w:tcW w:w="3823" w:type="dxa"/>
            <w:shd w:val="clear" w:color="auto" w:fill="auto"/>
            <w:noWrap/>
            <w:vAlign w:val="bottom"/>
            <w:hideMark/>
          </w:tcPr>
          <w:p w14:paraId="744BB31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72152F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4247719</w:t>
            </w:r>
          </w:p>
        </w:tc>
        <w:tc>
          <w:tcPr>
            <w:tcW w:w="4536" w:type="dxa"/>
            <w:shd w:val="clear" w:color="auto" w:fill="auto"/>
            <w:noWrap/>
            <w:vAlign w:val="bottom"/>
            <w:hideMark/>
          </w:tcPr>
          <w:p w14:paraId="7477B13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ascending colon</w:t>
            </w:r>
          </w:p>
        </w:tc>
      </w:tr>
      <w:tr w:rsidR="00AC538D" w:rsidRPr="002032A8" w14:paraId="68879B45" w14:textId="77777777" w:rsidTr="00D05ED3">
        <w:trPr>
          <w:trHeight w:val="290"/>
        </w:trPr>
        <w:tc>
          <w:tcPr>
            <w:tcW w:w="3823" w:type="dxa"/>
            <w:shd w:val="clear" w:color="auto" w:fill="auto"/>
            <w:noWrap/>
            <w:vAlign w:val="bottom"/>
            <w:hideMark/>
          </w:tcPr>
          <w:p w14:paraId="63D4E02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8A8367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36683531</w:t>
            </w:r>
          </w:p>
        </w:tc>
        <w:tc>
          <w:tcPr>
            <w:tcW w:w="4536" w:type="dxa"/>
            <w:shd w:val="clear" w:color="auto" w:fill="auto"/>
            <w:noWrap/>
            <w:vAlign w:val="bottom"/>
            <w:hideMark/>
          </w:tcPr>
          <w:p w14:paraId="683F896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colon and/or rectum</w:t>
            </w:r>
          </w:p>
        </w:tc>
      </w:tr>
      <w:tr w:rsidR="00AC538D" w:rsidRPr="002032A8" w14:paraId="2102CD08" w14:textId="77777777" w:rsidTr="00D05ED3">
        <w:trPr>
          <w:trHeight w:val="290"/>
        </w:trPr>
        <w:tc>
          <w:tcPr>
            <w:tcW w:w="3823" w:type="dxa"/>
            <w:shd w:val="clear" w:color="auto" w:fill="auto"/>
            <w:noWrap/>
            <w:vAlign w:val="bottom"/>
            <w:hideMark/>
          </w:tcPr>
          <w:p w14:paraId="355C984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C49EEE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36715913</w:t>
            </w:r>
          </w:p>
        </w:tc>
        <w:tc>
          <w:tcPr>
            <w:tcW w:w="4536" w:type="dxa"/>
            <w:shd w:val="clear" w:color="auto" w:fill="auto"/>
            <w:noWrap/>
            <w:vAlign w:val="bottom"/>
            <w:hideMark/>
          </w:tcPr>
          <w:p w14:paraId="7B5FB07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neuroendocrine neoplasm of colon</w:t>
            </w:r>
          </w:p>
        </w:tc>
      </w:tr>
      <w:tr w:rsidR="00AC538D" w:rsidRPr="002032A8" w14:paraId="30321BBA" w14:textId="77777777" w:rsidTr="00D05ED3">
        <w:trPr>
          <w:trHeight w:val="290"/>
        </w:trPr>
        <w:tc>
          <w:tcPr>
            <w:tcW w:w="3823" w:type="dxa"/>
            <w:shd w:val="clear" w:color="auto" w:fill="auto"/>
            <w:noWrap/>
            <w:vAlign w:val="bottom"/>
            <w:hideMark/>
          </w:tcPr>
          <w:p w14:paraId="03807E1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3728F3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37018659</w:t>
            </w:r>
          </w:p>
        </w:tc>
        <w:tc>
          <w:tcPr>
            <w:tcW w:w="4536" w:type="dxa"/>
            <w:shd w:val="clear" w:color="auto" w:fill="auto"/>
            <w:noWrap/>
            <w:vAlign w:val="bottom"/>
            <w:hideMark/>
          </w:tcPr>
          <w:p w14:paraId="0CEE61F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Overlapping malignant neoplasm of colon and rectum</w:t>
            </w:r>
          </w:p>
        </w:tc>
      </w:tr>
      <w:tr w:rsidR="00AC538D" w:rsidRPr="002032A8" w14:paraId="61A30849" w14:textId="77777777" w:rsidTr="00D05ED3">
        <w:trPr>
          <w:trHeight w:val="290"/>
        </w:trPr>
        <w:tc>
          <w:tcPr>
            <w:tcW w:w="3823" w:type="dxa"/>
            <w:shd w:val="clear" w:color="auto" w:fill="auto"/>
            <w:noWrap/>
            <w:vAlign w:val="bottom"/>
            <w:hideMark/>
          </w:tcPr>
          <w:p w14:paraId="0D5E68D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9E9CC4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435754</w:t>
            </w:r>
          </w:p>
        </w:tc>
        <w:tc>
          <w:tcPr>
            <w:tcW w:w="4536" w:type="dxa"/>
            <w:shd w:val="clear" w:color="auto" w:fill="auto"/>
            <w:noWrap/>
            <w:vAlign w:val="bottom"/>
            <w:hideMark/>
          </w:tcPr>
          <w:p w14:paraId="194E085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ascending colon</w:t>
            </w:r>
          </w:p>
        </w:tc>
      </w:tr>
      <w:tr w:rsidR="00AC538D" w:rsidRPr="002032A8" w14:paraId="33826465" w14:textId="77777777" w:rsidTr="00D05ED3">
        <w:trPr>
          <w:trHeight w:val="290"/>
        </w:trPr>
        <w:tc>
          <w:tcPr>
            <w:tcW w:w="3823" w:type="dxa"/>
            <w:shd w:val="clear" w:color="auto" w:fill="auto"/>
            <w:noWrap/>
            <w:vAlign w:val="bottom"/>
            <w:hideMark/>
          </w:tcPr>
          <w:p w14:paraId="4681BD1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A3F529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443381</w:t>
            </w:r>
          </w:p>
        </w:tc>
        <w:tc>
          <w:tcPr>
            <w:tcW w:w="4536" w:type="dxa"/>
            <w:shd w:val="clear" w:color="auto" w:fill="auto"/>
            <w:noWrap/>
            <w:vAlign w:val="bottom"/>
            <w:hideMark/>
          </w:tcPr>
          <w:p w14:paraId="6A50A97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sigmoid colon</w:t>
            </w:r>
          </w:p>
        </w:tc>
      </w:tr>
      <w:tr w:rsidR="00AC538D" w:rsidRPr="002032A8" w14:paraId="005FCAF6" w14:textId="77777777" w:rsidTr="00D05ED3">
        <w:trPr>
          <w:trHeight w:val="290"/>
        </w:trPr>
        <w:tc>
          <w:tcPr>
            <w:tcW w:w="3823" w:type="dxa"/>
            <w:shd w:val="clear" w:color="auto" w:fill="auto"/>
            <w:noWrap/>
            <w:vAlign w:val="bottom"/>
            <w:hideMark/>
          </w:tcPr>
          <w:p w14:paraId="2C523D9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A1103C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443382</w:t>
            </w:r>
          </w:p>
        </w:tc>
        <w:tc>
          <w:tcPr>
            <w:tcW w:w="4536" w:type="dxa"/>
            <w:shd w:val="clear" w:color="auto" w:fill="auto"/>
            <w:noWrap/>
            <w:vAlign w:val="bottom"/>
            <w:hideMark/>
          </w:tcPr>
          <w:p w14:paraId="29CB895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descending colon</w:t>
            </w:r>
          </w:p>
        </w:tc>
      </w:tr>
      <w:tr w:rsidR="00AC538D" w:rsidRPr="002032A8" w14:paraId="4337A20F" w14:textId="77777777" w:rsidTr="00D05ED3">
        <w:trPr>
          <w:trHeight w:val="290"/>
        </w:trPr>
        <w:tc>
          <w:tcPr>
            <w:tcW w:w="3823" w:type="dxa"/>
            <w:shd w:val="clear" w:color="auto" w:fill="auto"/>
            <w:noWrap/>
            <w:vAlign w:val="bottom"/>
            <w:hideMark/>
          </w:tcPr>
          <w:p w14:paraId="75F9ED5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14439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443384</w:t>
            </w:r>
          </w:p>
        </w:tc>
        <w:tc>
          <w:tcPr>
            <w:tcW w:w="4536" w:type="dxa"/>
            <w:shd w:val="clear" w:color="auto" w:fill="auto"/>
            <w:noWrap/>
            <w:vAlign w:val="bottom"/>
            <w:hideMark/>
          </w:tcPr>
          <w:p w14:paraId="74718CE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transverse colon</w:t>
            </w:r>
          </w:p>
        </w:tc>
      </w:tr>
      <w:tr w:rsidR="00AC538D" w:rsidRPr="002032A8" w14:paraId="5B01E2AE" w14:textId="77777777" w:rsidTr="00D05ED3">
        <w:trPr>
          <w:trHeight w:val="290"/>
        </w:trPr>
        <w:tc>
          <w:tcPr>
            <w:tcW w:w="3823" w:type="dxa"/>
            <w:shd w:val="clear" w:color="auto" w:fill="auto"/>
            <w:noWrap/>
            <w:vAlign w:val="bottom"/>
            <w:hideMark/>
          </w:tcPr>
          <w:p w14:paraId="4850E40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247C9E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760957</w:t>
            </w:r>
          </w:p>
        </w:tc>
        <w:tc>
          <w:tcPr>
            <w:tcW w:w="4536" w:type="dxa"/>
            <w:shd w:val="clear" w:color="auto" w:fill="auto"/>
            <w:noWrap/>
            <w:vAlign w:val="bottom"/>
            <w:hideMark/>
          </w:tcPr>
          <w:p w14:paraId="771AD24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carcinoid tumor of descending colon</w:t>
            </w:r>
          </w:p>
        </w:tc>
      </w:tr>
      <w:tr w:rsidR="00AC538D" w:rsidRPr="002032A8" w14:paraId="722FEBE7" w14:textId="77777777" w:rsidTr="00D05ED3">
        <w:trPr>
          <w:trHeight w:val="290"/>
        </w:trPr>
        <w:tc>
          <w:tcPr>
            <w:tcW w:w="3823" w:type="dxa"/>
            <w:shd w:val="clear" w:color="auto" w:fill="auto"/>
            <w:noWrap/>
            <w:vAlign w:val="bottom"/>
            <w:hideMark/>
          </w:tcPr>
          <w:p w14:paraId="726214D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7C6379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760958</w:t>
            </w:r>
          </w:p>
        </w:tc>
        <w:tc>
          <w:tcPr>
            <w:tcW w:w="4536" w:type="dxa"/>
            <w:shd w:val="clear" w:color="auto" w:fill="auto"/>
            <w:noWrap/>
            <w:vAlign w:val="bottom"/>
            <w:hideMark/>
          </w:tcPr>
          <w:p w14:paraId="4A4FCB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carcinoid tumor of ascending colon</w:t>
            </w:r>
          </w:p>
        </w:tc>
      </w:tr>
      <w:tr w:rsidR="00AC538D" w:rsidRPr="00AC538D" w14:paraId="09FEFE08" w14:textId="77777777" w:rsidTr="00D05ED3">
        <w:trPr>
          <w:trHeight w:val="290"/>
        </w:trPr>
        <w:tc>
          <w:tcPr>
            <w:tcW w:w="3823" w:type="dxa"/>
            <w:shd w:val="clear" w:color="auto" w:fill="auto"/>
            <w:noWrap/>
            <w:vAlign w:val="bottom"/>
            <w:hideMark/>
          </w:tcPr>
          <w:p w14:paraId="3379EAF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738BF4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4180790</w:t>
            </w:r>
          </w:p>
        </w:tc>
        <w:tc>
          <w:tcPr>
            <w:tcW w:w="4536" w:type="dxa"/>
            <w:shd w:val="clear" w:color="auto" w:fill="auto"/>
            <w:noWrap/>
            <w:vAlign w:val="bottom"/>
            <w:hideMark/>
          </w:tcPr>
          <w:p w14:paraId="070FF38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colon</w:t>
            </w:r>
          </w:p>
        </w:tc>
      </w:tr>
      <w:tr w:rsidR="00AC538D" w:rsidRPr="002032A8" w14:paraId="44D1CAB6" w14:textId="77777777" w:rsidTr="00D05ED3">
        <w:trPr>
          <w:trHeight w:val="290"/>
        </w:trPr>
        <w:tc>
          <w:tcPr>
            <w:tcW w:w="3823" w:type="dxa"/>
            <w:shd w:val="clear" w:color="auto" w:fill="auto"/>
            <w:noWrap/>
            <w:vAlign w:val="bottom"/>
            <w:hideMark/>
          </w:tcPr>
          <w:p w14:paraId="166426E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B35A6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37111620</w:t>
            </w:r>
          </w:p>
        </w:tc>
        <w:tc>
          <w:tcPr>
            <w:tcW w:w="4536" w:type="dxa"/>
            <w:shd w:val="clear" w:color="auto" w:fill="auto"/>
            <w:noWrap/>
            <w:vAlign w:val="bottom"/>
            <w:hideMark/>
          </w:tcPr>
          <w:p w14:paraId="74498DC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carcinoid tumor of colon</w:t>
            </w:r>
          </w:p>
        </w:tc>
      </w:tr>
      <w:tr w:rsidR="00AC538D" w:rsidRPr="002032A8" w14:paraId="18AE1044" w14:textId="77777777" w:rsidTr="00D05ED3">
        <w:trPr>
          <w:trHeight w:val="290"/>
        </w:trPr>
        <w:tc>
          <w:tcPr>
            <w:tcW w:w="3823" w:type="dxa"/>
            <w:shd w:val="clear" w:color="auto" w:fill="auto"/>
            <w:noWrap/>
            <w:vAlign w:val="bottom"/>
            <w:hideMark/>
          </w:tcPr>
          <w:p w14:paraId="3F5A8E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26CF6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78110</w:t>
            </w:r>
          </w:p>
        </w:tc>
        <w:tc>
          <w:tcPr>
            <w:tcW w:w="4536" w:type="dxa"/>
            <w:shd w:val="clear" w:color="auto" w:fill="auto"/>
            <w:noWrap/>
            <w:vAlign w:val="bottom"/>
            <w:hideMark/>
          </w:tcPr>
          <w:p w14:paraId="3BF09C6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anus</w:t>
            </w:r>
          </w:p>
        </w:tc>
      </w:tr>
      <w:tr w:rsidR="00AC538D" w:rsidRPr="002032A8" w14:paraId="207FA048" w14:textId="77777777" w:rsidTr="00D05ED3">
        <w:trPr>
          <w:trHeight w:val="290"/>
        </w:trPr>
        <w:tc>
          <w:tcPr>
            <w:tcW w:w="3823" w:type="dxa"/>
            <w:shd w:val="clear" w:color="auto" w:fill="auto"/>
            <w:noWrap/>
            <w:vAlign w:val="bottom"/>
            <w:hideMark/>
          </w:tcPr>
          <w:p w14:paraId="68B2AE2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9D124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609194</w:t>
            </w:r>
          </w:p>
        </w:tc>
        <w:tc>
          <w:tcPr>
            <w:tcW w:w="4536" w:type="dxa"/>
            <w:shd w:val="clear" w:color="auto" w:fill="auto"/>
            <w:noWrap/>
            <w:vAlign w:val="bottom"/>
            <w:hideMark/>
          </w:tcPr>
          <w:p w14:paraId="577AE3B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squamous cell carcinoma of skin of anus</w:t>
            </w:r>
          </w:p>
        </w:tc>
      </w:tr>
      <w:tr w:rsidR="00AC538D" w:rsidRPr="00AC538D" w14:paraId="164D1D55" w14:textId="77777777" w:rsidTr="00D05ED3">
        <w:trPr>
          <w:trHeight w:val="290"/>
        </w:trPr>
        <w:tc>
          <w:tcPr>
            <w:tcW w:w="3823" w:type="dxa"/>
            <w:shd w:val="clear" w:color="auto" w:fill="auto"/>
            <w:noWrap/>
            <w:vAlign w:val="bottom"/>
            <w:hideMark/>
          </w:tcPr>
          <w:p w14:paraId="5B349C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C6DA31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3655878</w:t>
            </w:r>
          </w:p>
        </w:tc>
        <w:tc>
          <w:tcPr>
            <w:tcW w:w="4536" w:type="dxa"/>
            <w:shd w:val="clear" w:color="auto" w:fill="auto"/>
            <w:noWrap/>
            <w:vAlign w:val="bottom"/>
            <w:hideMark/>
          </w:tcPr>
          <w:p w14:paraId="6515F46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Neuroendocrine carcinoma of anus</w:t>
            </w:r>
          </w:p>
        </w:tc>
      </w:tr>
      <w:tr w:rsidR="00AC538D" w:rsidRPr="00AC538D" w14:paraId="5029FE9E" w14:textId="77777777" w:rsidTr="00D05ED3">
        <w:trPr>
          <w:trHeight w:val="290"/>
        </w:trPr>
        <w:tc>
          <w:tcPr>
            <w:tcW w:w="3823" w:type="dxa"/>
            <w:shd w:val="clear" w:color="auto" w:fill="auto"/>
            <w:noWrap/>
            <w:vAlign w:val="bottom"/>
            <w:hideMark/>
          </w:tcPr>
          <w:p w14:paraId="276B15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225B91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4309574</w:t>
            </w:r>
          </w:p>
        </w:tc>
        <w:tc>
          <w:tcPr>
            <w:tcW w:w="4536" w:type="dxa"/>
            <w:shd w:val="clear" w:color="auto" w:fill="auto"/>
            <w:noWrap/>
            <w:vAlign w:val="bottom"/>
            <w:hideMark/>
          </w:tcPr>
          <w:p w14:paraId="0C3B0B3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anus</w:t>
            </w:r>
          </w:p>
        </w:tc>
      </w:tr>
      <w:tr w:rsidR="00AC538D" w:rsidRPr="002032A8" w14:paraId="183571B4" w14:textId="77777777" w:rsidTr="00D05ED3">
        <w:trPr>
          <w:trHeight w:val="290"/>
        </w:trPr>
        <w:tc>
          <w:tcPr>
            <w:tcW w:w="3823" w:type="dxa"/>
            <w:shd w:val="clear" w:color="auto" w:fill="auto"/>
            <w:noWrap/>
            <w:vAlign w:val="bottom"/>
            <w:hideMark/>
          </w:tcPr>
          <w:p w14:paraId="7619D1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78FE71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36716972</w:t>
            </w:r>
          </w:p>
        </w:tc>
        <w:tc>
          <w:tcPr>
            <w:tcW w:w="4536" w:type="dxa"/>
            <w:shd w:val="clear" w:color="auto" w:fill="auto"/>
            <w:noWrap/>
            <w:vAlign w:val="bottom"/>
            <w:hideMark/>
          </w:tcPr>
          <w:p w14:paraId="46A08C5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squamous cell carcinoma of anus</w:t>
            </w:r>
          </w:p>
        </w:tc>
      </w:tr>
      <w:tr w:rsidR="00AC538D" w:rsidRPr="00AC538D" w14:paraId="0C5CE39D" w14:textId="77777777" w:rsidTr="00D05ED3">
        <w:trPr>
          <w:trHeight w:val="290"/>
        </w:trPr>
        <w:tc>
          <w:tcPr>
            <w:tcW w:w="3823" w:type="dxa"/>
            <w:shd w:val="clear" w:color="auto" w:fill="auto"/>
            <w:noWrap/>
            <w:vAlign w:val="bottom"/>
            <w:hideMark/>
          </w:tcPr>
          <w:p w14:paraId="5557B66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0FE11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37016237</w:t>
            </w:r>
          </w:p>
        </w:tc>
        <w:tc>
          <w:tcPr>
            <w:tcW w:w="4536" w:type="dxa"/>
            <w:shd w:val="clear" w:color="auto" w:fill="auto"/>
            <w:noWrap/>
            <w:vAlign w:val="bottom"/>
            <w:hideMark/>
          </w:tcPr>
          <w:p w14:paraId="4DE95B3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anus</w:t>
            </w:r>
          </w:p>
        </w:tc>
      </w:tr>
      <w:tr w:rsidR="00AC538D" w:rsidRPr="002032A8" w14:paraId="6CACDC3A" w14:textId="77777777" w:rsidTr="00D05ED3">
        <w:trPr>
          <w:trHeight w:val="290"/>
        </w:trPr>
        <w:tc>
          <w:tcPr>
            <w:tcW w:w="3823" w:type="dxa"/>
            <w:shd w:val="clear" w:color="auto" w:fill="auto"/>
            <w:noWrap/>
            <w:vAlign w:val="bottom"/>
            <w:hideMark/>
          </w:tcPr>
          <w:p w14:paraId="6294AB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C9609D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40487139</w:t>
            </w:r>
          </w:p>
        </w:tc>
        <w:tc>
          <w:tcPr>
            <w:tcW w:w="4536" w:type="dxa"/>
            <w:shd w:val="clear" w:color="auto" w:fill="auto"/>
            <w:noWrap/>
            <w:vAlign w:val="bottom"/>
            <w:hideMark/>
          </w:tcPr>
          <w:p w14:paraId="230407D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skin of anus</w:t>
            </w:r>
          </w:p>
        </w:tc>
      </w:tr>
      <w:tr w:rsidR="00AC538D" w:rsidRPr="00AC538D" w14:paraId="400FD8FE" w14:textId="77777777" w:rsidTr="00D05ED3">
        <w:trPr>
          <w:trHeight w:val="290"/>
        </w:trPr>
        <w:tc>
          <w:tcPr>
            <w:tcW w:w="3823" w:type="dxa"/>
            <w:shd w:val="clear" w:color="auto" w:fill="auto"/>
            <w:noWrap/>
            <w:vAlign w:val="bottom"/>
            <w:hideMark/>
          </w:tcPr>
          <w:p w14:paraId="3E898E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E21923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40489405</w:t>
            </w:r>
          </w:p>
        </w:tc>
        <w:tc>
          <w:tcPr>
            <w:tcW w:w="4536" w:type="dxa"/>
            <w:shd w:val="clear" w:color="auto" w:fill="auto"/>
            <w:noWrap/>
            <w:vAlign w:val="bottom"/>
            <w:hideMark/>
          </w:tcPr>
          <w:p w14:paraId="28F4528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anus</w:t>
            </w:r>
          </w:p>
        </w:tc>
      </w:tr>
      <w:tr w:rsidR="00AC538D" w:rsidRPr="002032A8" w14:paraId="529D68EA" w14:textId="77777777" w:rsidTr="00D05ED3">
        <w:trPr>
          <w:trHeight w:val="290"/>
        </w:trPr>
        <w:tc>
          <w:tcPr>
            <w:tcW w:w="3823" w:type="dxa"/>
            <w:shd w:val="clear" w:color="auto" w:fill="auto"/>
            <w:noWrap/>
            <w:vAlign w:val="bottom"/>
            <w:hideMark/>
          </w:tcPr>
          <w:p w14:paraId="3B0466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2CD1D5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75512</w:t>
            </w:r>
          </w:p>
        </w:tc>
        <w:tc>
          <w:tcPr>
            <w:tcW w:w="4536" w:type="dxa"/>
            <w:shd w:val="clear" w:color="auto" w:fill="auto"/>
            <w:noWrap/>
            <w:vAlign w:val="bottom"/>
            <w:hideMark/>
          </w:tcPr>
          <w:p w14:paraId="01EBEA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colon</w:t>
            </w:r>
          </w:p>
        </w:tc>
      </w:tr>
      <w:tr w:rsidR="00AC538D" w:rsidRPr="002032A8" w14:paraId="07C8B5E3" w14:textId="77777777" w:rsidTr="00D05ED3">
        <w:trPr>
          <w:trHeight w:val="290"/>
        </w:trPr>
        <w:tc>
          <w:tcPr>
            <w:tcW w:w="3823" w:type="dxa"/>
            <w:shd w:val="clear" w:color="auto" w:fill="auto"/>
            <w:noWrap/>
            <w:vAlign w:val="bottom"/>
            <w:hideMark/>
          </w:tcPr>
          <w:p w14:paraId="7BCEA9E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25A06E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763120</w:t>
            </w:r>
          </w:p>
        </w:tc>
        <w:tc>
          <w:tcPr>
            <w:tcW w:w="4536" w:type="dxa"/>
            <w:shd w:val="clear" w:color="auto" w:fill="auto"/>
            <w:noWrap/>
            <w:vAlign w:val="bottom"/>
            <w:hideMark/>
          </w:tcPr>
          <w:p w14:paraId="12C76D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Neoplasm of colon primary tumor staging category Tis: Carcinoma in situ: intraepithelial or invasion of lamina propria</w:t>
            </w:r>
          </w:p>
        </w:tc>
      </w:tr>
      <w:tr w:rsidR="00AC538D" w:rsidRPr="00AC538D" w14:paraId="3EFB6397" w14:textId="77777777" w:rsidTr="00D05ED3">
        <w:trPr>
          <w:trHeight w:val="290"/>
        </w:trPr>
        <w:tc>
          <w:tcPr>
            <w:tcW w:w="3823" w:type="dxa"/>
            <w:shd w:val="clear" w:color="auto" w:fill="auto"/>
            <w:noWrap/>
            <w:vAlign w:val="bottom"/>
            <w:hideMark/>
          </w:tcPr>
          <w:p w14:paraId="39F685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17EB0B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4115028</w:t>
            </w:r>
          </w:p>
        </w:tc>
        <w:tc>
          <w:tcPr>
            <w:tcW w:w="4536" w:type="dxa"/>
            <w:shd w:val="clear" w:color="auto" w:fill="auto"/>
            <w:noWrap/>
            <w:vAlign w:val="bottom"/>
            <w:hideMark/>
          </w:tcPr>
          <w:p w14:paraId="344E681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sigmoid colon</w:t>
            </w:r>
          </w:p>
        </w:tc>
      </w:tr>
      <w:tr w:rsidR="00AC538D" w:rsidRPr="00AC538D" w14:paraId="40A200CC" w14:textId="77777777" w:rsidTr="00D05ED3">
        <w:trPr>
          <w:trHeight w:val="290"/>
        </w:trPr>
        <w:tc>
          <w:tcPr>
            <w:tcW w:w="3823" w:type="dxa"/>
            <w:shd w:val="clear" w:color="auto" w:fill="auto"/>
            <w:noWrap/>
            <w:vAlign w:val="bottom"/>
            <w:hideMark/>
          </w:tcPr>
          <w:p w14:paraId="4D2864A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1AA61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4149847</w:t>
            </w:r>
          </w:p>
        </w:tc>
        <w:tc>
          <w:tcPr>
            <w:tcW w:w="4536" w:type="dxa"/>
            <w:shd w:val="clear" w:color="auto" w:fill="auto"/>
            <w:noWrap/>
            <w:vAlign w:val="bottom"/>
            <w:hideMark/>
          </w:tcPr>
          <w:p w14:paraId="207842A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colon</w:t>
            </w:r>
          </w:p>
        </w:tc>
      </w:tr>
      <w:tr w:rsidR="00AC538D" w:rsidRPr="00AC538D" w14:paraId="7FAFE662" w14:textId="77777777" w:rsidTr="00D05ED3">
        <w:trPr>
          <w:trHeight w:val="290"/>
        </w:trPr>
        <w:tc>
          <w:tcPr>
            <w:tcW w:w="3823" w:type="dxa"/>
            <w:shd w:val="clear" w:color="auto" w:fill="auto"/>
            <w:noWrap/>
            <w:vAlign w:val="bottom"/>
            <w:hideMark/>
          </w:tcPr>
          <w:p w14:paraId="22055CD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2C6751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4193165</w:t>
            </w:r>
          </w:p>
        </w:tc>
        <w:tc>
          <w:tcPr>
            <w:tcW w:w="4536" w:type="dxa"/>
            <w:shd w:val="clear" w:color="auto" w:fill="auto"/>
            <w:noWrap/>
            <w:vAlign w:val="bottom"/>
            <w:hideMark/>
          </w:tcPr>
          <w:p w14:paraId="528627C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descending colon</w:t>
            </w:r>
          </w:p>
        </w:tc>
      </w:tr>
      <w:tr w:rsidR="00AC538D" w:rsidRPr="00AC538D" w14:paraId="6919FCC3" w14:textId="77777777" w:rsidTr="00D05ED3">
        <w:trPr>
          <w:trHeight w:val="290"/>
        </w:trPr>
        <w:tc>
          <w:tcPr>
            <w:tcW w:w="3823" w:type="dxa"/>
            <w:shd w:val="clear" w:color="auto" w:fill="auto"/>
            <w:noWrap/>
            <w:vAlign w:val="bottom"/>
            <w:hideMark/>
          </w:tcPr>
          <w:p w14:paraId="1A26448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9208DF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4193871</w:t>
            </w:r>
          </w:p>
        </w:tc>
        <w:tc>
          <w:tcPr>
            <w:tcW w:w="4536" w:type="dxa"/>
            <w:shd w:val="clear" w:color="auto" w:fill="auto"/>
            <w:noWrap/>
            <w:vAlign w:val="bottom"/>
            <w:hideMark/>
          </w:tcPr>
          <w:p w14:paraId="00F243A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transverse colon</w:t>
            </w:r>
          </w:p>
        </w:tc>
      </w:tr>
      <w:tr w:rsidR="00AC538D" w:rsidRPr="00AC538D" w14:paraId="77D2A5E2" w14:textId="77777777" w:rsidTr="00D05ED3">
        <w:trPr>
          <w:trHeight w:val="290"/>
        </w:trPr>
        <w:tc>
          <w:tcPr>
            <w:tcW w:w="3823" w:type="dxa"/>
            <w:shd w:val="clear" w:color="auto" w:fill="auto"/>
            <w:noWrap/>
            <w:vAlign w:val="bottom"/>
            <w:hideMark/>
          </w:tcPr>
          <w:p w14:paraId="2502AD4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2BEDD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4200514</w:t>
            </w:r>
          </w:p>
        </w:tc>
        <w:tc>
          <w:tcPr>
            <w:tcW w:w="4536" w:type="dxa"/>
            <w:shd w:val="clear" w:color="auto" w:fill="auto"/>
            <w:noWrap/>
            <w:vAlign w:val="bottom"/>
            <w:hideMark/>
          </w:tcPr>
          <w:p w14:paraId="1F360E6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sigmoid colon</w:t>
            </w:r>
          </w:p>
        </w:tc>
      </w:tr>
      <w:tr w:rsidR="00AC538D" w:rsidRPr="00AC538D" w14:paraId="2A174AB0" w14:textId="77777777" w:rsidTr="00D05ED3">
        <w:trPr>
          <w:trHeight w:val="290"/>
        </w:trPr>
        <w:tc>
          <w:tcPr>
            <w:tcW w:w="3823" w:type="dxa"/>
            <w:shd w:val="clear" w:color="auto" w:fill="auto"/>
            <w:noWrap/>
            <w:vAlign w:val="bottom"/>
            <w:hideMark/>
          </w:tcPr>
          <w:p w14:paraId="6732B89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FE0BC3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4207182</w:t>
            </w:r>
          </w:p>
        </w:tc>
        <w:tc>
          <w:tcPr>
            <w:tcW w:w="4536" w:type="dxa"/>
            <w:shd w:val="clear" w:color="auto" w:fill="auto"/>
            <w:noWrap/>
            <w:vAlign w:val="bottom"/>
            <w:hideMark/>
          </w:tcPr>
          <w:p w14:paraId="0BA0924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ascending colon</w:t>
            </w:r>
          </w:p>
        </w:tc>
      </w:tr>
      <w:tr w:rsidR="00AC538D" w:rsidRPr="002032A8" w14:paraId="4C86951B" w14:textId="77777777" w:rsidTr="00D05ED3">
        <w:trPr>
          <w:trHeight w:val="290"/>
        </w:trPr>
        <w:tc>
          <w:tcPr>
            <w:tcW w:w="3823" w:type="dxa"/>
            <w:shd w:val="clear" w:color="auto" w:fill="auto"/>
            <w:noWrap/>
            <w:vAlign w:val="bottom"/>
            <w:hideMark/>
          </w:tcPr>
          <w:p w14:paraId="5A99069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B9DF79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4241773</w:t>
            </w:r>
          </w:p>
        </w:tc>
        <w:tc>
          <w:tcPr>
            <w:tcW w:w="4536" w:type="dxa"/>
            <w:shd w:val="clear" w:color="auto" w:fill="auto"/>
            <w:noWrap/>
            <w:vAlign w:val="bottom"/>
            <w:hideMark/>
          </w:tcPr>
          <w:p w14:paraId="362F381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descending colon</w:t>
            </w:r>
          </w:p>
        </w:tc>
      </w:tr>
      <w:tr w:rsidR="00AC538D" w:rsidRPr="002032A8" w14:paraId="503DB47E" w14:textId="77777777" w:rsidTr="00D05ED3">
        <w:trPr>
          <w:trHeight w:val="290"/>
        </w:trPr>
        <w:tc>
          <w:tcPr>
            <w:tcW w:w="3823" w:type="dxa"/>
            <w:shd w:val="clear" w:color="auto" w:fill="auto"/>
            <w:noWrap/>
            <w:vAlign w:val="bottom"/>
            <w:hideMark/>
          </w:tcPr>
          <w:p w14:paraId="6212F7B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CB6D9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4241920</w:t>
            </w:r>
          </w:p>
        </w:tc>
        <w:tc>
          <w:tcPr>
            <w:tcW w:w="4536" w:type="dxa"/>
            <w:shd w:val="clear" w:color="auto" w:fill="auto"/>
            <w:noWrap/>
            <w:vAlign w:val="bottom"/>
            <w:hideMark/>
          </w:tcPr>
          <w:p w14:paraId="5DCB02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transverse colon</w:t>
            </w:r>
          </w:p>
        </w:tc>
      </w:tr>
      <w:tr w:rsidR="00AC538D" w:rsidRPr="002032A8" w14:paraId="545D8753" w14:textId="77777777" w:rsidTr="00D05ED3">
        <w:trPr>
          <w:trHeight w:val="290"/>
        </w:trPr>
        <w:tc>
          <w:tcPr>
            <w:tcW w:w="3823" w:type="dxa"/>
            <w:shd w:val="clear" w:color="auto" w:fill="auto"/>
            <w:noWrap/>
            <w:vAlign w:val="bottom"/>
            <w:hideMark/>
          </w:tcPr>
          <w:p w14:paraId="6A421B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531024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4243126</w:t>
            </w:r>
          </w:p>
        </w:tc>
        <w:tc>
          <w:tcPr>
            <w:tcW w:w="4536" w:type="dxa"/>
            <w:shd w:val="clear" w:color="auto" w:fill="auto"/>
            <w:noWrap/>
            <w:vAlign w:val="bottom"/>
            <w:hideMark/>
          </w:tcPr>
          <w:p w14:paraId="44322FB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hepatic flexure of colon</w:t>
            </w:r>
          </w:p>
        </w:tc>
      </w:tr>
      <w:tr w:rsidR="00AC538D" w:rsidRPr="002032A8" w14:paraId="787EC534" w14:textId="77777777" w:rsidTr="00D05ED3">
        <w:trPr>
          <w:trHeight w:val="290"/>
        </w:trPr>
        <w:tc>
          <w:tcPr>
            <w:tcW w:w="3823" w:type="dxa"/>
            <w:shd w:val="clear" w:color="auto" w:fill="auto"/>
            <w:noWrap/>
            <w:vAlign w:val="bottom"/>
            <w:hideMark/>
          </w:tcPr>
          <w:p w14:paraId="231D610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92131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4243742</w:t>
            </w:r>
          </w:p>
        </w:tc>
        <w:tc>
          <w:tcPr>
            <w:tcW w:w="4536" w:type="dxa"/>
            <w:shd w:val="clear" w:color="auto" w:fill="auto"/>
            <w:noWrap/>
            <w:vAlign w:val="bottom"/>
            <w:hideMark/>
          </w:tcPr>
          <w:p w14:paraId="496666B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ascending colon</w:t>
            </w:r>
          </w:p>
        </w:tc>
      </w:tr>
      <w:tr w:rsidR="00AC538D" w:rsidRPr="002032A8" w14:paraId="2A6E48DD" w14:textId="77777777" w:rsidTr="00D05ED3">
        <w:trPr>
          <w:trHeight w:val="290"/>
        </w:trPr>
        <w:tc>
          <w:tcPr>
            <w:tcW w:w="3823" w:type="dxa"/>
            <w:shd w:val="clear" w:color="auto" w:fill="auto"/>
            <w:noWrap/>
            <w:vAlign w:val="bottom"/>
            <w:hideMark/>
          </w:tcPr>
          <w:p w14:paraId="3260567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4E2401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4244647</w:t>
            </w:r>
          </w:p>
        </w:tc>
        <w:tc>
          <w:tcPr>
            <w:tcW w:w="4536" w:type="dxa"/>
            <w:shd w:val="clear" w:color="auto" w:fill="auto"/>
            <w:noWrap/>
            <w:vAlign w:val="bottom"/>
            <w:hideMark/>
          </w:tcPr>
          <w:p w14:paraId="66C18DE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sigmoid colon</w:t>
            </w:r>
          </w:p>
        </w:tc>
      </w:tr>
      <w:tr w:rsidR="00AC538D" w:rsidRPr="002032A8" w14:paraId="1EAB7A25" w14:textId="77777777" w:rsidTr="00D05ED3">
        <w:trPr>
          <w:trHeight w:val="290"/>
        </w:trPr>
        <w:tc>
          <w:tcPr>
            <w:tcW w:w="3823" w:type="dxa"/>
            <w:shd w:val="clear" w:color="auto" w:fill="auto"/>
            <w:noWrap/>
            <w:vAlign w:val="bottom"/>
            <w:hideMark/>
          </w:tcPr>
          <w:p w14:paraId="63EE0D9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E8D3D3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4307687</w:t>
            </w:r>
          </w:p>
        </w:tc>
        <w:tc>
          <w:tcPr>
            <w:tcW w:w="4536" w:type="dxa"/>
            <w:shd w:val="clear" w:color="auto" w:fill="auto"/>
            <w:noWrap/>
            <w:vAlign w:val="bottom"/>
            <w:hideMark/>
          </w:tcPr>
          <w:p w14:paraId="4B733B0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colon, stage II</w:t>
            </w:r>
          </w:p>
        </w:tc>
      </w:tr>
      <w:tr w:rsidR="00AC538D" w:rsidRPr="002032A8" w14:paraId="4C42D806" w14:textId="77777777" w:rsidTr="00D05ED3">
        <w:trPr>
          <w:trHeight w:val="290"/>
        </w:trPr>
        <w:tc>
          <w:tcPr>
            <w:tcW w:w="3823" w:type="dxa"/>
            <w:shd w:val="clear" w:color="auto" w:fill="auto"/>
            <w:noWrap/>
            <w:vAlign w:val="bottom"/>
            <w:hideMark/>
          </w:tcPr>
          <w:p w14:paraId="33799CA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B7CA4B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4310858</w:t>
            </w:r>
          </w:p>
        </w:tc>
        <w:tc>
          <w:tcPr>
            <w:tcW w:w="4536" w:type="dxa"/>
            <w:shd w:val="clear" w:color="auto" w:fill="auto"/>
            <w:noWrap/>
            <w:vAlign w:val="bottom"/>
            <w:hideMark/>
          </w:tcPr>
          <w:p w14:paraId="57C8C53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colon, stage III</w:t>
            </w:r>
          </w:p>
        </w:tc>
      </w:tr>
      <w:tr w:rsidR="00AC538D" w:rsidRPr="002032A8" w14:paraId="37BEA29C" w14:textId="77777777" w:rsidTr="00D05ED3">
        <w:trPr>
          <w:trHeight w:val="290"/>
        </w:trPr>
        <w:tc>
          <w:tcPr>
            <w:tcW w:w="3823" w:type="dxa"/>
            <w:shd w:val="clear" w:color="auto" w:fill="auto"/>
            <w:noWrap/>
            <w:vAlign w:val="bottom"/>
            <w:hideMark/>
          </w:tcPr>
          <w:p w14:paraId="3B66407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CC4BAD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4312001</w:t>
            </w:r>
          </w:p>
        </w:tc>
        <w:tc>
          <w:tcPr>
            <w:tcW w:w="4536" w:type="dxa"/>
            <w:shd w:val="clear" w:color="auto" w:fill="auto"/>
            <w:noWrap/>
            <w:vAlign w:val="bottom"/>
            <w:hideMark/>
          </w:tcPr>
          <w:p w14:paraId="0241F7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colon, stage IV</w:t>
            </w:r>
          </w:p>
        </w:tc>
      </w:tr>
      <w:tr w:rsidR="00AC538D" w:rsidRPr="002032A8" w14:paraId="7478A18F" w14:textId="77777777" w:rsidTr="00D05ED3">
        <w:trPr>
          <w:trHeight w:val="290"/>
        </w:trPr>
        <w:tc>
          <w:tcPr>
            <w:tcW w:w="3823" w:type="dxa"/>
            <w:shd w:val="clear" w:color="auto" w:fill="auto"/>
            <w:noWrap/>
            <w:vAlign w:val="bottom"/>
            <w:hideMark/>
          </w:tcPr>
          <w:p w14:paraId="27711E7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9AB1D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4312240</w:t>
            </w:r>
          </w:p>
        </w:tc>
        <w:tc>
          <w:tcPr>
            <w:tcW w:w="4536" w:type="dxa"/>
            <w:shd w:val="clear" w:color="auto" w:fill="auto"/>
            <w:noWrap/>
            <w:vAlign w:val="bottom"/>
            <w:hideMark/>
          </w:tcPr>
          <w:p w14:paraId="7486DA7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colon, stage I</w:t>
            </w:r>
          </w:p>
        </w:tc>
      </w:tr>
      <w:tr w:rsidR="00AC538D" w:rsidRPr="002032A8" w14:paraId="3F58F93C" w14:textId="77777777" w:rsidTr="00D05ED3">
        <w:trPr>
          <w:trHeight w:val="290"/>
        </w:trPr>
        <w:tc>
          <w:tcPr>
            <w:tcW w:w="3823" w:type="dxa"/>
            <w:shd w:val="clear" w:color="auto" w:fill="auto"/>
            <w:noWrap/>
            <w:vAlign w:val="bottom"/>
            <w:hideMark/>
          </w:tcPr>
          <w:p w14:paraId="52DAD4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0292F3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35624316</w:t>
            </w:r>
          </w:p>
        </w:tc>
        <w:tc>
          <w:tcPr>
            <w:tcW w:w="4536" w:type="dxa"/>
            <w:shd w:val="clear" w:color="auto" w:fill="auto"/>
            <w:noWrap/>
            <w:vAlign w:val="bottom"/>
            <w:hideMark/>
          </w:tcPr>
          <w:p w14:paraId="370469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colon</w:t>
            </w:r>
          </w:p>
        </w:tc>
      </w:tr>
      <w:tr w:rsidR="00AC538D" w:rsidRPr="002032A8" w14:paraId="37EB4F86" w14:textId="77777777" w:rsidTr="00D05ED3">
        <w:trPr>
          <w:trHeight w:val="290"/>
        </w:trPr>
        <w:tc>
          <w:tcPr>
            <w:tcW w:w="3823" w:type="dxa"/>
            <w:shd w:val="clear" w:color="auto" w:fill="auto"/>
            <w:noWrap/>
            <w:vAlign w:val="bottom"/>
            <w:hideMark/>
          </w:tcPr>
          <w:p w14:paraId="535E458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29DC72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36713361</w:t>
            </w:r>
          </w:p>
        </w:tc>
        <w:tc>
          <w:tcPr>
            <w:tcW w:w="4536" w:type="dxa"/>
            <w:shd w:val="clear" w:color="auto" w:fill="auto"/>
            <w:noWrap/>
            <w:vAlign w:val="bottom"/>
            <w:hideMark/>
          </w:tcPr>
          <w:p w14:paraId="59EEC43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ascending colon</w:t>
            </w:r>
          </w:p>
        </w:tc>
      </w:tr>
      <w:tr w:rsidR="00AC538D" w:rsidRPr="002032A8" w14:paraId="5C019815" w14:textId="77777777" w:rsidTr="00D05ED3">
        <w:trPr>
          <w:trHeight w:val="290"/>
        </w:trPr>
        <w:tc>
          <w:tcPr>
            <w:tcW w:w="3823" w:type="dxa"/>
            <w:shd w:val="clear" w:color="auto" w:fill="auto"/>
            <w:noWrap/>
            <w:vAlign w:val="bottom"/>
            <w:hideMark/>
          </w:tcPr>
          <w:p w14:paraId="595688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7C7C7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36715911</w:t>
            </w:r>
          </w:p>
        </w:tc>
        <w:tc>
          <w:tcPr>
            <w:tcW w:w="4536" w:type="dxa"/>
            <w:shd w:val="clear" w:color="auto" w:fill="auto"/>
            <w:noWrap/>
            <w:vAlign w:val="bottom"/>
            <w:hideMark/>
          </w:tcPr>
          <w:p w14:paraId="7648A57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ascending colon and right flexure</w:t>
            </w:r>
          </w:p>
        </w:tc>
      </w:tr>
      <w:tr w:rsidR="00AC538D" w:rsidRPr="00AC538D" w14:paraId="6F6B32F8" w14:textId="77777777" w:rsidTr="00D05ED3">
        <w:trPr>
          <w:trHeight w:val="290"/>
        </w:trPr>
        <w:tc>
          <w:tcPr>
            <w:tcW w:w="3823" w:type="dxa"/>
            <w:shd w:val="clear" w:color="auto" w:fill="auto"/>
            <w:noWrap/>
            <w:vAlign w:val="bottom"/>
            <w:hideMark/>
          </w:tcPr>
          <w:p w14:paraId="4434383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25D86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36715912</w:t>
            </w:r>
          </w:p>
        </w:tc>
        <w:tc>
          <w:tcPr>
            <w:tcW w:w="4536" w:type="dxa"/>
            <w:shd w:val="clear" w:color="auto" w:fill="auto"/>
            <w:noWrap/>
            <w:vAlign w:val="bottom"/>
            <w:hideMark/>
          </w:tcPr>
          <w:p w14:paraId="790FD4F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transverse colon</w:t>
            </w:r>
          </w:p>
        </w:tc>
      </w:tr>
      <w:tr w:rsidR="00AC538D" w:rsidRPr="002032A8" w14:paraId="66D56DA5" w14:textId="77777777" w:rsidTr="00D05ED3">
        <w:trPr>
          <w:trHeight w:val="290"/>
        </w:trPr>
        <w:tc>
          <w:tcPr>
            <w:tcW w:w="3823" w:type="dxa"/>
            <w:shd w:val="clear" w:color="auto" w:fill="auto"/>
            <w:noWrap/>
            <w:vAlign w:val="bottom"/>
            <w:hideMark/>
          </w:tcPr>
          <w:p w14:paraId="7E8F498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A03CBF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36717181</w:t>
            </w:r>
          </w:p>
        </w:tc>
        <w:tc>
          <w:tcPr>
            <w:tcW w:w="4536" w:type="dxa"/>
            <w:shd w:val="clear" w:color="auto" w:fill="auto"/>
            <w:noWrap/>
            <w:vAlign w:val="bottom"/>
            <w:hideMark/>
          </w:tcPr>
          <w:p w14:paraId="5EB5283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neuroendocrine carcinoma of colon</w:t>
            </w:r>
          </w:p>
        </w:tc>
      </w:tr>
      <w:tr w:rsidR="00AC538D" w:rsidRPr="002032A8" w14:paraId="535F49C6" w14:textId="77777777" w:rsidTr="00D05ED3">
        <w:trPr>
          <w:trHeight w:val="290"/>
        </w:trPr>
        <w:tc>
          <w:tcPr>
            <w:tcW w:w="3823" w:type="dxa"/>
            <w:shd w:val="clear" w:color="auto" w:fill="auto"/>
            <w:noWrap/>
            <w:vAlign w:val="bottom"/>
            <w:hideMark/>
          </w:tcPr>
          <w:p w14:paraId="24DC49B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204546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36717495</w:t>
            </w:r>
          </w:p>
        </w:tc>
        <w:tc>
          <w:tcPr>
            <w:tcW w:w="4536" w:type="dxa"/>
            <w:shd w:val="clear" w:color="auto" w:fill="auto"/>
            <w:noWrap/>
            <w:vAlign w:val="bottom"/>
            <w:hideMark/>
          </w:tcPr>
          <w:p w14:paraId="6B2707B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descending colon and splenic flexure</w:t>
            </w:r>
          </w:p>
        </w:tc>
      </w:tr>
      <w:tr w:rsidR="00AC538D" w:rsidRPr="002032A8" w14:paraId="720CEE88" w14:textId="77777777" w:rsidTr="00D05ED3">
        <w:trPr>
          <w:trHeight w:val="290"/>
        </w:trPr>
        <w:tc>
          <w:tcPr>
            <w:tcW w:w="3823" w:type="dxa"/>
            <w:shd w:val="clear" w:color="auto" w:fill="auto"/>
            <w:noWrap/>
            <w:vAlign w:val="bottom"/>
            <w:hideMark/>
          </w:tcPr>
          <w:p w14:paraId="099E129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3AEB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37208245</w:t>
            </w:r>
          </w:p>
        </w:tc>
        <w:tc>
          <w:tcPr>
            <w:tcW w:w="4536" w:type="dxa"/>
            <w:shd w:val="clear" w:color="auto" w:fill="auto"/>
            <w:noWrap/>
            <w:vAlign w:val="bottom"/>
            <w:hideMark/>
          </w:tcPr>
          <w:p w14:paraId="3F74772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descending colon</w:t>
            </w:r>
          </w:p>
        </w:tc>
      </w:tr>
      <w:tr w:rsidR="00AC538D" w:rsidRPr="00AC538D" w14:paraId="45616454" w14:textId="77777777" w:rsidTr="00D05ED3">
        <w:trPr>
          <w:trHeight w:val="290"/>
        </w:trPr>
        <w:tc>
          <w:tcPr>
            <w:tcW w:w="3823" w:type="dxa"/>
            <w:shd w:val="clear" w:color="auto" w:fill="auto"/>
            <w:noWrap/>
            <w:vAlign w:val="bottom"/>
            <w:hideMark/>
          </w:tcPr>
          <w:p w14:paraId="7527DAE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505C7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42872396</w:t>
            </w:r>
          </w:p>
        </w:tc>
        <w:tc>
          <w:tcPr>
            <w:tcW w:w="4536" w:type="dxa"/>
            <w:shd w:val="clear" w:color="auto" w:fill="auto"/>
            <w:noWrap/>
            <w:vAlign w:val="bottom"/>
            <w:hideMark/>
          </w:tcPr>
          <w:p w14:paraId="19CC157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colon</w:t>
            </w:r>
          </w:p>
        </w:tc>
      </w:tr>
      <w:tr w:rsidR="00AC538D" w:rsidRPr="002032A8" w14:paraId="35EABCE2" w14:textId="77777777" w:rsidTr="00D05ED3">
        <w:trPr>
          <w:trHeight w:val="290"/>
        </w:trPr>
        <w:tc>
          <w:tcPr>
            <w:tcW w:w="3823" w:type="dxa"/>
            <w:shd w:val="clear" w:color="auto" w:fill="auto"/>
            <w:noWrap/>
            <w:vAlign w:val="bottom"/>
            <w:hideMark/>
          </w:tcPr>
          <w:p w14:paraId="4452D76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91DC7E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75210</w:t>
            </w:r>
          </w:p>
        </w:tc>
        <w:tc>
          <w:tcPr>
            <w:tcW w:w="4536" w:type="dxa"/>
            <w:shd w:val="clear" w:color="auto" w:fill="auto"/>
            <w:noWrap/>
            <w:vAlign w:val="bottom"/>
            <w:hideMark/>
          </w:tcPr>
          <w:p w14:paraId="4689F78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rectum</w:t>
            </w:r>
          </w:p>
        </w:tc>
      </w:tr>
      <w:tr w:rsidR="00AC538D" w:rsidRPr="002032A8" w14:paraId="395FF057" w14:textId="77777777" w:rsidTr="00D05ED3">
        <w:trPr>
          <w:trHeight w:val="290"/>
        </w:trPr>
        <w:tc>
          <w:tcPr>
            <w:tcW w:w="3823" w:type="dxa"/>
            <w:shd w:val="clear" w:color="auto" w:fill="auto"/>
            <w:noWrap/>
            <w:vAlign w:val="bottom"/>
            <w:hideMark/>
          </w:tcPr>
          <w:p w14:paraId="095CE9B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C7EF37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4093956</w:t>
            </w:r>
          </w:p>
        </w:tc>
        <w:tc>
          <w:tcPr>
            <w:tcW w:w="4536" w:type="dxa"/>
            <w:shd w:val="clear" w:color="auto" w:fill="auto"/>
            <w:noWrap/>
            <w:vAlign w:val="bottom"/>
            <w:hideMark/>
          </w:tcPr>
          <w:p w14:paraId="3D4FCC5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rectum and rectosigmoid junction</w:t>
            </w:r>
          </w:p>
        </w:tc>
      </w:tr>
      <w:tr w:rsidR="00AC538D" w:rsidRPr="00AC538D" w14:paraId="44DA7417" w14:textId="77777777" w:rsidTr="00D05ED3">
        <w:trPr>
          <w:trHeight w:val="290"/>
        </w:trPr>
        <w:tc>
          <w:tcPr>
            <w:tcW w:w="3823" w:type="dxa"/>
            <w:shd w:val="clear" w:color="auto" w:fill="auto"/>
            <w:noWrap/>
            <w:vAlign w:val="bottom"/>
            <w:hideMark/>
          </w:tcPr>
          <w:p w14:paraId="30940A4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A5C1DD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4110575</w:t>
            </w:r>
          </w:p>
        </w:tc>
        <w:tc>
          <w:tcPr>
            <w:tcW w:w="4536" w:type="dxa"/>
            <w:shd w:val="clear" w:color="auto" w:fill="auto"/>
            <w:noWrap/>
            <w:vAlign w:val="bottom"/>
            <w:hideMark/>
          </w:tcPr>
          <w:p w14:paraId="7AF284B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rectum</w:t>
            </w:r>
          </w:p>
        </w:tc>
      </w:tr>
      <w:tr w:rsidR="00AC538D" w:rsidRPr="002032A8" w14:paraId="44362B8B" w14:textId="77777777" w:rsidTr="00D05ED3">
        <w:trPr>
          <w:trHeight w:val="290"/>
        </w:trPr>
        <w:tc>
          <w:tcPr>
            <w:tcW w:w="3823" w:type="dxa"/>
            <w:shd w:val="clear" w:color="auto" w:fill="auto"/>
            <w:noWrap/>
            <w:vAlign w:val="bottom"/>
            <w:hideMark/>
          </w:tcPr>
          <w:p w14:paraId="0BA469E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D7F8AB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35624314</w:t>
            </w:r>
          </w:p>
        </w:tc>
        <w:tc>
          <w:tcPr>
            <w:tcW w:w="4536" w:type="dxa"/>
            <w:shd w:val="clear" w:color="auto" w:fill="auto"/>
            <w:noWrap/>
            <w:vAlign w:val="bottom"/>
            <w:hideMark/>
          </w:tcPr>
          <w:p w14:paraId="60F8CF5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rectum</w:t>
            </w:r>
          </w:p>
        </w:tc>
      </w:tr>
      <w:tr w:rsidR="00AC538D" w:rsidRPr="002032A8" w14:paraId="06EDD1B6" w14:textId="77777777" w:rsidTr="00D05ED3">
        <w:trPr>
          <w:trHeight w:val="290"/>
        </w:trPr>
        <w:tc>
          <w:tcPr>
            <w:tcW w:w="3823" w:type="dxa"/>
            <w:shd w:val="clear" w:color="auto" w:fill="auto"/>
            <w:noWrap/>
            <w:vAlign w:val="bottom"/>
            <w:hideMark/>
          </w:tcPr>
          <w:p w14:paraId="6D315A8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96A972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36717182</w:t>
            </w:r>
          </w:p>
        </w:tc>
        <w:tc>
          <w:tcPr>
            <w:tcW w:w="4536" w:type="dxa"/>
            <w:shd w:val="clear" w:color="auto" w:fill="auto"/>
            <w:noWrap/>
            <w:vAlign w:val="bottom"/>
            <w:hideMark/>
          </w:tcPr>
          <w:p w14:paraId="2935904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neuroendocrine carcinoma of rectum</w:t>
            </w:r>
          </w:p>
        </w:tc>
      </w:tr>
      <w:tr w:rsidR="00AC538D" w:rsidRPr="00AC538D" w14:paraId="226C77BE" w14:textId="77777777" w:rsidTr="00D05ED3">
        <w:trPr>
          <w:trHeight w:val="290"/>
        </w:trPr>
        <w:tc>
          <w:tcPr>
            <w:tcW w:w="3823" w:type="dxa"/>
            <w:shd w:val="clear" w:color="auto" w:fill="auto"/>
            <w:noWrap/>
            <w:vAlign w:val="bottom"/>
            <w:hideMark/>
          </w:tcPr>
          <w:p w14:paraId="6C92F0A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C26558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40492939</w:t>
            </w:r>
          </w:p>
        </w:tc>
        <w:tc>
          <w:tcPr>
            <w:tcW w:w="4536" w:type="dxa"/>
            <w:shd w:val="clear" w:color="auto" w:fill="auto"/>
            <w:noWrap/>
            <w:vAlign w:val="bottom"/>
            <w:hideMark/>
          </w:tcPr>
          <w:p w14:paraId="45AD3F9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upper rectum</w:t>
            </w:r>
          </w:p>
        </w:tc>
      </w:tr>
      <w:tr w:rsidR="00AC538D" w:rsidRPr="002032A8" w14:paraId="055A83A6" w14:textId="77777777" w:rsidTr="00D05ED3">
        <w:trPr>
          <w:trHeight w:val="290"/>
        </w:trPr>
        <w:tc>
          <w:tcPr>
            <w:tcW w:w="3823" w:type="dxa"/>
            <w:shd w:val="clear" w:color="auto" w:fill="auto"/>
            <w:noWrap/>
            <w:vAlign w:val="bottom"/>
            <w:hideMark/>
          </w:tcPr>
          <w:p w14:paraId="363A743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B8A152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4180791</w:t>
            </w:r>
          </w:p>
        </w:tc>
        <w:tc>
          <w:tcPr>
            <w:tcW w:w="4536" w:type="dxa"/>
            <w:shd w:val="clear" w:color="auto" w:fill="auto"/>
            <w:noWrap/>
            <w:vAlign w:val="bottom"/>
            <w:hideMark/>
          </w:tcPr>
          <w:p w14:paraId="7B5BA1C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hepatic flexure</w:t>
            </w:r>
          </w:p>
        </w:tc>
      </w:tr>
      <w:tr w:rsidR="00AC538D" w:rsidRPr="002032A8" w14:paraId="7506E725" w14:textId="77777777" w:rsidTr="00D05ED3">
        <w:trPr>
          <w:trHeight w:val="290"/>
        </w:trPr>
        <w:tc>
          <w:tcPr>
            <w:tcW w:w="3823" w:type="dxa"/>
            <w:shd w:val="clear" w:color="auto" w:fill="auto"/>
            <w:noWrap/>
            <w:vAlign w:val="bottom"/>
            <w:hideMark/>
          </w:tcPr>
          <w:p w14:paraId="7C7932D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0A17E5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4180792</w:t>
            </w:r>
          </w:p>
        </w:tc>
        <w:tc>
          <w:tcPr>
            <w:tcW w:w="4536" w:type="dxa"/>
            <w:shd w:val="clear" w:color="auto" w:fill="auto"/>
            <w:noWrap/>
            <w:vAlign w:val="bottom"/>
            <w:hideMark/>
          </w:tcPr>
          <w:p w14:paraId="5E79783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rectosigmoid junction</w:t>
            </w:r>
          </w:p>
        </w:tc>
      </w:tr>
      <w:tr w:rsidR="00AC538D" w:rsidRPr="002032A8" w14:paraId="09C44B37" w14:textId="77777777" w:rsidTr="00D05ED3">
        <w:trPr>
          <w:trHeight w:val="290"/>
        </w:trPr>
        <w:tc>
          <w:tcPr>
            <w:tcW w:w="3823" w:type="dxa"/>
            <w:shd w:val="clear" w:color="auto" w:fill="auto"/>
            <w:noWrap/>
            <w:vAlign w:val="bottom"/>
            <w:hideMark/>
          </w:tcPr>
          <w:p w14:paraId="24DE639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2A04A8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4181344</w:t>
            </w:r>
          </w:p>
        </w:tc>
        <w:tc>
          <w:tcPr>
            <w:tcW w:w="4536" w:type="dxa"/>
            <w:shd w:val="clear" w:color="auto" w:fill="auto"/>
            <w:noWrap/>
            <w:vAlign w:val="bottom"/>
            <w:hideMark/>
          </w:tcPr>
          <w:p w14:paraId="5A5855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splenic flexure</w:t>
            </w:r>
          </w:p>
        </w:tc>
      </w:tr>
      <w:tr w:rsidR="00AC538D" w:rsidRPr="00AC538D" w14:paraId="3C582FE1" w14:textId="77777777" w:rsidTr="00D05ED3">
        <w:trPr>
          <w:trHeight w:val="290"/>
        </w:trPr>
        <w:tc>
          <w:tcPr>
            <w:tcW w:w="3823" w:type="dxa"/>
            <w:shd w:val="clear" w:color="auto" w:fill="auto"/>
            <w:noWrap/>
            <w:vAlign w:val="bottom"/>
            <w:hideMark/>
          </w:tcPr>
          <w:p w14:paraId="4A8645E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C33E53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443390</w:t>
            </w:r>
          </w:p>
        </w:tc>
        <w:tc>
          <w:tcPr>
            <w:tcW w:w="4536" w:type="dxa"/>
            <w:shd w:val="clear" w:color="auto" w:fill="auto"/>
            <w:noWrap/>
            <w:vAlign w:val="bottom"/>
            <w:hideMark/>
          </w:tcPr>
          <w:p w14:paraId="0DEC467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rectum</w:t>
            </w:r>
          </w:p>
        </w:tc>
      </w:tr>
      <w:tr w:rsidR="00AC538D" w:rsidRPr="00AC538D" w14:paraId="32E97216" w14:textId="77777777" w:rsidTr="00D05ED3">
        <w:trPr>
          <w:trHeight w:val="290"/>
        </w:trPr>
        <w:tc>
          <w:tcPr>
            <w:tcW w:w="3823" w:type="dxa"/>
            <w:shd w:val="clear" w:color="auto" w:fill="auto"/>
            <w:noWrap/>
            <w:vAlign w:val="bottom"/>
            <w:hideMark/>
          </w:tcPr>
          <w:p w14:paraId="1E318CC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DF17C9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40481902</w:t>
            </w:r>
          </w:p>
        </w:tc>
        <w:tc>
          <w:tcPr>
            <w:tcW w:w="4536" w:type="dxa"/>
            <w:shd w:val="clear" w:color="auto" w:fill="auto"/>
            <w:noWrap/>
            <w:vAlign w:val="bottom"/>
            <w:hideMark/>
          </w:tcPr>
          <w:p w14:paraId="64447F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anorectum</w:t>
            </w:r>
          </w:p>
        </w:tc>
      </w:tr>
      <w:tr w:rsidR="00AC538D" w:rsidRPr="002032A8" w14:paraId="6CF4635E" w14:textId="77777777" w:rsidTr="00D05ED3">
        <w:trPr>
          <w:trHeight w:val="290"/>
        </w:trPr>
        <w:tc>
          <w:tcPr>
            <w:tcW w:w="3823" w:type="dxa"/>
            <w:shd w:val="clear" w:color="auto" w:fill="auto"/>
            <w:noWrap/>
            <w:vAlign w:val="bottom"/>
            <w:hideMark/>
          </w:tcPr>
          <w:p w14:paraId="40CA900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6054FA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4093955</w:t>
            </w:r>
          </w:p>
        </w:tc>
        <w:tc>
          <w:tcPr>
            <w:tcW w:w="4536" w:type="dxa"/>
            <w:shd w:val="clear" w:color="auto" w:fill="auto"/>
            <w:noWrap/>
            <w:vAlign w:val="bottom"/>
            <w:hideMark/>
          </w:tcPr>
          <w:p w14:paraId="04CDF9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splenic flexure</w:t>
            </w:r>
          </w:p>
        </w:tc>
      </w:tr>
      <w:tr w:rsidR="00AC538D" w:rsidRPr="00AC538D" w14:paraId="722F6F4C" w14:textId="77777777" w:rsidTr="00D05ED3">
        <w:trPr>
          <w:trHeight w:val="290"/>
        </w:trPr>
        <w:tc>
          <w:tcPr>
            <w:tcW w:w="3823" w:type="dxa"/>
            <w:shd w:val="clear" w:color="auto" w:fill="auto"/>
            <w:noWrap/>
            <w:vAlign w:val="bottom"/>
            <w:hideMark/>
          </w:tcPr>
          <w:p w14:paraId="7694F4B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B7C52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40487050</w:t>
            </w:r>
          </w:p>
        </w:tc>
        <w:tc>
          <w:tcPr>
            <w:tcW w:w="4536" w:type="dxa"/>
            <w:shd w:val="clear" w:color="auto" w:fill="auto"/>
            <w:noWrap/>
            <w:vAlign w:val="bottom"/>
            <w:hideMark/>
          </w:tcPr>
          <w:p w14:paraId="7B65245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Anorectal adenocarcinoma</w:t>
            </w:r>
          </w:p>
        </w:tc>
      </w:tr>
      <w:tr w:rsidR="00AC538D" w:rsidRPr="002032A8" w14:paraId="66929D99" w14:textId="77777777" w:rsidTr="00D05ED3">
        <w:trPr>
          <w:trHeight w:val="290"/>
        </w:trPr>
        <w:tc>
          <w:tcPr>
            <w:tcW w:w="3823" w:type="dxa"/>
            <w:shd w:val="clear" w:color="auto" w:fill="auto"/>
            <w:noWrap/>
            <w:vAlign w:val="bottom"/>
            <w:hideMark/>
          </w:tcPr>
          <w:p w14:paraId="20CDAD3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D7B2BD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436348</w:t>
            </w:r>
          </w:p>
        </w:tc>
        <w:tc>
          <w:tcPr>
            <w:tcW w:w="4536" w:type="dxa"/>
            <w:shd w:val="clear" w:color="auto" w:fill="auto"/>
            <w:noWrap/>
            <w:vAlign w:val="bottom"/>
            <w:hideMark/>
          </w:tcPr>
          <w:p w14:paraId="494E940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anal canal</w:t>
            </w:r>
          </w:p>
        </w:tc>
      </w:tr>
      <w:tr w:rsidR="00AC538D" w:rsidRPr="002032A8" w14:paraId="3178A677" w14:textId="77777777" w:rsidTr="00D05ED3">
        <w:trPr>
          <w:trHeight w:val="290"/>
        </w:trPr>
        <w:tc>
          <w:tcPr>
            <w:tcW w:w="3823" w:type="dxa"/>
            <w:shd w:val="clear" w:color="auto" w:fill="auto"/>
            <w:noWrap/>
            <w:vAlign w:val="bottom"/>
            <w:hideMark/>
          </w:tcPr>
          <w:p w14:paraId="21B4DF7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2EE56E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4116241</w:t>
            </w:r>
          </w:p>
        </w:tc>
        <w:tc>
          <w:tcPr>
            <w:tcW w:w="4536" w:type="dxa"/>
            <w:shd w:val="clear" w:color="auto" w:fill="auto"/>
            <w:noWrap/>
            <w:vAlign w:val="bottom"/>
            <w:hideMark/>
          </w:tcPr>
          <w:p w14:paraId="7C8911B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anal margin</w:t>
            </w:r>
          </w:p>
        </w:tc>
      </w:tr>
      <w:tr w:rsidR="00AC538D" w:rsidRPr="00AC538D" w14:paraId="5EB1B003" w14:textId="77777777" w:rsidTr="00D05ED3">
        <w:trPr>
          <w:trHeight w:val="290"/>
        </w:trPr>
        <w:tc>
          <w:tcPr>
            <w:tcW w:w="3823" w:type="dxa"/>
            <w:shd w:val="clear" w:color="auto" w:fill="auto"/>
            <w:noWrap/>
            <w:vAlign w:val="bottom"/>
            <w:hideMark/>
          </w:tcPr>
          <w:p w14:paraId="7C97041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885A10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35622690</w:t>
            </w:r>
          </w:p>
        </w:tc>
        <w:tc>
          <w:tcPr>
            <w:tcW w:w="4536" w:type="dxa"/>
            <w:shd w:val="clear" w:color="auto" w:fill="auto"/>
            <w:noWrap/>
            <w:vAlign w:val="bottom"/>
            <w:hideMark/>
          </w:tcPr>
          <w:p w14:paraId="49806B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anal canal</w:t>
            </w:r>
          </w:p>
        </w:tc>
      </w:tr>
      <w:tr w:rsidR="00AC538D" w:rsidRPr="00AC538D" w14:paraId="252CFCA8" w14:textId="77777777" w:rsidTr="00D05ED3">
        <w:trPr>
          <w:trHeight w:val="290"/>
        </w:trPr>
        <w:tc>
          <w:tcPr>
            <w:tcW w:w="3823" w:type="dxa"/>
            <w:shd w:val="clear" w:color="auto" w:fill="auto"/>
            <w:noWrap/>
            <w:vAlign w:val="bottom"/>
            <w:hideMark/>
          </w:tcPr>
          <w:p w14:paraId="61BA3D1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0C607E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4112143</w:t>
            </w:r>
          </w:p>
        </w:tc>
        <w:tc>
          <w:tcPr>
            <w:tcW w:w="4536" w:type="dxa"/>
            <w:shd w:val="clear" w:color="auto" w:fill="auto"/>
            <w:noWrap/>
            <w:vAlign w:val="bottom"/>
            <w:hideMark/>
          </w:tcPr>
          <w:p w14:paraId="0828ED8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anal canal</w:t>
            </w:r>
          </w:p>
        </w:tc>
      </w:tr>
      <w:tr w:rsidR="00AC538D" w:rsidRPr="002032A8" w14:paraId="0223F8C8" w14:textId="77777777" w:rsidTr="00D05ED3">
        <w:trPr>
          <w:trHeight w:val="290"/>
        </w:trPr>
        <w:tc>
          <w:tcPr>
            <w:tcW w:w="3823" w:type="dxa"/>
            <w:shd w:val="clear" w:color="auto" w:fill="auto"/>
            <w:noWrap/>
            <w:vAlign w:val="bottom"/>
            <w:hideMark/>
          </w:tcPr>
          <w:p w14:paraId="49E57DB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415AB2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36715921</w:t>
            </w:r>
          </w:p>
        </w:tc>
        <w:tc>
          <w:tcPr>
            <w:tcW w:w="4536" w:type="dxa"/>
            <w:shd w:val="clear" w:color="auto" w:fill="auto"/>
            <w:noWrap/>
            <w:vAlign w:val="bottom"/>
            <w:hideMark/>
          </w:tcPr>
          <w:p w14:paraId="4E53DBC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cloacogenic carcinoma of anal canal</w:t>
            </w:r>
          </w:p>
        </w:tc>
      </w:tr>
      <w:tr w:rsidR="00AC538D" w:rsidRPr="002032A8" w14:paraId="3CC606AE" w14:textId="77777777" w:rsidTr="00D05ED3">
        <w:trPr>
          <w:trHeight w:val="290"/>
        </w:trPr>
        <w:tc>
          <w:tcPr>
            <w:tcW w:w="3823" w:type="dxa"/>
            <w:shd w:val="clear" w:color="auto" w:fill="auto"/>
            <w:noWrap/>
            <w:vAlign w:val="bottom"/>
            <w:hideMark/>
          </w:tcPr>
          <w:p w14:paraId="390BB1B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ACFD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40486090</w:t>
            </w:r>
          </w:p>
        </w:tc>
        <w:tc>
          <w:tcPr>
            <w:tcW w:w="4536" w:type="dxa"/>
            <w:shd w:val="clear" w:color="auto" w:fill="auto"/>
            <w:noWrap/>
            <w:vAlign w:val="bottom"/>
            <w:hideMark/>
          </w:tcPr>
          <w:p w14:paraId="5792FB7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melanoma of skin of anus</w:t>
            </w:r>
          </w:p>
        </w:tc>
      </w:tr>
      <w:tr w:rsidR="00AC538D" w:rsidRPr="002032A8" w14:paraId="5DFFD363" w14:textId="77777777" w:rsidTr="00D05ED3">
        <w:trPr>
          <w:trHeight w:val="290"/>
        </w:trPr>
        <w:tc>
          <w:tcPr>
            <w:tcW w:w="3823" w:type="dxa"/>
            <w:shd w:val="clear" w:color="auto" w:fill="auto"/>
            <w:noWrap/>
            <w:vAlign w:val="bottom"/>
            <w:hideMark/>
          </w:tcPr>
          <w:p w14:paraId="13FB241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4A563C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36716511</w:t>
            </w:r>
          </w:p>
        </w:tc>
        <w:tc>
          <w:tcPr>
            <w:tcW w:w="4536" w:type="dxa"/>
            <w:shd w:val="clear" w:color="auto" w:fill="auto"/>
            <w:noWrap/>
            <w:vAlign w:val="bottom"/>
            <w:hideMark/>
          </w:tcPr>
          <w:p w14:paraId="77F06FD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squamous cell carcinoma of anal canal</w:t>
            </w:r>
          </w:p>
        </w:tc>
      </w:tr>
      <w:tr w:rsidR="00AC538D" w:rsidRPr="002032A8" w14:paraId="14177460" w14:textId="77777777" w:rsidTr="00D05ED3">
        <w:trPr>
          <w:trHeight w:val="290"/>
        </w:trPr>
        <w:tc>
          <w:tcPr>
            <w:tcW w:w="3823" w:type="dxa"/>
            <w:shd w:val="clear" w:color="auto" w:fill="auto"/>
            <w:noWrap/>
            <w:vAlign w:val="bottom"/>
            <w:hideMark/>
          </w:tcPr>
          <w:p w14:paraId="3A5D6B0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CE00B9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37116449</w:t>
            </w:r>
          </w:p>
        </w:tc>
        <w:tc>
          <w:tcPr>
            <w:tcW w:w="4536" w:type="dxa"/>
            <w:shd w:val="clear" w:color="auto" w:fill="auto"/>
            <w:noWrap/>
            <w:vAlign w:val="bottom"/>
            <w:hideMark/>
          </w:tcPr>
          <w:p w14:paraId="2A29791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neuroendocrine neoplasm of anal canal</w:t>
            </w:r>
          </w:p>
        </w:tc>
      </w:tr>
      <w:tr w:rsidR="00AC538D" w:rsidRPr="002032A8" w14:paraId="00EA3F8C" w14:textId="77777777" w:rsidTr="00D05ED3">
        <w:trPr>
          <w:trHeight w:val="290"/>
        </w:trPr>
        <w:tc>
          <w:tcPr>
            <w:tcW w:w="3823" w:type="dxa"/>
            <w:shd w:val="clear" w:color="auto" w:fill="auto"/>
            <w:noWrap/>
            <w:vAlign w:val="bottom"/>
            <w:hideMark/>
          </w:tcPr>
          <w:p w14:paraId="62D8348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B632A7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36716512</w:t>
            </w:r>
          </w:p>
        </w:tc>
        <w:tc>
          <w:tcPr>
            <w:tcW w:w="4536" w:type="dxa"/>
            <w:shd w:val="clear" w:color="auto" w:fill="auto"/>
            <w:noWrap/>
            <w:vAlign w:val="bottom"/>
            <w:hideMark/>
          </w:tcPr>
          <w:p w14:paraId="46608C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melanoma of anal canal</w:t>
            </w:r>
          </w:p>
        </w:tc>
      </w:tr>
      <w:tr w:rsidR="00AC538D" w:rsidRPr="002032A8" w14:paraId="699FD8FF" w14:textId="77777777" w:rsidTr="00D05ED3">
        <w:trPr>
          <w:trHeight w:val="290"/>
        </w:trPr>
        <w:tc>
          <w:tcPr>
            <w:tcW w:w="3823" w:type="dxa"/>
            <w:shd w:val="clear" w:color="auto" w:fill="auto"/>
            <w:noWrap/>
            <w:vAlign w:val="bottom"/>
            <w:hideMark/>
          </w:tcPr>
          <w:p w14:paraId="3594896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E67AFA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438699</w:t>
            </w:r>
          </w:p>
        </w:tc>
        <w:tc>
          <w:tcPr>
            <w:tcW w:w="4536" w:type="dxa"/>
            <w:shd w:val="clear" w:color="auto" w:fill="auto"/>
            <w:noWrap/>
            <w:vAlign w:val="bottom"/>
            <w:hideMark/>
          </w:tcPr>
          <w:p w14:paraId="0AC95A7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rectosigmoid junction</w:t>
            </w:r>
          </w:p>
        </w:tc>
      </w:tr>
      <w:tr w:rsidR="00AC538D" w:rsidRPr="002032A8" w14:paraId="399A064C" w14:textId="77777777" w:rsidTr="00D05ED3">
        <w:trPr>
          <w:trHeight w:val="290"/>
        </w:trPr>
        <w:tc>
          <w:tcPr>
            <w:tcW w:w="3823" w:type="dxa"/>
            <w:shd w:val="clear" w:color="auto" w:fill="auto"/>
            <w:noWrap/>
            <w:vAlign w:val="bottom"/>
            <w:hideMark/>
          </w:tcPr>
          <w:p w14:paraId="3454AC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F59E49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4151260</w:t>
            </w:r>
          </w:p>
        </w:tc>
        <w:tc>
          <w:tcPr>
            <w:tcW w:w="4536" w:type="dxa"/>
            <w:shd w:val="clear" w:color="auto" w:fill="auto"/>
            <w:noWrap/>
            <w:vAlign w:val="bottom"/>
            <w:hideMark/>
          </w:tcPr>
          <w:p w14:paraId="26A240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the rectosigmoid junction</w:t>
            </w:r>
          </w:p>
        </w:tc>
      </w:tr>
      <w:tr w:rsidR="00AC538D" w:rsidRPr="002032A8" w14:paraId="4812DFE3" w14:textId="77777777" w:rsidTr="00D05ED3">
        <w:trPr>
          <w:trHeight w:val="290"/>
        </w:trPr>
        <w:tc>
          <w:tcPr>
            <w:tcW w:w="3823" w:type="dxa"/>
            <w:shd w:val="clear" w:color="auto" w:fill="auto"/>
            <w:noWrap/>
            <w:vAlign w:val="bottom"/>
            <w:hideMark/>
          </w:tcPr>
          <w:p w14:paraId="64F06C9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6820A8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37016239</w:t>
            </w:r>
          </w:p>
        </w:tc>
        <w:tc>
          <w:tcPr>
            <w:tcW w:w="4536" w:type="dxa"/>
            <w:shd w:val="clear" w:color="auto" w:fill="auto"/>
            <w:noWrap/>
            <w:vAlign w:val="bottom"/>
            <w:hideMark/>
          </w:tcPr>
          <w:p w14:paraId="75DA058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rectosigmoid junction</w:t>
            </w:r>
          </w:p>
        </w:tc>
      </w:tr>
      <w:tr w:rsidR="00AC538D" w:rsidRPr="002032A8" w14:paraId="6088ECE3" w14:textId="77777777" w:rsidTr="00D05ED3">
        <w:trPr>
          <w:trHeight w:val="290"/>
        </w:trPr>
        <w:tc>
          <w:tcPr>
            <w:tcW w:w="3823" w:type="dxa"/>
            <w:shd w:val="clear" w:color="auto" w:fill="auto"/>
            <w:noWrap/>
            <w:vAlign w:val="bottom"/>
            <w:hideMark/>
          </w:tcPr>
          <w:p w14:paraId="1723EB3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802AD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4095430</w:t>
            </w:r>
          </w:p>
        </w:tc>
        <w:tc>
          <w:tcPr>
            <w:tcW w:w="4536" w:type="dxa"/>
            <w:shd w:val="clear" w:color="auto" w:fill="auto"/>
            <w:noWrap/>
            <w:vAlign w:val="bottom"/>
            <w:hideMark/>
          </w:tcPr>
          <w:p w14:paraId="79D7A2A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rectum, rectosigmoid junction and anus</w:t>
            </w:r>
          </w:p>
        </w:tc>
      </w:tr>
      <w:tr w:rsidR="00AC538D" w:rsidRPr="002032A8" w14:paraId="2B83A466" w14:textId="77777777" w:rsidTr="00D05ED3">
        <w:trPr>
          <w:trHeight w:val="290"/>
        </w:trPr>
        <w:tc>
          <w:tcPr>
            <w:tcW w:w="3823" w:type="dxa"/>
            <w:shd w:val="clear" w:color="auto" w:fill="auto"/>
            <w:noWrap/>
            <w:vAlign w:val="bottom"/>
            <w:hideMark/>
          </w:tcPr>
          <w:p w14:paraId="7FF4AE1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8C751D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4196256</w:t>
            </w:r>
          </w:p>
        </w:tc>
        <w:tc>
          <w:tcPr>
            <w:tcW w:w="4536" w:type="dxa"/>
            <w:shd w:val="clear" w:color="auto" w:fill="auto"/>
            <w:noWrap/>
            <w:vAlign w:val="bottom"/>
            <w:hideMark/>
          </w:tcPr>
          <w:p w14:paraId="419C7D6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Local recurrence of malignant tumor of rectum</w:t>
            </w:r>
          </w:p>
        </w:tc>
      </w:tr>
      <w:tr w:rsidR="00AC538D" w:rsidRPr="002032A8" w14:paraId="7295C150" w14:textId="77777777" w:rsidTr="00D05ED3">
        <w:trPr>
          <w:trHeight w:val="290"/>
        </w:trPr>
        <w:tc>
          <w:tcPr>
            <w:tcW w:w="3823" w:type="dxa"/>
            <w:shd w:val="clear" w:color="auto" w:fill="auto"/>
            <w:noWrap/>
            <w:vAlign w:val="bottom"/>
            <w:hideMark/>
          </w:tcPr>
          <w:p w14:paraId="7446979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331B6E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4289091</w:t>
            </w:r>
          </w:p>
        </w:tc>
        <w:tc>
          <w:tcPr>
            <w:tcW w:w="4536" w:type="dxa"/>
            <w:shd w:val="clear" w:color="auto" w:fill="auto"/>
            <w:noWrap/>
            <w:vAlign w:val="bottom"/>
            <w:hideMark/>
          </w:tcPr>
          <w:p w14:paraId="3543516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rectum by direct extension from uterus</w:t>
            </w:r>
          </w:p>
        </w:tc>
      </w:tr>
      <w:tr w:rsidR="00AC538D" w:rsidRPr="00AC538D" w14:paraId="345EC919" w14:textId="77777777" w:rsidTr="00D05ED3">
        <w:trPr>
          <w:trHeight w:val="290"/>
        </w:trPr>
        <w:tc>
          <w:tcPr>
            <w:tcW w:w="3823" w:type="dxa"/>
            <w:shd w:val="clear" w:color="auto" w:fill="auto"/>
            <w:noWrap/>
            <w:vAlign w:val="bottom"/>
            <w:hideMark/>
          </w:tcPr>
          <w:p w14:paraId="76261A6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ED0343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608050</w:t>
            </w:r>
          </w:p>
        </w:tc>
        <w:tc>
          <w:tcPr>
            <w:tcW w:w="4536" w:type="dxa"/>
            <w:shd w:val="clear" w:color="auto" w:fill="auto"/>
            <w:noWrap/>
            <w:vAlign w:val="bottom"/>
            <w:hideMark/>
          </w:tcPr>
          <w:p w14:paraId="046F13F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Leiomyosarcoma of colon</w:t>
            </w:r>
          </w:p>
        </w:tc>
      </w:tr>
      <w:tr w:rsidR="00AC538D" w:rsidRPr="002032A8" w14:paraId="2CC5ADF8" w14:textId="77777777" w:rsidTr="00D05ED3">
        <w:trPr>
          <w:trHeight w:val="290"/>
        </w:trPr>
        <w:tc>
          <w:tcPr>
            <w:tcW w:w="3823" w:type="dxa"/>
            <w:shd w:val="clear" w:color="auto" w:fill="auto"/>
            <w:noWrap/>
            <w:vAlign w:val="bottom"/>
            <w:hideMark/>
          </w:tcPr>
          <w:p w14:paraId="3355850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2DDE35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4289090</w:t>
            </w:r>
          </w:p>
        </w:tc>
        <w:tc>
          <w:tcPr>
            <w:tcW w:w="4536" w:type="dxa"/>
            <w:shd w:val="clear" w:color="auto" w:fill="auto"/>
            <w:noWrap/>
            <w:vAlign w:val="bottom"/>
            <w:hideMark/>
          </w:tcPr>
          <w:p w14:paraId="4567737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rectum by direct extension from ovary</w:t>
            </w:r>
          </w:p>
        </w:tc>
      </w:tr>
      <w:tr w:rsidR="00AC538D" w:rsidRPr="00AC538D" w14:paraId="6BFE8AA9" w14:textId="77777777" w:rsidTr="00D05ED3">
        <w:trPr>
          <w:trHeight w:val="290"/>
        </w:trPr>
        <w:tc>
          <w:tcPr>
            <w:tcW w:w="3823" w:type="dxa"/>
            <w:shd w:val="clear" w:color="auto" w:fill="auto"/>
            <w:noWrap/>
            <w:vAlign w:val="bottom"/>
            <w:hideMark/>
          </w:tcPr>
          <w:p w14:paraId="36AFC1B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FA81D7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4171274</w:t>
            </w:r>
          </w:p>
        </w:tc>
        <w:tc>
          <w:tcPr>
            <w:tcW w:w="4536" w:type="dxa"/>
            <w:shd w:val="clear" w:color="auto" w:fill="auto"/>
            <w:noWrap/>
            <w:vAlign w:val="bottom"/>
            <w:hideMark/>
          </w:tcPr>
          <w:p w14:paraId="3F7E513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melanoma of rectum</w:t>
            </w:r>
          </w:p>
        </w:tc>
      </w:tr>
      <w:tr w:rsidR="00AC538D" w:rsidRPr="002032A8" w14:paraId="6AD0DAEC" w14:textId="77777777" w:rsidTr="00D05ED3">
        <w:trPr>
          <w:trHeight w:val="290"/>
        </w:trPr>
        <w:tc>
          <w:tcPr>
            <w:tcW w:w="3823" w:type="dxa"/>
            <w:shd w:val="clear" w:color="auto" w:fill="auto"/>
            <w:noWrap/>
            <w:vAlign w:val="bottom"/>
            <w:hideMark/>
          </w:tcPr>
          <w:p w14:paraId="1F1A73E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4DC233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4289092</w:t>
            </w:r>
          </w:p>
        </w:tc>
        <w:tc>
          <w:tcPr>
            <w:tcW w:w="4536" w:type="dxa"/>
            <w:shd w:val="clear" w:color="auto" w:fill="auto"/>
            <w:noWrap/>
            <w:vAlign w:val="bottom"/>
            <w:hideMark/>
          </w:tcPr>
          <w:p w14:paraId="1C40538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rectum by direct extension from vagina</w:t>
            </w:r>
          </w:p>
        </w:tc>
      </w:tr>
      <w:tr w:rsidR="00AC538D" w:rsidRPr="002032A8" w14:paraId="207D80BA" w14:textId="77777777" w:rsidTr="00D05ED3">
        <w:trPr>
          <w:trHeight w:val="290"/>
        </w:trPr>
        <w:tc>
          <w:tcPr>
            <w:tcW w:w="3823" w:type="dxa"/>
            <w:shd w:val="clear" w:color="auto" w:fill="auto"/>
            <w:noWrap/>
            <w:vAlign w:val="bottom"/>
            <w:hideMark/>
          </w:tcPr>
          <w:p w14:paraId="696B861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D052CC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4289246</w:t>
            </w:r>
          </w:p>
        </w:tc>
        <w:tc>
          <w:tcPr>
            <w:tcW w:w="4536" w:type="dxa"/>
            <w:shd w:val="clear" w:color="auto" w:fill="auto"/>
            <w:noWrap/>
            <w:vAlign w:val="bottom"/>
            <w:hideMark/>
          </w:tcPr>
          <w:p w14:paraId="2A9490A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rectum by direct extension from prostate</w:t>
            </w:r>
          </w:p>
        </w:tc>
      </w:tr>
      <w:tr w:rsidR="00AC538D" w:rsidRPr="002032A8" w14:paraId="30288F2B" w14:textId="77777777" w:rsidTr="00D05ED3">
        <w:trPr>
          <w:trHeight w:val="290"/>
        </w:trPr>
        <w:tc>
          <w:tcPr>
            <w:tcW w:w="3823" w:type="dxa"/>
            <w:shd w:val="clear" w:color="auto" w:fill="auto"/>
            <w:noWrap/>
            <w:vAlign w:val="bottom"/>
            <w:hideMark/>
          </w:tcPr>
          <w:p w14:paraId="09C02C4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C7039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4289245</w:t>
            </w:r>
          </w:p>
        </w:tc>
        <w:tc>
          <w:tcPr>
            <w:tcW w:w="4536" w:type="dxa"/>
            <w:shd w:val="clear" w:color="auto" w:fill="auto"/>
            <w:noWrap/>
            <w:vAlign w:val="bottom"/>
            <w:hideMark/>
          </w:tcPr>
          <w:p w14:paraId="6858C27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rectum by direct extension from fallopian tube</w:t>
            </w:r>
          </w:p>
        </w:tc>
      </w:tr>
      <w:tr w:rsidR="00AC538D" w:rsidRPr="002032A8" w14:paraId="2E35147A" w14:textId="77777777" w:rsidTr="00D05ED3">
        <w:trPr>
          <w:trHeight w:val="290"/>
        </w:trPr>
        <w:tc>
          <w:tcPr>
            <w:tcW w:w="3823" w:type="dxa"/>
            <w:shd w:val="clear" w:color="auto" w:fill="auto"/>
            <w:noWrap/>
            <w:vAlign w:val="bottom"/>
            <w:hideMark/>
          </w:tcPr>
          <w:p w14:paraId="1F0932D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EF07A9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36715914</w:t>
            </w:r>
          </w:p>
        </w:tc>
        <w:tc>
          <w:tcPr>
            <w:tcW w:w="4536" w:type="dxa"/>
            <w:shd w:val="clear" w:color="auto" w:fill="auto"/>
            <w:noWrap/>
            <w:vAlign w:val="bottom"/>
            <w:hideMark/>
          </w:tcPr>
          <w:p w14:paraId="2A9B987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neuroendocrine neoplasm of rectum</w:t>
            </w:r>
          </w:p>
        </w:tc>
      </w:tr>
      <w:tr w:rsidR="00AC538D" w:rsidRPr="00AC538D" w14:paraId="6E7B0427" w14:textId="77777777" w:rsidTr="00D05ED3">
        <w:trPr>
          <w:trHeight w:val="290"/>
        </w:trPr>
        <w:tc>
          <w:tcPr>
            <w:tcW w:w="3823" w:type="dxa"/>
            <w:shd w:val="clear" w:color="auto" w:fill="auto"/>
            <w:noWrap/>
            <w:vAlign w:val="bottom"/>
            <w:hideMark/>
          </w:tcPr>
          <w:p w14:paraId="455F60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712EDB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37018876</w:t>
            </w:r>
          </w:p>
        </w:tc>
        <w:tc>
          <w:tcPr>
            <w:tcW w:w="4536" w:type="dxa"/>
            <w:shd w:val="clear" w:color="auto" w:fill="auto"/>
            <w:noWrap/>
            <w:vAlign w:val="bottom"/>
            <w:hideMark/>
          </w:tcPr>
          <w:p w14:paraId="2C37A9D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Lymphoma of colon</w:t>
            </w:r>
          </w:p>
        </w:tc>
      </w:tr>
      <w:tr w:rsidR="00AC538D" w:rsidRPr="002032A8" w14:paraId="393FD123" w14:textId="77777777" w:rsidTr="00D05ED3">
        <w:trPr>
          <w:trHeight w:val="290"/>
        </w:trPr>
        <w:tc>
          <w:tcPr>
            <w:tcW w:w="3823" w:type="dxa"/>
            <w:shd w:val="clear" w:color="auto" w:fill="auto"/>
            <w:noWrap/>
            <w:vAlign w:val="bottom"/>
            <w:hideMark/>
          </w:tcPr>
          <w:p w14:paraId="005B39B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6C1EA8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4289247</w:t>
            </w:r>
          </w:p>
        </w:tc>
        <w:tc>
          <w:tcPr>
            <w:tcW w:w="4536" w:type="dxa"/>
            <w:shd w:val="clear" w:color="auto" w:fill="auto"/>
            <w:noWrap/>
            <w:vAlign w:val="bottom"/>
            <w:hideMark/>
          </w:tcPr>
          <w:p w14:paraId="184F676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rectum by direct extension from uterine cervix</w:t>
            </w:r>
          </w:p>
        </w:tc>
      </w:tr>
      <w:tr w:rsidR="00AC538D" w:rsidRPr="00AC538D" w14:paraId="610A9780" w14:textId="77777777" w:rsidTr="00D05ED3">
        <w:trPr>
          <w:trHeight w:val="290"/>
        </w:trPr>
        <w:tc>
          <w:tcPr>
            <w:tcW w:w="3823" w:type="dxa"/>
            <w:shd w:val="clear" w:color="auto" w:fill="auto"/>
            <w:noWrap/>
            <w:vAlign w:val="bottom"/>
            <w:hideMark/>
          </w:tcPr>
          <w:p w14:paraId="6046EDF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C2372F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40486168</w:t>
            </w:r>
          </w:p>
        </w:tc>
        <w:tc>
          <w:tcPr>
            <w:tcW w:w="4536" w:type="dxa"/>
            <w:shd w:val="clear" w:color="auto" w:fill="auto"/>
            <w:noWrap/>
            <w:vAlign w:val="bottom"/>
            <w:hideMark/>
          </w:tcPr>
          <w:p w14:paraId="16FF73C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Lymphoma of sigmoid colon</w:t>
            </w:r>
          </w:p>
        </w:tc>
      </w:tr>
      <w:tr w:rsidR="00AC538D" w:rsidRPr="002032A8" w14:paraId="53338D26" w14:textId="77777777" w:rsidTr="00D05ED3">
        <w:trPr>
          <w:trHeight w:val="290"/>
        </w:trPr>
        <w:tc>
          <w:tcPr>
            <w:tcW w:w="3823" w:type="dxa"/>
            <w:shd w:val="clear" w:color="auto" w:fill="auto"/>
            <w:noWrap/>
            <w:vAlign w:val="bottom"/>
            <w:hideMark/>
          </w:tcPr>
          <w:p w14:paraId="6E62F86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5E00DE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4112730</w:t>
            </w:r>
          </w:p>
        </w:tc>
        <w:tc>
          <w:tcPr>
            <w:tcW w:w="4536" w:type="dxa"/>
            <w:shd w:val="clear" w:color="auto" w:fill="auto"/>
            <w:noWrap/>
            <w:vAlign w:val="bottom"/>
            <w:hideMark/>
          </w:tcPr>
          <w:p w14:paraId="5F8382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anorectal junction</w:t>
            </w:r>
          </w:p>
        </w:tc>
      </w:tr>
      <w:tr w:rsidR="00AC538D" w:rsidRPr="00AC538D" w14:paraId="334FBED8" w14:textId="77777777" w:rsidTr="00D05ED3">
        <w:trPr>
          <w:trHeight w:val="290"/>
        </w:trPr>
        <w:tc>
          <w:tcPr>
            <w:tcW w:w="3823" w:type="dxa"/>
            <w:shd w:val="clear" w:color="auto" w:fill="auto"/>
            <w:noWrap/>
            <w:vAlign w:val="bottom"/>
            <w:hideMark/>
          </w:tcPr>
          <w:p w14:paraId="7BBABA4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58A117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4322376</w:t>
            </w:r>
          </w:p>
        </w:tc>
        <w:tc>
          <w:tcPr>
            <w:tcW w:w="4536" w:type="dxa"/>
            <w:shd w:val="clear" w:color="auto" w:fill="auto"/>
            <w:noWrap/>
            <w:vAlign w:val="bottom"/>
            <w:hideMark/>
          </w:tcPr>
          <w:p w14:paraId="5CCCAE8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rectosigmoid junction</w:t>
            </w:r>
          </w:p>
        </w:tc>
      </w:tr>
      <w:tr w:rsidR="00AC538D" w:rsidRPr="002032A8" w14:paraId="6BFE028D" w14:textId="77777777" w:rsidTr="00D05ED3">
        <w:trPr>
          <w:trHeight w:val="290"/>
        </w:trPr>
        <w:tc>
          <w:tcPr>
            <w:tcW w:w="3823" w:type="dxa"/>
            <w:shd w:val="clear" w:color="auto" w:fill="auto"/>
            <w:noWrap/>
            <w:vAlign w:val="bottom"/>
            <w:hideMark/>
          </w:tcPr>
          <w:p w14:paraId="1559237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7B31CA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603311</w:t>
            </w:r>
          </w:p>
        </w:tc>
        <w:tc>
          <w:tcPr>
            <w:tcW w:w="4536" w:type="dxa"/>
            <w:shd w:val="clear" w:color="auto" w:fill="auto"/>
            <w:noWrap/>
            <w:vAlign w:val="bottom"/>
            <w:hideMark/>
          </w:tcPr>
          <w:p w14:paraId="4D5FB70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gastrointestinal stromal neoplasm of rectum</w:t>
            </w:r>
          </w:p>
        </w:tc>
      </w:tr>
      <w:tr w:rsidR="00AC538D" w:rsidRPr="00AC538D" w14:paraId="6957424E" w14:textId="77777777" w:rsidTr="00D05ED3">
        <w:trPr>
          <w:trHeight w:val="290"/>
        </w:trPr>
        <w:tc>
          <w:tcPr>
            <w:tcW w:w="3823" w:type="dxa"/>
            <w:shd w:val="clear" w:color="auto" w:fill="auto"/>
            <w:noWrap/>
            <w:vAlign w:val="bottom"/>
            <w:hideMark/>
          </w:tcPr>
          <w:p w14:paraId="0AB4C81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46D17B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608057</w:t>
            </w:r>
          </w:p>
        </w:tc>
        <w:tc>
          <w:tcPr>
            <w:tcW w:w="4536" w:type="dxa"/>
            <w:shd w:val="clear" w:color="auto" w:fill="auto"/>
            <w:noWrap/>
            <w:vAlign w:val="bottom"/>
            <w:hideMark/>
          </w:tcPr>
          <w:p w14:paraId="783376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Kaposi sarcoma of colon</w:t>
            </w:r>
          </w:p>
        </w:tc>
      </w:tr>
      <w:tr w:rsidR="00AC538D" w:rsidRPr="002032A8" w14:paraId="0E919A9F" w14:textId="77777777" w:rsidTr="00D05ED3">
        <w:trPr>
          <w:trHeight w:val="290"/>
        </w:trPr>
        <w:tc>
          <w:tcPr>
            <w:tcW w:w="3823" w:type="dxa"/>
            <w:shd w:val="clear" w:color="auto" w:fill="auto"/>
            <w:noWrap/>
            <w:vAlign w:val="bottom"/>
            <w:hideMark/>
          </w:tcPr>
          <w:p w14:paraId="539790C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8996E4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37018934</w:t>
            </w:r>
          </w:p>
        </w:tc>
        <w:tc>
          <w:tcPr>
            <w:tcW w:w="4536" w:type="dxa"/>
            <w:shd w:val="clear" w:color="auto" w:fill="auto"/>
            <w:noWrap/>
            <w:vAlign w:val="bottom"/>
            <w:hideMark/>
          </w:tcPr>
          <w:p w14:paraId="31290A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carcinoid tumor of rectum</w:t>
            </w:r>
          </w:p>
        </w:tc>
      </w:tr>
      <w:tr w:rsidR="00AC538D" w:rsidRPr="002032A8" w14:paraId="0B92518E" w14:textId="77777777" w:rsidTr="00D05ED3">
        <w:trPr>
          <w:trHeight w:val="290"/>
        </w:trPr>
        <w:tc>
          <w:tcPr>
            <w:tcW w:w="3823" w:type="dxa"/>
            <w:shd w:val="clear" w:color="auto" w:fill="auto"/>
            <w:noWrap/>
            <w:vAlign w:val="bottom"/>
            <w:hideMark/>
          </w:tcPr>
          <w:p w14:paraId="02E5884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AAAB0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74582</w:t>
            </w:r>
          </w:p>
        </w:tc>
        <w:tc>
          <w:tcPr>
            <w:tcW w:w="4536" w:type="dxa"/>
            <w:shd w:val="clear" w:color="auto" w:fill="auto"/>
            <w:noWrap/>
            <w:vAlign w:val="bottom"/>
            <w:hideMark/>
          </w:tcPr>
          <w:p w14:paraId="414EEA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rectum</w:t>
            </w:r>
          </w:p>
        </w:tc>
      </w:tr>
      <w:tr w:rsidR="00AC538D" w:rsidRPr="002032A8" w14:paraId="2CDDFE3D" w14:textId="77777777" w:rsidTr="00D05ED3">
        <w:trPr>
          <w:trHeight w:val="290"/>
        </w:trPr>
        <w:tc>
          <w:tcPr>
            <w:tcW w:w="3823" w:type="dxa"/>
            <w:shd w:val="clear" w:color="auto" w:fill="auto"/>
            <w:noWrap/>
            <w:vAlign w:val="bottom"/>
            <w:hideMark/>
          </w:tcPr>
          <w:p w14:paraId="074F65F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C07831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4283611</w:t>
            </w:r>
          </w:p>
        </w:tc>
        <w:tc>
          <w:tcPr>
            <w:tcW w:w="4536" w:type="dxa"/>
            <w:shd w:val="clear" w:color="auto" w:fill="auto"/>
            <w:noWrap/>
            <w:vAlign w:val="bottom"/>
            <w:hideMark/>
          </w:tcPr>
          <w:p w14:paraId="173D7C8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rectum by direct extension from endometrium</w:t>
            </w:r>
          </w:p>
        </w:tc>
      </w:tr>
      <w:tr w:rsidR="00AC538D" w:rsidRPr="002032A8" w14:paraId="56D9BCDF" w14:textId="77777777" w:rsidTr="00D05ED3">
        <w:trPr>
          <w:trHeight w:val="290"/>
        </w:trPr>
        <w:tc>
          <w:tcPr>
            <w:tcW w:w="3823" w:type="dxa"/>
            <w:shd w:val="clear" w:color="auto" w:fill="auto"/>
            <w:noWrap/>
            <w:vAlign w:val="bottom"/>
            <w:hideMark/>
          </w:tcPr>
          <w:p w14:paraId="5B6F256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1FBBA7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438090</w:t>
            </w:r>
          </w:p>
        </w:tc>
        <w:tc>
          <w:tcPr>
            <w:tcW w:w="4536" w:type="dxa"/>
            <w:shd w:val="clear" w:color="auto" w:fill="auto"/>
            <w:noWrap/>
            <w:vAlign w:val="bottom"/>
            <w:hideMark/>
          </w:tcPr>
          <w:p w14:paraId="412C2D7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Overlapping malignant neoplasm of rectum, anus and anal canal</w:t>
            </w:r>
          </w:p>
        </w:tc>
      </w:tr>
      <w:tr w:rsidR="00AC538D" w:rsidRPr="00AC538D" w14:paraId="0F16E886" w14:textId="77777777" w:rsidTr="00D05ED3">
        <w:trPr>
          <w:trHeight w:val="290"/>
        </w:trPr>
        <w:tc>
          <w:tcPr>
            <w:tcW w:w="3823" w:type="dxa"/>
            <w:shd w:val="clear" w:color="auto" w:fill="auto"/>
            <w:noWrap/>
            <w:vAlign w:val="bottom"/>
            <w:hideMark/>
          </w:tcPr>
          <w:p w14:paraId="7A2F942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E53472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608059</w:t>
            </w:r>
          </w:p>
        </w:tc>
        <w:tc>
          <w:tcPr>
            <w:tcW w:w="4536" w:type="dxa"/>
            <w:shd w:val="clear" w:color="auto" w:fill="auto"/>
            <w:noWrap/>
            <w:vAlign w:val="bottom"/>
            <w:hideMark/>
          </w:tcPr>
          <w:p w14:paraId="2BDE6D6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Kaposi sarcoma of rectum</w:t>
            </w:r>
          </w:p>
        </w:tc>
      </w:tr>
      <w:tr w:rsidR="00AC538D" w:rsidRPr="00AC538D" w14:paraId="5C0893B7" w14:textId="77777777" w:rsidTr="00D05ED3">
        <w:trPr>
          <w:trHeight w:val="290"/>
        </w:trPr>
        <w:tc>
          <w:tcPr>
            <w:tcW w:w="3823" w:type="dxa"/>
            <w:shd w:val="clear" w:color="auto" w:fill="auto"/>
            <w:noWrap/>
            <w:vAlign w:val="bottom"/>
            <w:hideMark/>
          </w:tcPr>
          <w:p w14:paraId="7CE31EB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01D47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608046</w:t>
            </w:r>
          </w:p>
        </w:tc>
        <w:tc>
          <w:tcPr>
            <w:tcW w:w="4536" w:type="dxa"/>
            <w:shd w:val="clear" w:color="auto" w:fill="auto"/>
            <w:noWrap/>
            <w:vAlign w:val="bottom"/>
            <w:hideMark/>
          </w:tcPr>
          <w:p w14:paraId="6E3E03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Leiomyosarcoma of rectum</w:t>
            </w:r>
          </w:p>
        </w:tc>
      </w:tr>
      <w:tr w:rsidR="00AC538D" w:rsidRPr="002032A8" w14:paraId="0F06842E" w14:textId="77777777" w:rsidTr="00D05ED3">
        <w:trPr>
          <w:trHeight w:val="290"/>
        </w:trPr>
        <w:tc>
          <w:tcPr>
            <w:tcW w:w="3823" w:type="dxa"/>
            <w:shd w:val="clear" w:color="auto" w:fill="auto"/>
            <w:noWrap/>
            <w:vAlign w:val="bottom"/>
            <w:hideMark/>
          </w:tcPr>
          <w:p w14:paraId="5017CD1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C23BDA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436671</w:t>
            </w:r>
          </w:p>
        </w:tc>
        <w:tc>
          <w:tcPr>
            <w:tcW w:w="4536" w:type="dxa"/>
            <w:shd w:val="clear" w:color="auto" w:fill="auto"/>
            <w:noWrap/>
            <w:vAlign w:val="bottom"/>
            <w:hideMark/>
          </w:tcPr>
          <w:p w14:paraId="422E8DE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anal canal</w:t>
            </w:r>
          </w:p>
        </w:tc>
      </w:tr>
      <w:tr w:rsidR="00AC538D" w:rsidRPr="002032A8" w14:paraId="57541A9A" w14:textId="77777777" w:rsidTr="00D05ED3">
        <w:trPr>
          <w:trHeight w:val="290"/>
        </w:trPr>
        <w:tc>
          <w:tcPr>
            <w:tcW w:w="3823" w:type="dxa"/>
            <w:shd w:val="clear" w:color="auto" w:fill="auto"/>
            <w:noWrap/>
            <w:vAlign w:val="bottom"/>
            <w:hideMark/>
          </w:tcPr>
          <w:p w14:paraId="0809811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FAA723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36716632</w:t>
            </w:r>
          </w:p>
        </w:tc>
        <w:tc>
          <w:tcPr>
            <w:tcW w:w="4536" w:type="dxa"/>
            <w:shd w:val="clear" w:color="auto" w:fill="auto"/>
            <w:noWrap/>
            <w:vAlign w:val="bottom"/>
            <w:hideMark/>
          </w:tcPr>
          <w:p w14:paraId="78EDD6B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anal margin</w:t>
            </w:r>
          </w:p>
        </w:tc>
      </w:tr>
      <w:tr w:rsidR="00AC538D" w:rsidRPr="002032A8" w14:paraId="61D8AC4B" w14:textId="77777777" w:rsidTr="00D05ED3">
        <w:trPr>
          <w:trHeight w:val="290"/>
        </w:trPr>
        <w:tc>
          <w:tcPr>
            <w:tcW w:w="3823" w:type="dxa"/>
            <w:shd w:val="clear" w:color="auto" w:fill="auto"/>
            <w:noWrap/>
            <w:vAlign w:val="bottom"/>
            <w:hideMark/>
          </w:tcPr>
          <w:p w14:paraId="508D6F3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CF0990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4241890</w:t>
            </w:r>
          </w:p>
        </w:tc>
        <w:tc>
          <w:tcPr>
            <w:tcW w:w="4536" w:type="dxa"/>
            <w:shd w:val="clear" w:color="auto" w:fill="auto"/>
            <w:noWrap/>
            <w:vAlign w:val="bottom"/>
            <w:hideMark/>
          </w:tcPr>
          <w:p w14:paraId="152C5C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rectosigmoid junction</w:t>
            </w:r>
          </w:p>
        </w:tc>
      </w:tr>
      <w:tr w:rsidR="00AC538D" w:rsidRPr="002032A8" w14:paraId="1235360E" w14:textId="77777777" w:rsidTr="00D05ED3">
        <w:trPr>
          <w:trHeight w:val="290"/>
        </w:trPr>
        <w:tc>
          <w:tcPr>
            <w:tcW w:w="3823" w:type="dxa"/>
            <w:shd w:val="clear" w:color="auto" w:fill="auto"/>
            <w:noWrap/>
            <w:vAlign w:val="bottom"/>
            <w:hideMark/>
          </w:tcPr>
          <w:p w14:paraId="5056AEC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87D14D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37116448</w:t>
            </w:r>
          </w:p>
        </w:tc>
        <w:tc>
          <w:tcPr>
            <w:tcW w:w="4536" w:type="dxa"/>
            <w:shd w:val="clear" w:color="auto" w:fill="auto"/>
            <w:noWrap/>
            <w:vAlign w:val="bottom"/>
            <w:hideMark/>
          </w:tcPr>
          <w:p w14:paraId="619452B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neuroendocrine neoplasm of anus</w:t>
            </w:r>
          </w:p>
        </w:tc>
      </w:tr>
      <w:tr w:rsidR="00AC538D" w:rsidRPr="002032A8" w14:paraId="3615F5C2" w14:textId="77777777" w:rsidTr="00D05ED3">
        <w:trPr>
          <w:trHeight w:val="290"/>
        </w:trPr>
        <w:tc>
          <w:tcPr>
            <w:tcW w:w="3823" w:type="dxa"/>
            <w:shd w:val="clear" w:color="auto" w:fill="auto"/>
            <w:noWrap/>
            <w:vAlign w:val="bottom"/>
            <w:hideMark/>
          </w:tcPr>
          <w:p w14:paraId="1E67843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446FBC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80045</w:t>
            </w:r>
          </w:p>
        </w:tc>
        <w:tc>
          <w:tcPr>
            <w:tcW w:w="4536" w:type="dxa"/>
            <w:shd w:val="clear" w:color="auto" w:fill="auto"/>
            <w:noWrap/>
            <w:vAlign w:val="bottom"/>
            <w:hideMark/>
          </w:tcPr>
          <w:p w14:paraId="3234FE8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anus</w:t>
            </w:r>
          </w:p>
        </w:tc>
      </w:tr>
      <w:tr w:rsidR="00AC538D" w:rsidRPr="00AC538D" w14:paraId="613F5EEB" w14:textId="77777777" w:rsidTr="00D05ED3">
        <w:trPr>
          <w:trHeight w:val="290"/>
        </w:trPr>
        <w:tc>
          <w:tcPr>
            <w:tcW w:w="3823" w:type="dxa"/>
            <w:shd w:val="clear" w:color="auto" w:fill="auto"/>
            <w:noWrap/>
            <w:vAlign w:val="bottom"/>
            <w:hideMark/>
          </w:tcPr>
          <w:p w14:paraId="0381F67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BD8BE5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4180911</w:t>
            </w:r>
          </w:p>
        </w:tc>
        <w:tc>
          <w:tcPr>
            <w:tcW w:w="4536" w:type="dxa"/>
            <w:shd w:val="clear" w:color="auto" w:fill="auto"/>
            <w:noWrap/>
            <w:vAlign w:val="bottom"/>
            <w:hideMark/>
          </w:tcPr>
          <w:p w14:paraId="350A252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anus</w:t>
            </w:r>
          </w:p>
        </w:tc>
      </w:tr>
      <w:tr w:rsidR="00AC538D" w:rsidRPr="00AC538D" w14:paraId="22CD0CAC" w14:textId="77777777" w:rsidTr="00D05ED3">
        <w:trPr>
          <w:trHeight w:val="290"/>
        </w:trPr>
        <w:tc>
          <w:tcPr>
            <w:tcW w:w="3823" w:type="dxa"/>
            <w:shd w:val="clear" w:color="auto" w:fill="auto"/>
            <w:noWrap/>
            <w:vAlign w:val="bottom"/>
            <w:hideMark/>
          </w:tcPr>
          <w:p w14:paraId="572947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5B6079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4171273</w:t>
            </w:r>
          </w:p>
        </w:tc>
        <w:tc>
          <w:tcPr>
            <w:tcW w:w="4536" w:type="dxa"/>
            <w:shd w:val="clear" w:color="auto" w:fill="auto"/>
            <w:noWrap/>
            <w:vAlign w:val="bottom"/>
            <w:hideMark/>
          </w:tcPr>
          <w:p w14:paraId="134D980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melanoma of anus</w:t>
            </w:r>
          </w:p>
        </w:tc>
      </w:tr>
      <w:tr w:rsidR="00AC538D" w:rsidRPr="002032A8" w14:paraId="10F353C5" w14:textId="77777777" w:rsidTr="00D05ED3">
        <w:trPr>
          <w:trHeight w:val="290"/>
        </w:trPr>
        <w:tc>
          <w:tcPr>
            <w:tcW w:w="3823" w:type="dxa"/>
            <w:shd w:val="clear" w:color="auto" w:fill="auto"/>
            <w:noWrap/>
            <w:vAlign w:val="bottom"/>
            <w:hideMark/>
          </w:tcPr>
          <w:p w14:paraId="2F6BDFB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871BF3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36716975</w:t>
            </w:r>
          </w:p>
        </w:tc>
        <w:tc>
          <w:tcPr>
            <w:tcW w:w="4536" w:type="dxa"/>
            <w:shd w:val="clear" w:color="auto" w:fill="auto"/>
            <w:noWrap/>
            <w:vAlign w:val="bottom"/>
            <w:hideMark/>
          </w:tcPr>
          <w:p w14:paraId="1EC1EED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melanoma of anus</w:t>
            </w:r>
          </w:p>
        </w:tc>
      </w:tr>
      <w:tr w:rsidR="00AC538D" w:rsidRPr="002032A8" w14:paraId="03C57498" w14:textId="77777777" w:rsidTr="00D05ED3">
        <w:trPr>
          <w:trHeight w:val="290"/>
        </w:trPr>
        <w:tc>
          <w:tcPr>
            <w:tcW w:w="3823" w:type="dxa"/>
            <w:shd w:val="clear" w:color="auto" w:fill="auto"/>
            <w:noWrap/>
            <w:vAlign w:val="bottom"/>
            <w:hideMark/>
          </w:tcPr>
          <w:p w14:paraId="61E1548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C73AB9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608069</w:t>
            </w:r>
          </w:p>
        </w:tc>
        <w:tc>
          <w:tcPr>
            <w:tcW w:w="4536" w:type="dxa"/>
            <w:shd w:val="clear" w:color="auto" w:fill="auto"/>
            <w:noWrap/>
            <w:vAlign w:val="bottom"/>
            <w:hideMark/>
          </w:tcPr>
          <w:p w14:paraId="1C8A615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mesenchymal neoplasm of anus</w:t>
            </w:r>
          </w:p>
        </w:tc>
      </w:tr>
      <w:tr w:rsidR="00AC538D" w:rsidRPr="00AC538D" w14:paraId="0F226D28" w14:textId="77777777" w:rsidTr="00D05ED3">
        <w:trPr>
          <w:trHeight w:val="290"/>
        </w:trPr>
        <w:tc>
          <w:tcPr>
            <w:tcW w:w="3823" w:type="dxa"/>
            <w:shd w:val="clear" w:color="auto" w:fill="auto"/>
            <w:noWrap/>
            <w:vAlign w:val="bottom"/>
            <w:hideMark/>
          </w:tcPr>
          <w:p w14:paraId="491695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27FB39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603014</w:t>
            </w:r>
          </w:p>
        </w:tc>
        <w:tc>
          <w:tcPr>
            <w:tcW w:w="4536" w:type="dxa"/>
            <w:shd w:val="clear" w:color="auto" w:fill="auto"/>
            <w:noWrap/>
            <w:vAlign w:val="bottom"/>
            <w:hideMark/>
          </w:tcPr>
          <w:p w14:paraId="7819C1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Lymphoma of anus</w:t>
            </w:r>
          </w:p>
        </w:tc>
      </w:tr>
      <w:tr w:rsidR="00AC538D" w:rsidRPr="00AC538D" w14:paraId="0D5AE989" w14:textId="77777777" w:rsidTr="00D05ED3">
        <w:trPr>
          <w:trHeight w:val="1170"/>
        </w:trPr>
        <w:tc>
          <w:tcPr>
            <w:tcW w:w="3823" w:type="dxa"/>
            <w:shd w:val="clear" w:color="auto" w:fill="auto"/>
            <w:vAlign w:val="center"/>
            <w:hideMark/>
          </w:tcPr>
          <w:p w14:paraId="36C24D8E" w14:textId="1739677A" w:rsidR="00AC538D" w:rsidRPr="00AC538D" w:rsidRDefault="00AC538D" w:rsidP="00AC538D">
            <w:pPr>
              <w:spacing w:after="0" w:line="240" w:lineRule="auto"/>
              <w:rPr>
                <w:rFonts w:ascii="Calibri" w:eastAsia="Times New Roman" w:hAnsi="Calibri" w:cs="Calibri"/>
                <w:color w:val="202124"/>
                <w:sz w:val="20"/>
                <w:szCs w:val="20"/>
                <w:lang w:val="en-GB" w:eastAsia="en-GB"/>
              </w:rPr>
            </w:pPr>
            <w:r w:rsidRPr="00AC538D">
              <w:rPr>
                <w:rFonts w:ascii="Calibri" w:eastAsia="Times New Roman" w:hAnsi="Calibri" w:cs="Calibri"/>
                <w:b/>
                <w:bCs/>
                <w:color w:val="202124"/>
                <w:sz w:val="20"/>
                <w:szCs w:val="20"/>
                <w:lang w:val="en-GB" w:eastAsia="en-GB"/>
              </w:rPr>
              <w:t>Prostate</w:t>
            </w:r>
            <w:r w:rsidRPr="00AC538D">
              <w:rPr>
                <w:rFonts w:ascii="Calibri" w:eastAsia="Times New Roman" w:hAnsi="Calibri" w:cs="Calibri"/>
                <w:color w:val="202124"/>
                <w:sz w:val="20"/>
                <w:szCs w:val="20"/>
                <w:lang w:val="en-GB" w:eastAsia="en-GB"/>
              </w:rPr>
              <w:t xml:space="preserve">; </w:t>
            </w:r>
            <w:hyperlink r:id="rId33" w:anchor="/cohortdefinition/1788649/conceptsets/" w:history="1">
              <w:r w:rsidR="002B7798" w:rsidRPr="00AC538D">
                <w:rPr>
                  <w:rStyle w:val="Hyperlink"/>
                  <w:rFonts w:ascii="Calibri" w:eastAsia="Times New Roman" w:hAnsi="Calibri" w:cs="Calibri"/>
                  <w:lang w:val="en-GB" w:eastAsia="en-GB"/>
                </w:rPr>
                <w:t>https://atlas-demo.ohdsi.org/#/cohortdefinition/1788649/conceptsets/</w:t>
              </w:r>
            </w:hyperlink>
            <w:r w:rsidR="002B7798">
              <w:rPr>
                <w:rFonts w:ascii="Calibri" w:eastAsia="Times New Roman" w:hAnsi="Calibri" w:cs="Calibri"/>
                <w:color w:val="202124"/>
                <w:sz w:val="20"/>
                <w:szCs w:val="20"/>
                <w:lang w:val="en-GB" w:eastAsia="en-GB"/>
              </w:rPr>
              <w:t xml:space="preserve"> </w:t>
            </w:r>
          </w:p>
        </w:tc>
        <w:tc>
          <w:tcPr>
            <w:tcW w:w="1134" w:type="dxa"/>
            <w:shd w:val="clear" w:color="auto" w:fill="auto"/>
            <w:noWrap/>
            <w:vAlign w:val="bottom"/>
            <w:hideMark/>
          </w:tcPr>
          <w:p w14:paraId="5726190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4163261</w:t>
            </w:r>
          </w:p>
        </w:tc>
        <w:tc>
          <w:tcPr>
            <w:tcW w:w="4536" w:type="dxa"/>
            <w:shd w:val="clear" w:color="auto" w:fill="auto"/>
            <w:noWrap/>
            <w:vAlign w:val="bottom"/>
            <w:hideMark/>
          </w:tcPr>
          <w:p w14:paraId="6B99FBB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prostate</w:t>
            </w:r>
          </w:p>
        </w:tc>
      </w:tr>
      <w:tr w:rsidR="00AC538D" w:rsidRPr="002032A8" w14:paraId="1EB94A1B" w14:textId="77777777" w:rsidTr="00D05ED3">
        <w:trPr>
          <w:trHeight w:val="290"/>
        </w:trPr>
        <w:tc>
          <w:tcPr>
            <w:tcW w:w="3823" w:type="dxa"/>
            <w:shd w:val="clear" w:color="auto" w:fill="auto"/>
            <w:noWrap/>
            <w:vAlign w:val="bottom"/>
            <w:hideMark/>
          </w:tcPr>
          <w:p w14:paraId="73BDF40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947806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4200890</w:t>
            </w:r>
          </w:p>
        </w:tc>
        <w:tc>
          <w:tcPr>
            <w:tcW w:w="4536" w:type="dxa"/>
            <w:shd w:val="clear" w:color="auto" w:fill="auto"/>
            <w:noWrap/>
            <w:vAlign w:val="bottom"/>
            <w:hideMark/>
          </w:tcPr>
          <w:p w14:paraId="271654A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Local recurrence of malignant tumor of prostate</w:t>
            </w:r>
          </w:p>
        </w:tc>
      </w:tr>
      <w:tr w:rsidR="00AC538D" w:rsidRPr="002032A8" w14:paraId="202DDD17" w14:textId="77777777" w:rsidTr="00D05ED3">
        <w:trPr>
          <w:trHeight w:val="290"/>
        </w:trPr>
        <w:tc>
          <w:tcPr>
            <w:tcW w:w="3823" w:type="dxa"/>
            <w:shd w:val="clear" w:color="auto" w:fill="auto"/>
            <w:noWrap/>
            <w:vAlign w:val="bottom"/>
            <w:hideMark/>
          </w:tcPr>
          <w:p w14:paraId="455CA85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EB2730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200970</w:t>
            </w:r>
          </w:p>
        </w:tc>
        <w:tc>
          <w:tcPr>
            <w:tcW w:w="4536" w:type="dxa"/>
            <w:shd w:val="clear" w:color="auto" w:fill="auto"/>
            <w:noWrap/>
            <w:vAlign w:val="bottom"/>
            <w:hideMark/>
          </w:tcPr>
          <w:p w14:paraId="6EF3F5E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prostate</w:t>
            </w:r>
          </w:p>
        </w:tc>
      </w:tr>
      <w:tr w:rsidR="00AC538D" w:rsidRPr="002032A8" w14:paraId="0C290E93" w14:textId="77777777" w:rsidTr="00D05ED3">
        <w:trPr>
          <w:trHeight w:val="290"/>
        </w:trPr>
        <w:tc>
          <w:tcPr>
            <w:tcW w:w="3823" w:type="dxa"/>
            <w:shd w:val="clear" w:color="auto" w:fill="auto"/>
            <w:noWrap/>
            <w:vAlign w:val="bottom"/>
            <w:hideMark/>
          </w:tcPr>
          <w:p w14:paraId="1A876F2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8BF32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37311236</w:t>
            </w:r>
          </w:p>
        </w:tc>
        <w:tc>
          <w:tcPr>
            <w:tcW w:w="4536" w:type="dxa"/>
            <w:shd w:val="clear" w:color="auto" w:fill="auto"/>
            <w:noWrap/>
            <w:vAlign w:val="bottom"/>
            <w:hideMark/>
          </w:tcPr>
          <w:p w14:paraId="3A027AA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 carcinoma of prostate</w:t>
            </w:r>
          </w:p>
        </w:tc>
      </w:tr>
      <w:tr w:rsidR="00AC538D" w:rsidRPr="00AC538D" w14:paraId="05FEB3A6" w14:textId="77777777" w:rsidTr="00D05ED3">
        <w:trPr>
          <w:trHeight w:val="290"/>
        </w:trPr>
        <w:tc>
          <w:tcPr>
            <w:tcW w:w="3823" w:type="dxa"/>
            <w:shd w:val="clear" w:color="auto" w:fill="auto"/>
            <w:noWrap/>
            <w:vAlign w:val="bottom"/>
            <w:hideMark/>
          </w:tcPr>
          <w:p w14:paraId="1E20DB1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D8107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36716186</w:t>
            </w:r>
          </w:p>
        </w:tc>
        <w:tc>
          <w:tcPr>
            <w:tcW w:w="4536" w:type="dxa"/>
            <w:shd w:val="clear" w:color="auto" w:fill="auto"/>
            <w:noWrap/>
            <w:vAlign w:val="bottom"/>
            <w:hideMark/>
          </w:tcPr>
          <w:p w14:paraId="0A15EBA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Hormone sensitive prostate cancer</w:t>
            </w:r>
          </w:p>
        </w:tc>
      </w:tr>
      <w:tr w:rsidR="00AC538D" w:rsidRPr="00AC538D" w14:paraId="538B73C6" w14:textId="77777777" w:rsidTr="00D05ED3">
        <w:trPr>
          <w:trHeight w:val="290"/>
        </w:trPr>
        <w:tc>
          <w:tcPr>
            <w:tcW w:w="3823" w:type="dxa"/>
            <w:shd w:val="clear" w:color="auto" w:fill="auto"/>
            <w:noWrap/>
            <w:vAlign w:val="bottom"/>
            <w:hideMark/>
          </w:tcPr>
          <w:p w14:paraId="173EA77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9AA867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4116087</w:t>
            </w:r>
          </w:p>
        </w:tc>
        <w:tc>
          <w:tcPr>
            <w:tcW w:w="4536" w:type="dxa"/>
            <w:shd w:val="clear" w:color="auto" w:fill="auto"/>
            <w:noWrap/>
            <w:vAlign w:val="bottom"/>
            <w:hideMark/>
          </w:tcPr>
          <w:p w14:paraId="7DF5A36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prostate</w:t>
            </w:r>
          </w:p>
        </w:tc>
      </w:tr>
      <w:tr w:rsidR="00AC538D" w:rsidRPr="00AC538D" w14:paraId="107C1006" w14:textId="77777777" w:rsidTr="00D05ED3">
        <w:trPr>
          <w:trHeight w:val="290"/>
        </w:trPr>
        <w:tc>
          <w:tcPr>
            <w:tcW w:w="3823" w:type="dxa"/>
            <w:shd w:val="clear" w:color="auto" w:fill="auto"/>
            <w:noWrap/>
            <w:vAlign w:val="bottom"/>
            <w:hideMark/>
          </w:tcPr>
          <w:p w14:paraId="27E5516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3712B3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37395835</w:t>
            </w:r>
          </w:p>
        </w:tc>
        <w:tc>
          <w:tcPr>
            <w:tcW w:w="4536" w:type="dxa"/>
            <w:shd w:val="clear" w:color="auto" w:fill="auto"/>
            <w:noWrap/>
            <w:vAlign w:val="bottom"/>
            <w:hideMark/>
          </w:tcPr>
          <w:p w14:paraId="4793E9C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Familial prostate cancer</w:t>
            </w:r>
          </w:p>
        </w:tc>
      </w:tr>
      <w:tr w:rsidR="00AC538D" w:rsidRPr="002032A8" w14:paraId="7FBC3CCC" w14:textId="77777777" w:rsidTr="00D05ED3">
        <w:trPr>
          <w:trHeight w:val="290"/>
        </w:trPr>
        <w:tc>
          <w:tcPr>
            <w:tcW w:w="3823" w:type="dxa"/>
            <w:shd w:val="clear" w:color="auto" w:fill="auto"/>
            <w:noWrap/>
            <w:vAlign w:val="bottom"/>
            <w:hideMark/>
          </w:tcPr>
          <w:p w14:paraId="027F676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CAEE79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4164017</w:t>
            </w:r>
          </w:p>
        </w:tc>
        <w:tc>
          <w:tcPr>
            <w:tcW w:w="4536" w:type="dxa"/>
            <w:shd w:val="clear" w:color="auto" w:fill="auto"/>
            <w:noWrap/>
            <w:vAlign w:val="bottom"/>
            <w:hideMark/>
          </w:tcPr>
          <w:p w14:paraId="0CF721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prostate</w:t>
            </w:r>
          </w:p>
        </w:tc>
      </w:tr>
      <w:tr w:rsidR="00AC538D" w:rsidRPr="002032A8" w14:paraId="430D92B9" w14:textId="77777777" w:rsidTr="00D05ED3">
        <w:trPr>
          <w:trHeight w:val="290"/>
        </w:trPr>
        <w:tc>
          <w:tcPr>
            <w:tcW w:w="3823" w:type="dxa"/>
            <w:shd w:val="clear" w:color="auto" w:fill="auto"/>
            <w:noWrap/>
            <w:vAlign w:val="bottom"/>
            <w:hideMark/>
          </w:tcPr>
          <w:p w14:paraId="7375641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98D4AC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36712762</w:t>
            </w:r>
          </w:p>
        </w:tc>
        <w:tc>
          <w:tcPr>
            <w:tcW w:w="4536" w:type="dxa"/>
            <w:shd w:val="clear" w:color="auto" w:fill="auto"/>
            <w:noWrap/>
            <w:vAlign w:val="bottom"/>
            <w:hideMark/>
          </w:tcPr>
          <w:p w14:paraId="3C7A835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Recurrent malignant neoplasm of prostate</w:t>
            </w:r>
          </w:p>
        </w:tc>
      </w:tr>
      <w:tr w:rsidR="00AC538D" w:rsidRPr="00AC538D" w14:paraId="656C9731" w14:textId="77777777" w:rsidTr="00D05ED3">
        <w:trPr>
          <w:trHeight w:val="290"/>
        </w:trPr>
        <w:tc>
          <w:tcPr>
            <w:tcW w:w="3823" w:type="dxa"/>
            <w:shd w:val="clear" w:color="auto" w:fill="auto"/>
            <w:noWrap/>
            <w:vAlign w:val="bottom"/>
            <w:hideMark/>
          </w:tcPr>
          <w:p w14:paraId="7AC28F2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4FBDEF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4082919</w:t>
            </w:r>
          </w:p>
        </w:tc>
        <w:tc>
          <w:tcPr>
            <w:tcW w:w="4536" w:type="dxa"/>
            <w:shd w:val="clear" w:color="auto" w:fill="auto"/>
            <w:noWrap/>
            <w:vAlign w:val="bottom"/>
            <w:hideMark/>
          </w:tcPr>
          <w:p w14:paraId="1DA5319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Endometrioid carcinoma of prostate</w:t>
            </w:r>
          </w:p>
        </w:tc>
      </w:tr>
      <w:tr w:rsidR="00AC538D" w:rsidRPr="00AC538D" w14:paraId="76700F85" w14:textId="77777777" w:rsidTr="00D05ED3">
        <w:trPr>
          <w:trHeight w:val="290"/>
        </w:trPr>
        <w:tc>
          <w:tcPr>
            <w:tcW w:w="3823" w:type="dxa"/>
            <w:shd w:val="clear" w:color="auto" w:fill="auto"/>
            <w:noWrap/>
            <w:vAlign w:val="bottom"/>
            <w:hideMark/>
          </w:tcPr>
          <w:p w14:paraId="11F120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A6A1F9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37311683</w:t>
            </w:r>
          </w:p>
        </w:tc>
        <w:tc>
          <w:tcPr>
            <w:tcW w:w="4536" w:type="dxa"/>
            <w:shd w:val="clear" w:color="auto" w:fill="auto"/>
            <w:noWrap/>
            <w:vAlign w:val="bottom"/>
            <w:hideMark/>
          </w:tcPr>
          <w:p w14:paraId="044C193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Acinar cell cystadenocarcinoma of prostate</w:t>
            </w:r>
          </w:p>
        </w:tc>
      </w:tr>
      <w:tr w:rsidR="00AC538D" w:rsidRPr="002032A8" w14:paraId="75CEDCC1" w14:textId="77777777" w:rsidTr="00D05ED3">
        <w:trPr>
          <w:trHeight w:val="290"/>
        </w:trPr>
        <w:tc>
          <w:tcPr>
            <w:tcW w:w="3823" w:type="dxa"/>
            <w:shd w:val="clear" w:color="auto" w:fill="auto"/>
            <w:noWrap/>
            <w:vAlign w:val="bottom"/>
            <w:hideMark/>
          </w:tcPr>
          <w:p w14:paraId="4410588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2210C9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4288534</w:t>
            </w:r>
          </w:p>
        </w:tc>
        <w:tc>
          <w:tcPr>
            <w:tcW w:w="4536" w:type="dxa"/>
            <w:shd w:val="clear" w:color="auto" w:fill="auto"/>
            <w:noWrap/>
            <w:vAlign w:val="bottom"/>
            <w:hideMark/>
          </w:tcPr>
          <w:p w14:paraId="08EC8C4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Small cell carcinoma of prostate</w:t>
            </w:r>
          </w:p>
        </w:tc>
      </w:tr>
      <w:tr w:rsidR="00AC538D" w:rsidRPr="002032A8" w14:paraId="589BE9B2" w14:textId="77777777" w:rsidTr="00D05ED3">
        <w:trPr>
          <w:trHeight w:val="290"/>
        </w:trPr>
        <w:tc>
          <w:tcPr>
            <w:tcW w:w="3823" w:type="dxa"/>
            <w:shd w:val="clear" w:color="auto" w:fill="auto"/>
            <w:noWrap/>
            <w:vAlign w:val="bottom"/>
            <w:hideMark/>
          </w:tcPr>
          <w:p w14:paraId="1BF7CB3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C3B63B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4283738</w:t>
            </w:r>
          </w:p>
        </w:tc>
        <w:tc>
          <w:tcPr>
            <w:tcW w:w="4536" w:type="dxa"/>
            <w:shd w:val="clear" w:color="auto" w:fill="auto"/>
            <w:noWrap/>
            <w:vAlign w:val="bottom"/>
            <w:hideMark/>
          </w:tcPr>
          <w:p w14:paraId="5D6DCE9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prostate by direct extension from bladder</w:t>
            </w:r>
          </w:p>
        </w:tc>
      </w:tr>
      <w:tr w:rsidR="00AC538D" w:rsidRPr="002032A8" w14:paraId="72D19560" w14:textId="77777777" w:rsidTr="00D05ED3">
        <w:trPr>
          <w:trHeight w:val="290"/>
        </w:trPr>
        <w:tc>
          <w:tcPr>
            <w:tcW w:w="3823" w:type="dxa"/>
            <w:shd w:val="clear" w:color="auto" w:fill="auto"/>
            <w:noWrap/>
            <w:vAlign w:val="bottom"/>
            <w:hideMark/>
          </w:tcPr>
          <w:p w14:paraId="7061464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ED0F75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200962</w:t>
            </w:r>
          </w:p>
        </w:tc>
        <w:tc>
          <w:tcPr>
            <w:tcW w:w="4536" w:type="dxa"/>
            <w:shd w:val="clear" w:color="auto" w:fill="auto"/>
            <w:noWrap/>
            <w:vAlign w:val="bottom"/>
            <w:hideMark/>
          </w:tcPr>
          <w:p w14:paraId="11AE9D3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prostate</w:t>
            </w:r>
          </w:p>
        </w:tc>
      </w:tr>
      <w:tr w:rsidR="00AC538D" w:rsidRPr="00AC538D" w14:paraId="5B614034" w14:textId="77777777" w:rsidTr="00D05ED3">
        <w:trPr>
          <w:trHeight w:val="290"/>
        </w:trPr>
        <w:tc>
          <w:tcPr>
            <w:tcW w:w="3823" w:type="dxa"/>
            <w:shd w:val="clear" w:color="auto" w:fill="auto"/>
            <w:noWrap/>
            <w:vAlign w:val="bottom"/>
            <w:hideMark/>
          </w:tcPr>
          <w:p w14:paraId="6D5C7AA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FD9955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4141960</w:t>
            </w:r>
          </w:p>
        </w:tc>
        <w:tc>
          <w:tcPr>
            <w:tcW w:w="4536" w:type="dxa"/>
            <w:shd w:val="clear" w:color="auto" w:fill="auto"/>
            <w:noWrap/>
            <w:vAlign w:val="bottom"/>
            <w:hideMark/>
          </w:tcPr>
          <w:p w14:paraId="2941C64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Hormone refractory prostate cancer</w:t>
            </w:r>
          </w:p>
        </w:tc>
      </w:tr>
      <w:tr w:rsidR="00AC538D" w:rsidRPr="00AC538D" w14:paraId="6F0D15CB" w14:textId="77777777" w:rsidTr="00D05ED3">
        <w:trPr>
          <w:trHeight w:val="290"/>
        </w:trPr>
        <w:tc>
          <w:tcPr>
            <w:tcW w:w="3823" w:type="dxa"/>
            <w:shd w:val="clear" w:color="auto" w:fill="auto"/>
            <w:noWrap/>
            <w:vAlign w:val="bottom"/>
            <w:hideMark/>
          </w:tcPr>
          <w:p w14:paraId="3CE8E8A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E3124E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4161028</w:t>
            </w:r>
          </w:p>
        </w:tc>
        <w:tc>
          <w:tcPr>
            <w:tcW w:w="4536" w:type="dxa"/>
            <w:shd w:val="clear" w:color="auto" w:fill="auto"/>
            <w:noWrap/>
            <w:vAlign w:val="bottom"/>
            <w:hideMark/>
          </w:tcPr>
          <w:p w14:paraId="4E60B50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prostate</w:t>
            </w:r>
          </w:p>
        </w:tc>
      </w:tr>
      <w:tr w:rsidR="00AC538D" w:rsidRPr="002032A8" w14:paraId="35962FCA" w14:textId="77777777" w:rsidTr="00D05ED3">
        <w:trPr>
          <w:trHeight w:val="290"/>
        </w:trPr>
        <w:tc>
          <w:tcPr>
            <w:tcW w:w="3823" w:type="dxa"/>
            <w:shd w:val="clear" w:color="auto" w:fill="auto"/>
            <w:noWrap/>
            <w:vAlign w:val="bottom"/>
            <w:hideMark/>
          </w:tcPr>
          <w:p w14:paraId="640A078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FD0A15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4113119</w:t>
            </w:r>
          </w:p>
        </w:tc>
        <w:tc>
          <w:tcPr>
            <w:tcW w:w="4536" w:type="dxa"/>
            <w:shd w:val="clear" w:color="auto" w:fill="auto"/>
            <w:noWrap/>
            <w:vAlign w:val="bottom"/>
            <w:hideMark/>
          </w:tcPr>
          <w:p w14:paraId="31CA366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prostatic ducts</w:t>
            </w:r>
          </w:p>
        </w:tc>
      </w:tr>
      <w:tr w:rsidR="00AC538D" w:rsidRPr="002032A8" w14:paraId="793006C4" w14:textId="77777777" w:rsidTr="00D05ED3">
        <w:trPr>
          <w:trHeight w:val="290"/>
        </w:trPr>
        <w:tc>
          <w:tcPr>
            <w:tcW w:w="3823" w:type="dxa"/>
            <w:shd w:val="clear" w:color="auto" w:fill="auto"/>
            <w:noWrap/>
            <w:vAlign w:val="bottom"/>
            <w:hideMark/>
          </w:tcPr>
          <w:p w14:paraId="5DB4237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2C13FD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40489291</w:t>
            </w:r>
          </w:p>
        </w:tc>
        <w:tc>
          <w:tcPr>
            <w:tcW w:w="4536" w:type="dxa"/>
            <w:shd w:val="clear" w:color="auto" w:fill="auto"/>
            <w:noWrap/>
            <w:vAlign w:val="bottom"/>
            <w:hideMark/>
          </w:tcPr>
          <w:p w14:paraId="2ABB94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High grade prostatic intraepithelial neoplasia</w:t>
            </w:r>
          </w:p>
        </w:tc>
      </w:tr>
      <w:tr w:rsidR="00AC538D" w:rsidRPr="002032A8" w14:paraId="7C34A502" w14:textId="77777777" w:rsidTr="00D05ED3">
        <w:trPr>
          <w:trHeight w:val="290"/>
        </w:trPr>
        <w:tc>
          <w:tcPr>
            <w:tcW w:w="3823" w:type="dxa"/>
            <w:shd w:val="clear" w:color="auto" w:fill="auto"/>
            <w:noWrap/>
            <w:vAlign w:val="bottom"/>
            <w:hideMark/>
          </w:tcPr>
          <w:p w14:paraId="4280828A" w14:textId="4C6C1333"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b/>
                <w:bCs/>
                <w:color w:val="000000"/>
                <w:sz w:val="20"/>
                <w:szCs w:val="20"/>
                <w:lang w:val="en-GB" w:eastAsia="en-GB"/>
              </w:rPr>
              <w:t>Pancreas</w:t>
            </w:r>
            <w:r w:rsidRPr="00AC538D">
              <w:rPr>
                <w:rFonts w:ascii="Calibri" w:eastAsia="Times New Roman" w:hAnsi="Calibri" w:cs="Calibri"/>
                <w:color w:val="000000"/>
                <w:sz w:val="20"/>
                <w:szCs w:val="20"/>
                <w:lang w:val="en-GB" w:eastAsia="en-GB"/>
              </w:rPr>
              <w:t xml:space="preserve">; </w:t>
            </w:r>
            <w:hyperlink r:id="rId34" w:anchor="/cohortdefinition/1788647/conceptsets/" w:history="1">
              <w:r w:rsidR="002B7798" w:rsidRPr="00AC538D">
                <w:rPr>
                  <w:rStyle w:val="Hyperlink"/>
                  <w:rFonts w:ascii="Calibri" w:eastAsia="Times New Roman" w:hAnsi="Calibri" w:cs="Calibri"/>
                  <w:lang w:val="en-GB" w:eastAsia="en-GB"/>
                </w:rPr>
                <w:t>https://atlas-demo.ohdsi.org/#/cohortdefinition/1788647/conceptsets/</w:t>
              </w:r>
            </w:hyperlink>
            <w:r w:rsidR="002B7798">
              <w:rPr>
                <w:rFonts w:ascii="Calibri" w:eastAsia="Times New Roman" w:hAnsi="Calibri" w:cs="Calibri"/>
                <w:color w:val="000000"/>
                <w:sz w:val="20"/>
                <w:szCs w:val="20"/>
                <w:lang w:val="en-GB" w:eastAsia="en-GB"/>
              </w:rPr>
              <w:t xml:space="preserve"> </w:t>
            </w:r>
          </w:p>
        </w:tc>
        <w:tc>
          <w:tcPr>
            <w:tcW w:w="1134" w:type="dxa"/>
            <w:shd w:val="clear" w:color="auto" w:fill="auto"/>
            <w:noWrap/>
            <w:vAlign w:val="bottom"/>
            <w:hideMark/>
          </w:tcPr>
          <w:p w14:paraId="571CD35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602008</w:t>
            </w:r>
          </w:p>
        </w:tc>
        <w:tc>
          <w:tcPr>
            <w:tcW w:w="4536" w:type="dxa"/>
            <w:shd w:val="clear" w:color="auto" w:fill="auto"/>
            <w:noWrap/>
            <w:vAlign w:val="bottom"/>
            <w:hideMark/>
          </w:tcPr>
          <w:p w14:paraId="07E5212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neck of pancreas</w:t>
            </w:r>
          </w:p>
        </w:tc>
      </w:tr>
      <w:tr w:rsidR="00AC538D" w:rsidRPr="002032A8" w14:paraId="48676D65" w14:textId="77777777" w:rsidTr="00D05ED3">
        <w:trPr>
          <w:trHeight w:val="290"/>
        </w:trPr>
        <w:tc>
          <w:tcPr>
            <w:tcW w:w="3823" w:type="dxa"/>
            <w:shd w:val="clear" w:color="auto" w:fill="auto"/>
            <w:noWrap/>
            <w:vAlign w:val="bottom"/>
            <w:hideMark/>
          </w:tcPr>
          <w:p w14:paraId="0AAB3C8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63D079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602011</w:t>
            </w:r>
          </w:p>
        </w:tc>
        <w:tc>
          <w:tcPr>
            <w:tcW w:w="4536" w:type="dxa"/>
            <w:shd w:val="clear" w:color="auto" w:fill="auto"/>
            <w:noWrap/>
            <w:vAlign w:val="bottom"/>
            <w:hideMark/>
          </w:tcPr>
          <w:p w14:paraId="4E5906D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tail of pancreas</w:t>
            </w:r>
          </w:p>
        </w:tc>
      </w:tr>
      <w:tr w:rsidR="00AC538D" w:rsidRPr="002032A8" w14:paraId="14EEDE65" w14:textId="77777777" w:rsidTr="00D05ED3">
        <w:trPr>
          <w:trHeight w:val="290"/>
        </w:trPr>
        <w:tc>
          <w:tcPr>
            <w:tcW w:w="3823" w:type="dxa"/>
            <w:shd w:val="clear" w:color="auto" w:fill="auto"/>
            <w:noWrap/>
            <w:vAlign w:val="bottom"/>
            <w:hideMark/>
          </w:tcPr>
          <w:p w14:paraId="42DCA3F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58C1B1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605820</w:t>
            </w:r>
          </w:p>
        </w:tc>
        <w:tc>
          <w:tcPr>
            <w:tcW w:w="4536" w:type="dxa"/>
            <w:shd w:val="clear" w:color="auto" w:fill="auto"/>
            <w:noWrap/>
            <w:vAlign w:val="bottom"/>
            <w:hideMark/>
          </w:tcPr>
          <w:p w14:paraId="0AF9318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pancreas with NRG1 fusion</w:t>
            </w:r>
          </w:p>
        </w:tc>
      </w:tr>
      <w:tr w:rsidR="00AC538D" w:rsidRPr="002032A8" w14:paraId="0AFEC7BA" w14:textId="77777777" w:rsidTr="00D05ED3">
        <w:trPr>
          <w:trHeight w:val="290"/>
        </w:trPr>
        <w:tc>
          <w:tcPr>
            <w:tcW w:w="3823" w:type="dxa"/>
            <w:shd w:val="clear" w:color="auto" w:fill="auto"/>
            <w:noWrap/>
            <w:vAlign w:val="bottom"/>
            <w:hideMark/>
          </w:tcPr>
          <w:p w14:paraId="2AD678F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0EAB4D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606747</w:t>
            </w:r>
          </w:p>
        </w:tc>
        <w:tc>
          <w:tcPr>
            <w:tcW w:w="4536" w:type="dxa"/>
            <w:shd w:val="clear" w:color="auto" w:fill="auto"/>
            <w:noWrap/>
            <w:vAlign w:val="bottom"/>
            <w:hideMark/>
          </w:tcPr>
          <w:p w14:paraId="4729005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 carcinoma of pancreas</w:t>
            </w:r>
          </w:p>
        </w:tc>
      </w:tr>
      <w:tr w:rsidR="00AC538D" w:rsidRPr="002032A8" w14:paraId="63538543" w14:textId="77777777" w:rsidTr="00D05ED3">
        <w:trPr>
          <w:trHeight w:val="290"/>
        </w:trPr>
        <w:tc>
          <w:tcPr>
            <w:tcW w:w="3823" w:type="dxa"/>
            <w:shd w:val="clear" w:color="auto" w:fill="auto"/>
            <w:noWrap/>
            <w:vAlign w:val="bottom"/>
            <w:hideMark/>
          </w:tcPr>
          <w:p w14:paraId="6B40D96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1E10C0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3655584</w:t>
            </w:r>
          </w:p>
        </w:tc>
        <w:tc>
          <w:tcPr>
            <w:tcW w:w="4536" w:type="dxa"/>
            <w:shd w:val="clear" w:color="auto" w:fill="auto"/>
            <w:noWrap/>
            <w:vAlign w:val="bottom"/>
            <w:hideMark/>
          </w:tcPr>
          <w:p w14:paraId="21981B1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Mucinous cystic neoplasm with invasive carcinoma of pancreas</w:t>
            </w:r>
          </w:p>
        </w:tc>
      </w:tr>
      <w:tr w:rsidR="00AC538D" w:rsidRPr="002032A8" w14:paraId="6EFC3728" w14:textId="77777777" w:rsidTr="00D05ED3">
        <w:trPr>
          <w:trHeight w:val="290"/>
        </w:trPr>
        <w:tc>
          <w:tcPr>
            <w:tcW w:w="3823" w:type="dxa"/>
            <w:shd w:val="clear" w:color="auto" w:fill="auto"/>
            <w:noWrap/>
            <w:vAlign w:val="bottom"/>
            <w:hideMark/>
          </w:tcPr>
          <w:p w14:paraId="162C419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ADE21E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3655588</w:t>
            </w:r>
          </w:p>
        </w:tc>
        <w:tc>
          <w:tcPr>
            <w:tcW w:w="4536" w:type="dxa"/>
            <w:shd w:val="clear" w:color="auto" w:fill="auto"/>
            <w:noWrap/>
            <w:vAlign w:val="bottom"/>
            <w:hideMark/>
          </w:tcPr>
          <w:p w14:paraId="76C7ED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Mixed ductal-neuroendocrine carcinoma of pancreas</w:t>
            </w:r>
          </w:p>
        </w:tc>
      </w:tr>
      <w:tr w:rsidR="00AC538D" w:rsidRPr="00AC538D" w14:paraId="6602E7B5" w14:textId="77777777" w:rsidTr="00D05ED3">
        <w:trPr>
          <w:trHeight w:val="290"/>
        </w:trPr>
        <w:tc>
          <w:tcPr>
            <w:tcW w:w="3823" w:type="dxa"/>
            <w:shd w:val="clear" w:color="auto" w:fill="auto"/>
            <w:noWrap/>
            <w:vAlign w:val="bottom"/>
            <w:hideMark/>
          </w:tcPr>
          <w:p w14:paraId="5CDCE2A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0F01AE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4110585</w:t>
            </w:r>
          </w:p>
        </w:tc>
        <w:tc>
          <w:tcPr>
            <w:tcW w:w="4536" w:type="dxa"/>
            <w:shd w:val="clear" w:color="auto" w:fill="auto"/>
            <w:noWrap/>
            <w:vAlign w:val="bottom"/>
            <w:hideMark/>
          </w:tcPr>
          <w:p w14:paraId="3643E70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endocrine pancreas</w:t>
            </w:r>
          </w:p>
        </w:tc>
      </w:tr>
      <w:tr w:rsidR="00AC538D" w:rsidRPr="00AC538D" w14:paraId="4F5A61AB" w14:textId="77777777" w:rsidTr="00D05ED3">
        <w:trPr>
          <w:trHeight w:val="290"/>
        </w:trPr>
        <w:tc>
          <w:tcPr>
            <w:tcW w:w="3823" w:type="dxa"/>
            <w:shd w:val="clear" w:color="auto" w:fill="auto"/>
            <w:noWrap/>
            <w:vAlign w:val="bottom"/>
            <w:hideMark/>
          </w:tcPr>
          <w:p w14:paraId="188007B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2B5903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4157459</w:t>
            </w:r>
          </w:p>
        </w:tc>
        <w:tc>
          <w:tcPr>
            <w:tcW w:w="4536" w:type="dxa"/>
            <w:shd w:val="clear" w:color="auto" w:fill="auto"/>
            <w:noWrap/>
            <w:vAlign w:val="bottom"/>
            <w:hideMark/>
          </w:tcPr>
          <w:p w14:paraId="0A6B3EF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pancreas</w:t>
            </w:r>
          </w:p>
        </w:tc>
      </w:tr>
      <w:tr w:rsidR="00AC538D" w:rsidRPr="002032A8" w14:paraId="7670DF52" w14:textId="77777777" w:rsidTr="00D05ED3">
        <w:trPr>
          <w:trHeight w:val="290"/>
        </w:trPr>
        <w:tc>
          <w:tcPr>
            <w:tcW w:w="3823" w:type="dxa"/>
            <w:shd w:val="clear" w:color="auto" w:fill="auto"/>
            <w:noWrap/>
            <w:vAlign w:val="bottom"/>
            <w:hideMark/>
          </w:tcPr>
          <w:p w14:paraId="5961BD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5BCE52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4178960</w:t>
            </w:r>
          </w:p>
        </w:tc>
        <w:tc>
          <w:tcPr>
            <w:tcW w:w="4536" w:type="dxa"/>
            <w:shd w:val="clear" w:color="auto" w:fill="auto"/>
            <w:noWrap/>
            <w:vAlign w:val="bottom"/>
            <w:hideMark/>
          </w:tcPr>
          <w:p w14:paraId="0AAEFEC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tail of pancreas</w:t>
            </w:r>
          </w:p>
        </w:tc>
      </w:tr>
      <w:tr w:rsidR="00AC538D" w:rsidRPr="002032A8" w14:paraId="37C8EABB" w14:textId="77777777" w:rsidTr="00D05ED3">
        <w:trPr>
          <w:trHeight w:val="290"/>
        </w:trPr>
        <w:tc>
          <w:tcPr>
            <w:tcW w:w="3823" w:type="dxa"/>
            <w:shd w:val="clear" w:color="auto" w:fill="auto"/>
            <w:noWrap/>
            <w:vAlign w:val="bottom"/>
            <w:hideMark/>
          </w:tcPr>
          <w:p w14:paraId="6334547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999F1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4181331</w:t>
            </w:r>
          </w:p>
        </w:tc>
        <w:tc>
          <w:tcPr>
            <w:tcW w:w="4536" w:type="dxa"/>
            <w:shd w:val="clear" w:color="auto" w:fill="auto"/>
            <w:noWrap/>
            <w:vAlign w:val="bottom"/>
            <w:hideMark/>
          </w:tcPr>
          <w:p w14:paraId="51C2C33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body of pancreas</w:t>
            </w:r>
          </w:p>
        </w:tc>
      </w:tr>
      <w:tr w:rsidR="00AC538D" w:rsidRPr="002032A8" w14:paraId="1B312CB6" w14:textId="77777777" w:rsidTr="00D05ED3">
        <w:trPr>
          <w:trHeight w:val="290"/>
        </w:trPr>
        <w:tc>
          <w:tcPr>
            <w:tcW w:w="3823" w:type="dxa"/>
            <w:shd w:val="clear" w:color="auto" w:fill="auto"/>
            <w:noWrap/>
            <w:vAlign w:val="bottom"/>
            <w:hideMark/>
          </w:tcPr>
          <w:p w14:paraId="31E1CD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E88BE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4209933</w:t>
            </w:r>
          </w:p>
        </w:tc>
        <w:tc>
          <w:tcPr>
            <w:tcW w:w="4536" w:type="dxa"/>
            <w:shd w:val="clear" w:color="auto" w:fill="auto"/>
            <w:noWrap/>
            <w:vAlign w:val="bottom"/>
            <w:hideMark/>
          </w:tcPr>
          <w:p w14:paraId="1EF43F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head of pancreas</w:t>
            </w:r>
          </w:p>
        </w:tc>
      </w:tr>
      <w:tr w:rsidR="00AC538D" w:rsidRPr="002032A8" w14:paraId="1D4D0ACC" w14:textId="77777777" w:rsidTr="00D05ED3">
        <w:trPr>
          <w:trHeight w:val="290"/>
        </w:trPr>
        <w:tc>
          <w:tcPr>
            <w:tcW w:w="3823" w:type="dxa"/>
            <w:shd w:val="clear" w:color="auto" w:fill="auto"/>
            <w:noWrap/>
            <w:vAlign w:val="bottom"/>
            <w:hideMark/>
          </w:tcPr>
          <w:p w14:paraId="488CF0D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201820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4241916</w:t>
            </w:r>
          </w:p>
        </w:tc>
        <w:tc>
          <w:tcPr>
            <w:tcW w:w="4536" w:type="dxa"/>
            <w:shd w:val="clear" w:color="auto" w:fill="auto"/>
            <w:noWrap/>
            <w:vAlign w:val="bottom"/>
            <w:hideMark/>
          </w:tcPr>
          <w:p w14:paraId="6EE68A1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tail of pancreas</w:t>
            </w:r>
          </w:p>
        </w:tc>
      </w:tr>
      <w:tr w:rsidR="00AC538D" w:rsidRPr="002032A8" w14:paraId="7BBAFCEB" w14:textId="77777777" w:rsidTr="00D05ED3">
        <w:trPr>
          <w:trHeight w:val="290"/>
        </w:trPr>
        <w:tc>
          <w:tcPr>
            <w:tcW w:w="3823" w:type="dxa"/>
            <w:shd w:val="clear" w:color="auto" w:fill="auto"/>
            <w:noWrap/>
            <w:vAlign w:val="bottom"/>
            <w:hideMark/>
          </w:tcPr>
          <w:p w14:paraId="2FA3F79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05F5B7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4242678</w:t>
            </w:r>
          </w:p>
        </w:tc>
        <w:tc>
          <w:tcPr>
            <w:tcW w:w="4536" w:type="dxa"/>
            <w:shd w:val="clear" w:color="auto" w:fill="auto"/>
            <w:noWrap/>
            <w:vAlign w:val="bottom"/>
            <w:hideMark/>
          </w:tcPr>
          <w:p w14:paraId="2545A44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body of pancreas</w:t>
            </w:r>
          </w:p>
        </w:tc>
      </w:tr>
      <w:tr w:rsidR="00AC538D" w:rsidRPr="002032A8" w14:paraId="553A6E25" w14:textId="77777777" w:rsidTr="00D05ED3">
        <w:trPr>
          <w:trHeight w:val="290"/>
        </w:trPr>
        <w:tc>
          <w:tcPr>
            <w:tcW w:w="3823" w:type="dxa"/>
            <w:shd w:val="clear" w:color="auto" w:fill="auto"/>
            <w:noWrap/>
            <w:vAlign w:val="bottom"/>
            <w:hideMark/>
          </w:tcPr>
          <w:p w14:paraId="4F85C3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99B70E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4243125</w:t>
            </w:r>
          </w:p>
        </w:tc>
        <w:tc>
          <w:tcPr>
            <w:tcW w:w="4536" w:type="dxa"/>
            <w:shd w:val="clear" w:color="auto" w:fill="auto"/>
            <w:noWrap/>
            <w:vAlign w:val="bottom"/>
            <w:hideMark/>
          </w:tcPr>
          <w:p w14:paraId="3B4806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head of pancreas</w:t>
            </w:r>
          </w:p>
        </w:tc>
      </w:tr>
      <w:tr w:rsidR="00AC538D" w:rsidRPr="002032A8" w14:paraId="347A4815" w14:textId="77777777" w:rsidTr="00D05ED3">
        <w:trPr>
          <w:trHeight w:val="290"/>
        </w:trPr>
        <w:tc>
          <w:tcPr>
            <w:tcW w:w="3823" w:type="dxa"/>
            <w:shd w:val="clear" w:color="auto" w:fill="auto"/>
            <w:noWrap/>
            <w:vAlign w:val="bottom"/>
            <w:hideMark/>
          </w:tcPr>
          <w:p w14:paraId="3DA062B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CF73E0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4245553</w:t>
            </w:r>
          </w:p>
        </w:tc>
        <w:tc>
          <w:tcPr>
            <w:tcW w:w="4536" w:type="dxa"/>
            <w:shd w:val="clear" w:color="auto" w:fill="auto"/>
            <w:noWrap/>
            <w:vAlign w:val="bottom"/>
            <w:hideMark/>
          </w:tcPr>
          <w:p w14:paraId="4413539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pancreas</w:t>
            </w:r>
          </w:p>
        </w:tc>
      </w:tr>
      <w:tr w:rsidR="00AC538D" w:rsidRPr="00AC538D" w14:paraId="1752C1B4" w14:textId="77777777" w:rsidTr="00D05ED3">
        <w:trPr>
          <w:trHeight w:val="290"/>
        </w:trPr>
        <w:tc>
          <w:tcPr>
            <w:tcW w:w="3823" w:type="dxa"/>
            <w:shd w:val="clear" w:color="auto" w:fill="auto"/>
            <w:noWrap/>
            <w:vAlign w:val="bottom"/>
            <w:hideMark/>
          </w:tcPr>
          <w:p w14:paraId="522C160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055366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4340498</w:t>
            </w:r>
          </w:p>
        </w:tc>
        <w:tc>
          <w:tcPr>
            <w:tcW w:w="4536" w:type="dxa"/>
            <w:shd w:val="clear" w:color="auto" w:fill="auto"/>
            <w:noWrap/>
            <w:vAlign w:val="bottom"/>
            <w:hideMark/>
          </w:tcPr>
          <w:p w14:paraId="6014C19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Cystadenocarcinoma of pancreas</w:t>
            </w:r>
          </w:p>
        </w:tc>
      </w:tr>
      <w:tr w:rsidR="00AC538D" w:rsidRPr="002032A8" w14:paraId="53B53619" w14:textId="77777777" w:rsidTr="00D05ED3">
        <w:trPr>
          <w:trHeight w:val="290"/>
        </w:trPr>
        <w:tc>
          <w:tcPr>
            <w:tcW w:w="3823" w:type="dxa"/>
            <w:shd w:val="clear" w:color="auto" w:fill="auto"/>
            <w:noWrap/>
            <w:vAlign w:val="bottom"/>
            <w:hideMark/>
          </w:tcPr>
          <w:p w14:paraId="5CDDD91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5DDA1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36674768</w:t>
            </w:r>
          </w:p>
        </w:tc>
        <w:tc>
          <w:tcPr>
            <w:tcW w:w="4536" w:type="dxa"/>
            <w:shd w:val="clear" w:color="auto" w:fill="auto"/>
            <w:noWrap/>
            <w:vAlign w:val="bottom"/>
            <w:hideMark/>
          </w:tcPr>
          <w:p w14:paraId="6278E9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Squamous cell carcinoma of exocrine pancreas</w:t>
            </w:r>
          </w:p>
        </w:tc>
      </w:tr>
      <w:tr w:rsidR="00AC538D" w:rsidRPr="002032A8" w14:paraId="6BDB5E01" w14:textId="77777777" w:rsidTr="00D05ED3">
        <w:trPr>
          <w:trHeight w:val="290"/>
        </w:trPr>
        <w:tc>
          <w:tcPr>
            <w:tcW w:w="3823" w:type="dxa"/>
            <w:shd w:val="clear" w:color="auto" w:fill="auto"/>
            <w:noWrap/>
            <w:vAlign w:val="bottom"/>
            <w:hideMark/>
          </w:tcPr>
          <w:p w14:paraId="69E936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2E9ED8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36683250</w:t>
            </w:r>
          </w:p>
        </w:tc>
        <w:tc>
          <w:tcPr>
            <w:tcW w:w="4536" w:type="dxa"/>
            <w:shd w:val="clear" w:color="auto" w:fill="auto"/>
            <w:noWrap/>
            <w:vAlign w:val="bottom"/>
            <w:hideMark/>
          </w:tcPr>
          <w:p w14:paraId="534A7E4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Invasive intraductal papillary-mucinous carcinoma of pancreas</w:t>
            </w:r>
          </w:p>
        </w:tc>
      </w:tr>
      <w:tr w:rsidR="00AC538D" w:rsidRPr="002032A8" w14:paraId="5581A99F" w14:textId="77777777" w:rsidTr="00D05ED3">
        <w:trPr>
          <w:trHeight w:val="290"/>
        </w:trPr>
        <w:tc>
          <w:tcPr>
            <w:tcW w:w="3823" w:type="dxa"/>
            <w:shd w:val="clear" w:color="auto" w:fill="auto"/>
            <w:noWrap/>
            <w:vAlign w:val="bottom"/>
            <w:hideMark/>
          </w:tcPr>
          <w:p w14:paraId="59B2420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69ADAB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36713362</w:t>
            </w:r>
          </w:p>
        </w:tc>
        <w:tc>
          <w:tcPr>
            <w:tcW w:w="4536" w:type="dxa"/>
            <w:shd w:val="clear" w:color="auto" w:fill="auto"/>
            <w:noWrap/>
            <w:vAlign w:val="bottom"/>
            <w:hideMark/>
          </w:tcPr>
          <w:p w14:paraId="1DC624E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body of pancreas</w:t>
            </w:r>
          </w:p>
        </w:tc>
      </w:tr>
      <w:tr w:rsidR="00AC538D" w:rsidRPr="002032A8" w14:paraId="5B387673" w14:textId="77777777" w:rsidTr="00D05ED3">
        <w:trPr>
          <w:trHeight w:val="290"/>
        </w:trPr>
        <w:tc>
          <w:tcPr>
            <w:tcW w:w="3823" w:type="dxa"/>
            <w:shd w:val="clear" w:color="auto" w:fill="auto"/>
            <w:noWrap/>
            <w:vAlign w:val="bottom"/>
            <w:hideMark/>
          </w:tcPr>
          <w:p w14:paraId="6A55297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024282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36713363</w:t>
            </w:r>
          </w:p>
        </w:tc>
        <w:tc>
          <w:tcPr>
            <w:tcW w:w="4536" w:type="dxa"/>
            <w:shd w:val="clear" w:color="auto" w:fill="auto"/>
            <w:noWrap/>
            <w:vAlign w:val="bottom"/>
            <w:hideMark/>
          </w:tcPr>
          <w:p w14:paraId="6626027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head of pancreas</w:t>
            </w:r>
          </w:p>
        </w:tc>
      </w:tr>
      <w:tr w:rsidR="00AC538D" w:rsidRPr="002032A8" w14:paraId="38553F96" w14:textId="77777777" w:rsidTr="00D05ED3">
        <w:trPr>
          <w:trHeight w:val="290"/>
        </w:trPr>
        <w:tc>
          <w:tcPr>
            <w:tcW w:w="3823" w:type="dxa"/>
            <w:shd w:val="clear" w:color="auto" w:fill="auto"/>
            <w:noWrap/>
            <w:vAlign w:val="bottom"/>
            <w:hideMark/>
          </w:tcPr>
          <w:p w14:paraId="20250BF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848FC0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37204187</w:t>
            </w:r>
          </w:p>
        </w:tc>
        <w:tc>
          <w:tcPr>
            <w:tcW w:w="4536" w:type="dxa"/>
            <w:shd w:val="clear" w:color="auto" w:fill="auto"/>
            <w:noWrap/>
            <w:vAlign w:val="bottom"/>
            <w:hideMark/>
          </w:tcPr>
          <w:p w14:paraId="32F9E86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Solid pseudopapillary carcinoma of pancreas</w:t>
            </w:r>
          </w:p>
        </w:tc>
      </w:tr>
      <w:tr w:rsidR="00AC538D" w:rsidRPr="00AC538D" w14:paraId="4C0C7360" w14:textId="77777777" w:rsidTr="00D05ED3">
        <w:trPr>
          <w:trHeight w:val="290"/>
        </w:trPr>
        <w:tc>
          <w:tcPr>
            <w:tcW w:w="3823" w:type="dxa"/>
            <w:shd w:val="clear" w:color="auto" w:fill="auto"/>
            <w:noWrap/>
            <w:vAlign w:val="bottom"/>
            <w:hideMark/>
          </w:tcPr>
          <w:p w14:paraId="39752F9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FB076D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37204808</w:t>
            </w:r>
          </w:p>
        </w:tc>
        <w:tc>
          <w:tcPr>
            <w:tcW w:w="4536" w:type="dxa"/>
            <w:shd w:val="clear" w:color="auto" w:fill="auto"/>
            <w:noWrap/>
            <w:vAlign w:val="bottom"/>
            <w:hideMark/>
          </w:tcPr>
          <w:p w14:paraId="0FCD24E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Serous cystadenocarcinoma of pancreas</w:t>
            </w:r>
          </w:p>
        </w:tc>
      </w:tr>
      <w:tr w:rsidR="00AC538D" w:rsidRPr="002032A8" w14:paraId="50D25F4C" w14:textId="77777777" w:rsidTr="00D05ED3">
        <w:trPr>
          <w:trHeight w:val="290"/>
        </w:trPr>
        <w:tc>
          <w:tcPr>
            <w:tcW w:w="3823" w:type="dxa"/>
            <w:shd w:val="clear" w:color="auto" w:fill="auto"/>
            <w:noWrap/>
            <w:vAlign w:val="bottom"/>
            <w:hideMark/>
          </w:tcPr>
          <w:p w14:paraId="14B3071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323AF5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37204852</w:t>
            </w:r>
          </w:p>
        </w:tc>
        <w:tc>
          <w:tcPr>
            <w:tcW w:w="4536" w:type="dxa"/>
            <w:shd w:val="clear" w:color="auto" w:fill="auto"/>
            <w:noWrap/>
            <w:vAlign w:val="bottom"/>
            <w:hideMark/>
          </w:tcPr>
          <w:p w14:paraId="7B0A2FA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Acinar cell carcinoma of pancreas</w:t>
            </w:r>
          </w:p>
        </w:tc>
      </w:tr>
      <w:tr w:rsidR="00AC538D" w:rsidRPr="00AC538D" w14:paraId="2A52AA29" w14:textId="77777777" w:rsidTr="00D05ED3">
        <w:trPr>
          <w:trHeight w:val="290"/>
        </w:trPr>
        <w:tc>
          <w:tcPr>
            <w:tcW w:w="3823" w:type="dxa"/>
            <w:shd w:val="clear" w:color="auto" w:fill="auto"/>
            <w:noWrap/>
            <w:vAlign w:val="bottom"/>
            <w:hideMark/>
          </w:tcPr>
          <w:p w14:paraId="319ED3C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52F6C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37206235</w:t>
            </w:r>
          </w:p>
        </w:tc>
        <w:tc>
          <w:tcPr>
            <w:tcW w:w="4536" w:type="dxa"/>
            <w:shd w:val="clear" w:color="auto" w:fill="auto"/>
            <w:noWrap/>
            <w:vAlign w:val="bottom"/>
            <w:hideMark/>
          </w:tcPr>
          <w:p w14:paraId="775245F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Mucinous cystadenocarcinoma of pancreas</w:t>
            </w:r>
          </w:p>
        </w:tc>
      </w:tr>
      <w:tr w:rsidR="00AC538D" w:rsidRPr="00AC538D" w14:paraId="3A3E5A68" w14:textId="77777777" w:rsidTr="00D05ED3">
        <w:trPr>
          <w:trHeight w:val="290"/>
        </w:trPr>
        <w:tc>
          <w:tcPr>
            <w:tcW w:w="3823" w:type="dxa"/>
            <w:shd w:val="clear" w:color="auto" w:fill="auto"/>
            <w:noWrap/>
            <w:vAlign w:val="bottom"/>
            <w:hideMark/>
          </w:tcPr>
          <w:p w14:paraId="4056BE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AE7C11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42872399</w:t>
            </w:r>
          </w:p>
        </w:tc>
        <w:tc>
          <w:tcPr>
            <w:tcW w:w="4536" w:type="dxa"/>
            <w:shd w:val="clear" w:color="auto" w:fill="auto"/>
            <w:noWrap/>
            <w:vAlign w:val="bottom"/>
            <w:hideMark/>
          </w:tcPr>
          <w:p w14:paraId="07E6BF1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pancreas</w:t>
            </w:r>
          </w:p>
        </w:tc>
      </w:tr>
      <w:tr w:rsidR="00AC538D" w:rsidRPr="002032A8" w14:paraId="570FCAAC" w14:textId="77777777" w:rsidTr="00D05ED3">
        <w:trPr>
          <w:trHeight w:val="290"/>
        </w:trPr>
        <w:tc>
          <w:tcPr>
            <w:tcW w:w="3823" w:type="dxa"/>
            <w:shd w:val="clear" w:color="auto" w:fill="auto"/>
            <w:noWrap/>
            <w:vAlign w:val="bottom"/>
            <w:hideMark/>
          </w:tcPr>
          <w:p w14:paraId="051F1B5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5682D4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43021774</w:t>
            </w:r>
          </w:p>
        </w:tc>
        <w:tc>
          <w:tcPr>
            <w:tcW w:w="4536" w:type="dxa"/>
            <w:shd w:val="clear" w:color="auto" w:fill="auto"/>
            <w:noWrap/>
            <w:vAlign w:val="bottom"/>
            <w:hideMark/>
          </w:tcPr>
          <w:p w14:paraId="589E96E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Intraductal papillary mucinous carcinoma in situ of pancreas</w:t>
            </w:r>
          </w:p>
        </w:tc>
      </w:tr>
      <w:tr w:rsidR="00AC538D" w:rsidRPr="00AC538D" w14:paraId="063942FD" w14:textId="77777777" w:rsidTr="00D05ED3">
        <w:trPr>
          <w:trHeight w:val="290"/>
        </w:trPr>
        <w:tc>
          <w:tcPr>
            <w:tcW w:w="3823" w:type="dxa"/>
            <w:shd w:val="clear" w:color="auto" w:fill="auto"/>
            <w:noWrap/>
            <w:vAlign w:val="bottom"/>
            <w:hideMark/>
          </w:tcPr>
          <w:p w14:paraId="13DF0F8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F62E50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45763891</w:t>
            </w:r>
          </w:p>
        </w:tc>
        <w:tc>
          <w:tcPr>
            <w:tcW w:w="4536" w:type="dxa"/>
            <w:shd w:val="clear" w:color="auto" w:fill="auto"/>
            <w:noWrap/>
            <w:vAlign w:val="bottom"/>
            <w:hideMark/>
          </w:tcPr>
          <w:p w14:paraId="3FFA73C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Adenocarcinoma of pancreas</w:t>
            </w:r>
          </w:p>
        </w:tc>
      </w:tr>
      <w:tr w:rsidR="00AC538D" w:rsidRPr="002032A8" w14:paraId="62DAB50C" w14:textId="77777777" w:rsidTr="00D05ED3">
        <w:trPr>
          <w:trHeight w:val="290"/>
        </w:trPr>
        <w:tc>
          <w:tcPr>
            <w:tcW w:w="3823" w:type="dxa"/>
            <w:shd w:val="clear" w:color="auto" w:fill="auto"/>
            <w:noWrap/>
            <w:vAlign w:val="bottom"/>
            <w:hideMark/>
          </w:tcPr>
          <w:p w14:paraId="5DCB8A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48479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765387</w:t>
            </w:r>
          </w:p>
        </w:tc>
        <w:tc>
          <w:tcPr>
            <w:tcW w:w="4536" w:type="dxa"/>
            <w:shd w:val="clear" w:color="auto" w:fill="auto"/>
            <w:noWrap/>
            <w:vAlign w:val="bottom"/>
            <w:hideMark/>
          </w:tcPr>
          <w:p w14:paraId="492D1DBD" w14:textId="411560FA"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 xml:space="preserve">Malignant carcinoid </w:t>
            </w:r>
            <w:r w:rsidR="00E90944" w:rsidRPr="00AC538D">
              <w:rPr>
                <w:rFonts w:ascii="Calibri" w:eastAsia="Times New Roman" w:hAnsi="Calibri" w:cs="Calibri"/>
                <w:color w:val="000000"/>
                <w:sz w:val="20"/>
                <w:szCs w:val="20"/>
                <w:lang w:val="en-GB" w:eastAsia="en-GB"/>
              </w:rPr>
              <w:t>tumour</w:t>
            </w:r>
            <w:r w:rsidRPr="00AC538D">
              <w:rPr>
                <w:rFonts w:ascii="Calibri" w:eastAsia="Times New Roman" w:hAnsi="Calibri" w:cs="Calibri"/>
                <w:color w:val="000000"/>
                <w:sz w:val="20"/>
                <w:szCs w:val="20"/>
                <w:lang w:val="en-GB" w:eastAsia="en-GB"/>
              </w:rPr>
              <w:t xml:space="preserve"> of pancreas</w:t>
            </w:r>
          </w:p>
        </w:tc>
      </w:tr>
      <w:tr w:rsidR="00AC538D" w:rsidRPr="002032A8" w14:paraId="1C26CFDB" w14:textId="77777777" w:rsidTr="00D05ED3">
        <w:trPr>
          <w:trHeight w:val="290"/>
        </w:trPr>
        <w:tc>
          <w:tcPr>
            <w:tcW w:w="3823" w:type="dxa"/>
            <w:shd w:val="clear" w:color="auto" w:fill="auto"/>
            <w:noWrap/>
            <w:vAlign w:val="bottom"/>
            <w:hideMark/>
          </w:tcPr>
          <w:p w14:paraId="7B6081F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066130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4092072</w:t>
            </w:r>
          </w:p>
        </w:tc>
        <w:tc>
          <w:tcPr>
            <w:tcW w:w="4536" w:type="dxa"/>
            <w:shd w:val="clear" w:color="auto" w:fill="auto"/>
            <w:noWrap/>
            <w:vAlign w:val="bottom"/>
            <w:hideMark/>
          </w:tcPr>
          <w:p w14:paraId="26F4E5F6" w14:textId="3902E25C"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 xml:space="preserve">Malignant </w:t>
            </w:r>
            <w:r w:rsidR="00E90944" w:rsidRPr="00AC538D">
              <w:rPr>
                <w:rFonts w:ascii="Calibri" w:eastAsia="Times New Roman" w:hAnsi="Calibri" w:cs="Calibri"/>
                <w:color w:val="000000"/>
                <w:sz w:val="20"/>
                <w:szCs w:val="20"/>
                <w:lang w:val="en-GB" w:eastAsia="en-GB"/>
              </w:rPr>
              <w:t>tumour</w:t>
            </w:r>
            <w:r w:rsidRPr="00AC538D">
              <w:rPr>
                <w:rFonts w:ascii="Calibri" w:eastAsia="Times New Roman" w:hAnsi="Calibri" w:cs="Calibri"/>
                <w:color w:val="000000"/>
                <w:sz w:val="20"/>
                <w:szCs w:val="20"/>
                <w:lang w:val="en-GB" w:eastAsia="en-GB"/>
              </w:rPr>
              <w:t xml:space="preserve"> of body of pancreas</w:t>
            </w:r>
          </w:p>
        </w:tc>
      </w:tr>
      <w:tr w:rsidR="00AC538D" w:rsidRPr="002032A8" w14:paraId="7273CA1E" w14:textId="77777777" w:rsidTr="00D05ED3">
        <w:trPr>
          <w:trHeight w:val="290"/>
        </w:trPr>
        <w:tc>
          <w:tcPr>
            <w:tcW w:w="3823" w:type="dxa"/>
            <w:shd w:val="clear" w:color="auto" w:fill="auto"/>
            <w:noWrap/>
            <w:vAlign w:val="bottom"/>
            <w:hideMark/>
          </w:tcPr>
          <w:p w14:paraId="1800D4F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2F6910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4095436</w:t>
            </w:r>
          </w:p>
        </w:tc>
        <w:tc>
          <w:tcPr>
            <w:tcW w:w="4536" w:type="dxa"/>
            <w:shd w:val="clear" w:color="auto" w:fill="auto"/>
            <w:noWrap/>
            <w:vAlign w:val="bottom"/>
            <w:hideMark/>
          </w:tcPr>
          <w:p w14:paraId="78265ABC" w14:textId="4594031A"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 xml:space="preserve">Malignant </w:t>
            </w:r>
            <w:r w:rsidR="00E90944" w:rsidRPr="00AC538D">
              <w:rPr>
                <w:rFonts w:ascii="Calibri" w:eastAsia="Times New Roman" w:hAnsi="Calibri" w:cs="Calibri"/>
                <w:color w:val="000000"/>
                <w:sz w:val="20"/>
                <w:szCs w:val="20"/>
                <w:lang w:val="en-GB" w:eastAsia="en-GB"/>
              </w:rPr>
              <w:t>tumour</w:t>
            </w:r>
            <w:r w:rsidRPr="00AC538D">
              <w:rPr>
                <w:rFonts w:ascii="Calibri" w:eastAsia="Times New Roman" w:hAnsi="Calibri" w:cs="Calibri"/>
                <w:color w:val="000000"/>
                <w:sz w:val="20"/>
                <w:szCs w:val="20"/>
                <w:lang w:val="en-GB" w:eastAsia="en-GB"/>
              </w:rPr>
              <w:t xml:space="preserve"> of tail of pancreas</w:t>
            </w:r>
          </w:p>
        </w:tc>
      </w:tr>
      <w:tr w:rsidR="00AC538D" w:rsidRPr="002032A8" w14:paraId="26205AED" w14:textId="77777777" w:rsidTr="00D05ED3">
        <w:trPr>
          <w:trHeight w:val="290"/>
        </w:trPr>
        <w:tc>
          <w:tcPr>
            <w:tcW w:w="3823" w:type="dxa"/>
            <w:shd w:val="clear" w:color="auto" w:fill="auto"/>
            <w:noWrap/>
            <w:vAlign w:val="bottom"/>
            <w:hideMark/>
          </w:tcPr>
          <w:p w14:paraId="5F1DC96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4C51D1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4112734</w:t>
            </w:r>
          </w:p>
        </w:tc>
        <w:tc>
          <w:tcPr>
            <w:tcW w:w="4536" w:type="dxa"/>
            <w:shd w:val="clear" w:color="auto" w:fill="auto"/>
            <w:noWrap/>
            <w:vAlign w:val="bottom"/>
            <w:hideMark/>
          </w:tcPr>
          <w:p w14:paraId="68F8A6B5" w14:textId="7B65541F"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 xml:space="preserve">Malignant </w:t>
            </w:r>
            <w:r w:rsidR="00E90944" w:rsidRPr="00AC538D">
              <w:rPr>
                <w:rFonts w:ascii="Calibri" w:eastAsia="Times New Roman" w:hAnsi="Calibri" w:cs="Calibri"/>
                <w:color w:val="000000"/>
                <w:sz w:val="20"/>
                <w:szCs w:val="20"/>
                <w:lang w:val="en-GB" w:eastAsia="en-GB"/>
              </w:rPr>
              <w:t>tumour</w:t>
            </w:r>
            <w:r w:rsidRPr="00AC538D">
              <w:rPr>
                <w:rFonts w:ascii="Calibri" w:eastAsia="Times New Roman" w:hAnsi="Calibri" w:cs="Calibri"/>
                <w:color w:val="000000"/>
                <w:sz w:val="20"/>
                <w:szCs w:val="20"/>
                <w:lang w:val="en-GB" w:eastAsia="en-GB"/>
              </w:rPr>
              <w:t xml:space="preserve"> of endocrine pancreas</w:t>
            </w:r>
          </w:p>
        </w:tc>
      </w:tr>
      <w:tr w:rsidR="00AC538D" w:rsidRPr="002032A8" w14:paraId="6A95F6FD" w14:textId="77777777" w:rsidTr="00D05ED3">
        <w:trPr>
          <w:trHeight w:val="290"/>
        </w:trPr>
        <w:tc>
          <w:tcPr>
            <w:tcW w:w="3823" w:type="dxa"/>
            <w:shd w:val="clear" w:color="auto" w:fill="auto"/>
            <w:noWrap/>
            <w:vAlign w:val="bottom"/>
            <w:hideMark/>
          </w:tcPr>
          <w:p w14:paraId="424D028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F66B30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4111024</w:t>
            </w:r>
          </w:p>
        </w:tc>
        <w:tc>
          <w:tcPr>
            <w:tcW w:w="4536" w:type="dxa"/>
            <w:shd w:val="clear" w:color="auto" w:fill="auto"/>
            <w:noWrap/>
            <w:vAlign w:val="bottom"/>
            <w:hideMark/>
          </w:tcPr>
          <w:p w14:paraId="41EE35E2" w14:textId="19E6D005"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 xml:space="preserve">Malignant </w:t>
            </w:r>
            <w:r w:rsidR="00E90944" w:rsidRPr="00AC538D">
              <w:rPr>
                <w:rFonts w:ascii="Calibri" w:eastAsia="Times New Roman" w:hAnsi="Calibri" w:cs="Calibri"/>
                <w:color w:val="000000"/>
                <w:sz w:val="20"/>
                <w:szCs w:val="20"/>
                <w:lang w:val="en-GB" w:eastAsia="en-GB"/>
              </w:rPr>
              <w:t>tumour</w:t>
            </w:r>
            <w:r w:rsidRPr="00AC538D">
              <w:rPr>
                <w:rFonts w:ascii="Calibri" w:eastAsia="Times New Roman" w:hAnsi="Calibri" w:cs="Calibri"/>
                <w:color w:val="000000"/>
                <w:sz w:val="20"/>
                <w:szCs w:val="20"/>
                <w:lang w:val="en-GB" w:eastAsia="en-GB"/>
              </w:rPr>
              <w:t xml:space="preserve"> of exocrine pancreas</w:t>
            </w:r>
          </w:p>
        </w:tc>
      </w:tr>
      <w:tr w:rsidR="00AC538D" w:rsidRPr="00AC538D" w14:paraId="7E37A301" w14:textId="77777777" w:rsidTr="00D05ED3">
        <w:trPr>
          <w:trHeight w:val="290"/>
        </w:trPr>
        <w:tc>
          <w:tcPr>
            <w:tcW w:w="3823" w:type="dxa"/>
            <w:shd w:val="clear" w:color="auto" w:fill="auto"/>
            <w:noWrap/>
            <w:vAlign w:val="bottom"/>
            <w:hideMark/>
          </w:tcPr>
          <w:p w14:paraId="16314A9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C072D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4180793</w:t>
            </w:r>
          </w:p>
        </w:tc>
        <w:tc>
          <w:tcPr>
            <w:tcW w:w="4536" w:type="dxa"/>
            <w:shd w:val="clear" w:color="auto" w:fill="auto"/>
            <w:noWrap/>
            <w:vAlign w:val="bottom"/>
            <w:hideMark/>
          </w:tcPr>
          <w:p w14:paraId="3A7A3B09" w14:textId="15B016A6"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 xml:space="preserve">Malignant </w:t>
            </w:r>
            <w:r w:rsidR="00E90944" w:rsidRPr="00AC538D">
              <w:rPr>
                <w:rFonts w:ascii="Calibri" w:eastAsia="Times New Roman" w:hAnsi="Calibri" w:cs="Calibri"/>
                <w:color w:val="000000"/>
                <w:sz w:val="20"/>
                <w:szCs w:val="20"/>
                <w:lang w:val="en-GB" w:eastAsia="en-GB"/>
              </w:rPr>
              <w:t>tumour</w:t>
            </w:r>
            <w:r w:rsidRPr="00AC538D">
              <w:rPr>
                <w:rFonts w:ascii="Calibri" w:eastAsia="Times New Roman" w:hAnsi="Calibri" w:cs="Calibri"/>
                <w:color w:val="000000"/>
                <w:sz w:val="20"/>
                <w:szCs w:val="20"/>
                <w:lang w:val="en-GB" w:eastAsia="en-GB"/>
              </w:rPr>
              <w:t xml:space="preserve"> of pancreas</w:t>
            </w:r>
          </w:p>
        </w:tc>
      </w:tr>
      <w:tr w:rsidR="00AC538D" w:rsidRPr="002032A8" w14:paraId="2B8FD7C5" w14:textId="77777777" w:rsidTr="00D05ED3">
        <w:trPr>
          <w:trHeight w:val="290"/>
        </w:trPr>
        <w:tc>
          <w:tcPr>
            <w:tcW w:w="3823" w:type="dxa"/>
            <w:shd w:val="clear" w:color="auto" w:fill="auto"/>
            <w:noWrap/>
            <w:vAlign w:val="bottom"/>
            <w:hideMark/>
          </w:tcPr>
          <w:p w14:paraId="37755C4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C6277B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4178967</w:t>
            </w:r>
          </w:p>
        </w:tc>
        <w:tc>
          <w:tcPr>
            <w:tcW w:w="4536" w:type="dxa"/>
            <w:shd w:val="clear" w:color="auto" w:fill="auto"/>
            <w:noWrap/>
            <w:vAlign w:val="bottom"/>
            <w:hideMark/>
          </w:tcPr>
          <w:p w14:paraId="5896C852" w14:textId="750FE63C"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 xml:space="preserve">Malignant </w:t>
            </w:r>
            <w:r w:rsidR="00E90944" w:rsidRPr="00AC538D">
              <w:rPr>
                <w:rFonts w:ascii="Calibri" w:eastAsia="Times New Roman" w:hAnsi="Calibri" w:cs="Calibri"/>
                <w:color w:val="000000"/>
                <w:sz w:val="20"/>
                <w:szCs w:val="20"/>
                <w:lang w:val="en-GB" w:eastAsia="en-GB"/>
              </w:rPr>
              <w:t>tumour</w:t>
            </w:r>
            <w:r w:rsidRPr="00AC538D">
              <w:rPr>
                <w:rFonts w:ascii="Calibri" w:eastAsia="Times New Roman" w:hAnsi="Calibri" w:cs="Calibri"/>
                <w:color w:val="000000"/>
                <w:sz w:val="20"/>
                <w:szCs w:val="20"/>
                <w:lang w:val="en-GB" w:eastAsia="en-GB"/>
              </w:rPr>
              <w:t xml:space="preserve"> of head of pancreas</w:t>
            </w:r>
          </w:p>
        </w:tc>
      </w:tr>
      <w:tr w:rsidR="00AC538D" w:rsidRPr="002032A8" w14:paraId="1A0F9DEB" w14:textId="77777777" w:rsidTr="00D05ED3">
        <w:trPr>
          <w:trHeight w:val="290"/>
        </w:trPr>
        <w:tc>
          <w:tcPr>
            <w:tcW w:w="3823" w:type="dxa"/>
            <w:shd w:val="clear" w:color="auto" w:fill="auto"/>
            <w:noWrap/>
            <w:vAlign w:val="bottom"/>
            <w:hideMark/>
          </w:tcPr>
          <w:p w14:paraId="48555C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DBF4D9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4201481</w:t>
            </w:r>
          </w:p>
        </w:tc>
        <w:tc>
          <w:tcPr>
            <w:tcW w:w="4536" w:type="dxa"/>
            <w:shd w:val="clear" w:color="auto" w:fill="auto"/>
            <w:noWrap/>
            <w:vAlign w:val="bottom"/>
            <w:hideMark/>
          </w:tcPr>
          <w:p w14:paraId="7F0FBE97" w14:textId="0C9C702F"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 xml:space="preserve">Local recurrence of malignant </w:t>
            </w:r>
            <w:r w:rsidR="00E90944" w:rsidRPr="00AC538D">
              <w:rPr>
                <w:rFonts w:ascii="Calibri" w:eastAsia="Times New Roman" w:hAnsi="Calibri" w:cs="Calibri"/>
                <w:color w:val="000000"/>
                <w:sz w:val="20"/>
                <w:szCs w:val="20"/>
                <w:lang w:val="en-GB" w:eastAsia="en-GB"/>
              </w:rPr>
              <w:t>tumour</w:t>
            </w:r>
            <w:r w:rsidRPr="00AC538D">
              <w:rPr>
                <w:rFonts w:ascii="Calibri" w:eastAsia="Times New Roman" w:hAnsi="Calibri" w:cs="Calibri"/>
                <w:color w:val="000000"/>
                <w:sz w:val="20"/>
                <w:szCs w:val="20"/>
                <w:lang w:val="en-GB" w:eastAsia="en-GB"/>
              </w:rPr>
              <w:t xml:space="preserve"> of pancreas</w:t>
            </w:r>
          </w:p>
        </w:tc>
      </w:tr>
      <w:tr w:rsidR="00AC538D" w:rsidRPr="00AC538D" w14:paraId="5F586821" w14:textId="77777777" w:rsidTr="00D05ED3">
        <w:trPr>
          <w:trHeight w:val="290"/>
        </w:trPr>
        <w:tc>
          <w:tcPr>
            <w:tcW w:w="3823" w:type="dxa"/>
            <w:shd w:val="clear" w:color="auto" w:fill="auto"/>
            <w:noWrap/>
            <w:vAlign w:val="bottom"/>
            <w:hideMark/>
          </w:tcPr>
          <w:p w14:paraId="642A0B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C1A33D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37311469</w:t>
            </w:r>
          </w:p>
        </w:tc>
        <w:tc>
          <w:tcPr>
            <w:tcW w:w="4536" w:type="dxa"/>
            <w:shd w:val="clear" w:color="auto" w:fill="auto"/>
            <w:noWrap/>
            <w:vAlign w:val="bottom"/>
            <w:hideMark/>
          </w:tcPr>
          <w:p w14:paraId="5444680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Pancreatic ductal adenocarcinoma</w:t>
            </w:r>
          </w:p>
        </w:tc>
      </w:tr>
      <w:tr w:rsidR="00AC538D" w:rsidRPr="002032A8" w14:paraId="1AD8A673" w14:textId="77777777" w:rsidTr="00D05ED3">
        <w:trPr>
          <w:trHeight w:val="290"/>
        </w:trPr>
        <w:tc>
          <w:tcPr>
            <w:tcW w:w="3823" w:type="dxa"/>
            <w:shd w:val="clear" w:color="auto" w:fill="auto"/>
            <w:noWrap/>
            <w:vAlign w:val="bottom"/>
            <w:hideMark/>
          </w:tcPr>
          <w:p w14:paraId="5D9F96A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E6438C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192261</w:t>
            </w:r>
          </w:p>
        </w:tc>
        <w:tc>
          <w:tcPr>
            <w:tcW w:w="4536" w:type="dxa"/>
            <w:shd w:val="clear" w:color="auto" w:fill="auto"/>
            <w:noWrap/>
            <w:vAlign w:val="bottom"/>
            <w:hideMark/>
          </w:tcPr>
          <w:p w14:paraId="75E2DA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Overlapping malignant neoplasm of pancreas</w:t>
            </w:r>
          </w:p>
        </w:tc>
      </w:tr>
      <w:tr w:rsidR="00AC538D" w:rsidRPr="002032A8" w14:paraId="4F920547" w14:textId="77777777" w:rsidTr="00D05ED3">
        <w:trPr>
          <w:trHeight w:val="290"/>
        </w:trPr>
        <w:tc>
          <w:tcPr>
            <w:tcW w:w="3823" w:type="dxa"/>
            <w:shd w:val="clear" w:color="auto" w:fill="auto"/>
            <w:noWrap/>
            <w:vAlign w:val="bottom"/>
            <w:hideMark/>
          </w:tcPr>
          <w:p w14:paraId="047642F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7F32E7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609180</w:t>
            </w:r>
          </w:p>
        </w:tc>
        <w:tc>
          <w:tcPr>
            <w:tcW w:w="4536" w:type="dxa"/>
            <w:shd w:val="clear" w:color="auto" w:fill="auto"/>
            <w:noWrap/>
            <w:vAlign w:val="bottom"/>
            <w:hideMark/>
          </w:tcPr>
          <w:p w14:paraId="574A119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gastrointestinal stromal neoplasm of pancreas</w:t>
            </w:r>
          </w:p>
        </w:tc>
      </w:tr>
      <w:tr w:rsidR="00AC538D" w:rsidRPr="002032A8" w14:paraId="06B198F9" w14:textId="77777777" w:rsidTr="00D05ED3">
        <w:trPr>
          <w:trHeight w:val="290"/>
        </w:trPr>
        <w:tc>
          <w:tcPr>
            <w:tcW w:w="3823" w:type="dxa"/>
            <w:shd w:val="clear" w:color="auto" w:fill="auto"/>
            <w:noWrap/>
            <w:vAlign w:val="bottom"/>
            <w:hideMark/>
          </w:tcPr>
          <w:p w14:paraId="2FE167C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55843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4115272</w:t>
            </w:r>
          </w:p>
        </w:tc>
        <w:tc>
          <w:tcPr>
            <w:tcW w:w="4536" w:type="dxa"/>
            <w:shd w:val="clear" w:color="auto" w:fill="auto"/>
            <w:noWrap/>
            <w:vAlign w:val="bottom"/>
            <w:hideMark/>
          </w:tcPr>
          <w:p w14:paraId="5611DF5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ampulla of Vater</w:t>
            </w:r>
          </w:p>
        </w:tc>
      </w:tr>
      <w:tr w:rsidR="00AC538D" w:rsidRPr="002032A8" w14:paraId="1CE36C3B" w14:textId="77777777" w:rsidTr="00D05ED3">
        <w:trPr>
          <w:trHeight w:val="290"/>
        </w:trPr>
        <w:tc>
          <w:tcPr>
            <w:tcW w:w="3823" w:type="dxa"/>
            <w:shd w:val="clear" w:color="auto" w:fill="auto"/>
            <w:noWrap/>
            <w:vAlign w:val="bottom"/>
            <w:hideMark/>
          </w:tcPr>
          <w:p w14:paraId="66463AC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F4AF37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4243739</w:t>
            </w:r>
          </w:p>
        </w:tc>
        <w:tc>
          <w:tcPr>
            <w:tcW w:w="4536" w:type="dxa"/>
            <w:shd w:val="clear" w:color="auto" w:fill="auto"/>
            <w:noWrap/>
            <w:vAlign w:val="bottom"/>
            <w:hideMark/>
          </w:tcPr>
          <w:p w14:paraId="6969DA2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ampulla of Vater</w:t>
            </w:r>
          </w:p>
        </w:tc>
      </w:tr>
      <w:tr w:rsidR="00AC538D" w:rsidRPr="002032A8" w14:paraId="42C6B72A" w14:textId="77777777" w:rsidTr="00D05ED3">
        <w:trPr>
          <w:trHeight w:val="290"/>
        </w:trPr>
        <w:tc>
          <w:tcPr>
            <w:tcW w:w="3823" w:type="dxa"/>
            <w:shd w:val="clear" w:color="auto" w:fill="auto"/>
            <w:noWrap/>
            <w:vAlign w:val="bottom"/>
            <w:hideMark/>
          </w:tcPr>
          <w:p w14:paraId="5BBBC7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DD909A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4244497</w:t>
            </w:r>
          </w:p>
        </w:tc>
        <w:tc>
          <w:tcPr>
            <w:tcW w:w="4536" w:type="dxa"/>
            <w:shd w:val="clear" w:color="auto" w:fill="auto"/>
            <w:noWrap/>
            <w:vAlign w:val="bottom"/>
            <w:hideMark/>
          </w:tcPr>
          <w:p w14:paraId="1A54D04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islets of Langerhans</w:t>
            </w:r>
          </w:p>
        </w:tc>
      </w:tr>
      <w:tr w:rsidR="00AC538D" w:rsidRPr="002032A8" w14:paraId="0F87C64A" w14:textId="77777777" w:rsidTr="00D05ED3">
        <w:trPr>
          <w:trHeight w:val="290"/>
        </w:trPr>
        <w:tc>
          <w:tcPr>
            <w:tcW w:w="3823" w:type="dxa"/>
            <w:shd w:val="clear" w:color="auto" w:fill="auto"/>
            <w:noWrap/>
            <w:vAlign w:val="bottom"/>
            <w:hideMark/>
          </w:tcPr>
          <w:p w14:paraId="5C6DA6C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5A3853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4241795</w:t>
            </w:r>
          </w:p>
        </w:tc>
        <w:tc>
          <w:tcPr>
            <w:tcW w:w="4536" w:type="dxa"/>
            <w:shd w:val="clear" w:color="auto" w:fill="auto"/>
            <w:noWrap/>
            <w:vAlign w:val="bottom"/>
            <w:hideMark/>
          </w:tcPr>
          <w:p w14:paraId="1D3B85C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pancreatic duct</w:t>
            </w:r>
          </w:p>
        </w:tc>
      </w:tr>
      <w:tr w:rsidR="00AC538D" w:rsidRPr="002032A8" w14:paraId="768AD359" w14:textId="77777777" w:rsidTr="00D05ED3">
        <w:trPr>
          <w:trHeight w:val="290"/>
        </w:trPr>
        <w:tc>
          <w:tcPr>
            <w:tcW w:w="3823" w:type="dxa"/>
            <w:shd w:val="clear" w:color="auto" w:fill="auto"/>
            <w:noWrap/>
            <w:vAlign w:val="bottom"/>
            <w:hideMark/>
          </w:tcPr>
          <w:p w14:paraId="66CEB1B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2839E9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4099360</w:t>
            </w:r>
          </w:p>
        </w:tc>
        <w:tc>
          <w:tcPr>
            <w:tcW w:w="4536" w:type="dxa"/>
            <w:shd w:val="clear" w:color="auto" w:fill="auto"/>
            <w:noWrap/>
            <w:vAlign w:val="bottom"/>
            <w:hideMark/>
          </w:tcPr>
          <w:p w14:paraId="2E6868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sphincter of Oddi</w:t>
            </w:r>
          </w:p>
        </w:tc>
      </w:tr>
      <w:tr w:rsidR="00AC538D" w:rsidRPr="00AC538D" w14:paraId="41E36694" w14:textId="77777777" w:rsidTr="00D05ED3">
        <w:trPr>
          <w:trHeight w:val="290"/>
        </w:trPr>
        <w:tc>
          <w:tcPr>
            <w:tcW w:w="3823" w:type="dxa"/>
            <w:shd w:val="clear" w:color="auto" w:fill="auto"/>
            <w:noWrap/>
            <w:vAlign w:val="bottom"/>
            <w:hideMark/>
          </w:tcPr>
          <w:p w14:paraId="46DAF5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91AEFA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37017016</w:t>
            </w:r>
          </w:p>
        </w:tc>
        <w:tc>
          <w:tcPr>
            <w:tcW w:w="4536" w:type="dxa"/>
            <w:shd w:val="clear" w:color="auto" w:fill="auto"/>
            <w:noWrap/>
            <w:vAlign w:val="bottom"/>
            <w:hideMark/>
          </w:tcPr>
          <w:p w14:paraId="7968BB3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insulinoma</w:t>
            </w:r>
          </w:p>
        </w:tc>
      </w:tr>
      <w:tr w:rsidR="00AC538D" w:rsidRPr="002032A8" w14:paraId="4FEAD7EC" w14:textId="77777777" w:rsidTr="00D05ED3">
        <w:trPr>
          <w:trHeight w:val="290"/>
        </w:trPr>
        <w:tc>
          <w:tcPr>
            <w:tcW w:w="3823" w:type="dxa"/>
            <w:shd w:val="clear" w:color="auto" w:fill="auto"/>
            <w:noWrap/>
            <w:vAlign w:val="bottom"/>
            <w:hideMark/>
          </w:tcPr>
          <w:p w14:paraId="4BE312C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15371E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602009</w:t>
            </w:r>
          </w:p>
        </w:tc>
        <w:tc>
          <w:tcPr>
            <w:tcW w:w="4536" w:type="dxa"/>
            <w:shd w:val="clear" w:color="auto" w:fill="auto"/>
            <w:noWrap/>
            <w:vAlign w:val="bottom"/>
            <w:hideMark/>
          </w:tcPr>
          <w:p w14:paraId="59453AB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pancreatic duct</w:t>
            </w:r>
          </w:p>
        </w:tc>
      </w:tr>
      <w:tr w:rsidR="00AC538D" w:rsidRPr="002032A8" w14:paraId="23681D0B" w14:textId="77777777" w:rsidTr="00D05ED3">
        <w:trPr>
          <w:trHeight w:val="290"/>
        </w:trPr>
        <w:tc>
          <w:tcPr>
            <w:tcW w:w="3823" w:type="dxa"/>
            <w:shd w:val="clear" w:color="auto" w:fill="auto"/>
            <w:noWrap/>
            <w:vAlign w:val="bottom"/>
            <w:hideMark/>
          </w:tcPr>
          <w:p w14:paraId="7F6A573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DA0DB0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36715928</w:t>
            </w:r>
          </w:p>
        </w:tc>
        <w:tc>
          <w:tcPr>
            <w:tcW w:w="4536" w:type="dxa"/>
            <w:shd w:val="clear" w:color="auto" w:fill="auto"/>
            <w:noWrap/>
            <w:vAlign w:val="bottom"/>
            <w:hideMark/>
          </w:tcPr>
          <w:p w14:paraId="0F008E8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adenocarcinoma of ampulla of Vater</w:t>
            </w:r>
          </w:p>
        </w:tc>
      </w:tr>
      <w:tr w:rsidR="00AC538D" w:rsidRPr="002032A8" w14:paraId="1F7031B3" w14:textId="77777777" w:rsidTr="00D05ED3">
        <w:trPr>
          <w:trHeight w:val="290"/>
        </w:trPr>
        <w:tc>
          <w:tcPr>
            <w:tcW w:w="3823" w:type="dxa"/>
            <w:shd w:val="clear" w:color="auto" w:fill="auto"/>
            <w:noWrap/>
            <w:vAlign w:val="bottom"/>
            <w:hideMark/>
          </w:tcPr>
          <w:p w14:paraId="6C2F069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31C8F4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434293</w:t>
            </w:r>
          </w:p>
        </w:tc>
        <w:tc>
          <w:tcPr>
            <w:tcW w:w="4536" w:type="dxa"/>
            <w:shd w:val="clear" w:color="auto" w:fill="auto"/>
            <w:noWrap/>
            <w:vAlign w:val="bottom"/>
            <w:hideMark/>
          </w:tcPr>
          <w:p w14:paraId="59B2122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body of pancreas</w:t>
            </w:r>
          </w:p>
        </w:tc>
      </w:tr>
      <w:tr w:rsidR="00AC538D" w:rsidRPr="002032A8" w14:paraId="22AFAD58" w14:textId="77777777" w:rsidTr="00D05ED3">
        <w:trPr>
          <w:trHeight w:val="290"/>
        </w:trPr>
        <w:tc>
          <w:tcPr>
            <w:tcW w:w="3823" w:type="dxa"/>
            <w:shd w:val="clear" w:color="auto" w:fill="auto"/>
            <w:noWrap/>
            <w:vAlign w:val="bottom"/>
            <w:hideMark/>
          </w:tcPr>
          <w:p w14:paraId="2E2F625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ADC73E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432843</w:t>
            </w:r>
          </w:p>
        </w:tc>
        <w:tc>
          <w:tcPr>
            <w:tcW w:w="4536" w:type="dxa"/>
            <w:shd w:val="clear" w:color="auto" w:fill="auto"/>
            <w:noWrap/>
            <w:vAlign w:val="bottom"/>
            <w:hideMark/>
          </w:tcPr>
          <w:p w14:paraId="2658408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tail of pancreas</w:t>
            </w:r>
          </w:p>
        </w:tc>
      </w:tr>
      <w:tr w:rsidR="00AC538D" w:rsidRPr="002032A8" w14:paraId="3CD76C22" w14:textId="77777777" w:rsidTr="00D05ED3">
        <w:trPr>
          <w:trHeight w:val="290"/>
        </w:trPr>
        <w:tc>
          <w:tcPr>
            <w:tcW w:w="3823" w:type="dxa"/>
            <w:shd w:val="clear" w:color="auto" w:fill="auto"/>
            <w:noWrap/>
            <w:vAlign w:val="bottom"/>
            <w:hideMark/>
          </w:tcPr>
          <w:p w14:paraId="4899D4F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08B28C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4095437</w:t>
            </w:r>
          </w:p>
        </w:tc>
        <w:tc>
          <w:tcPr>
            <w:tcW w:w="4536" w:type="dxa"/>
            <w:shd w:val="clear" w:color="auto" w:fill="auto"/>
            <w:noWrap/>
            <w:vAlign w:val="bottom"/>
            <w:hideMark/>
          </w:tcPr>
          <w:p w14:paraId="05A8EEA2" w14:textId="3B130C26"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 xml:space="preserve">Malignant </w:t>
            </w:r>
            <w:r w:rsidR="00E90944" w:rsidRPr="00AC538D">
              <w:rPr>
                <w:rFonts w:ascii="Calibri" w:eastAsia="Times New Roman" w:hAnsi="Calibri" w:cs="Calibri"/>
                <w:color w:val="000000"/>
                <w:sz w:val="20"/>
                <w:szCs w:val="20"/>
                <w:lang w:val="en-GB" w:eastAsia="en-GB"/>
              </w:rPr>
              <w:t>tumour</w:t>
            </w:r>
            <w:r w:rsidRPr="00AC538D">
              <w:rPr>
                <w:rFonts w:ascii="Calibri" w:eastAsia="Times New Roman" w:hAnsi="Calibri" w:cs="Calibri"/>
                <w:color w:val="000000"/>
                <w:sz w:val="20"/>
                <w:szCs w:val="20"/>
                <w:lang w:val="en-GB" w:eastAsia="en-GB"/>
              </w:rPr>
              <w:t xml:space="preserve"> of Islets of Langerhans</w:t>
            </w:r>
          </w:p>
        </w:tc>
      </w:tr>
      <w:tr w:rsidR="00AC538D" w:rsidRPr="002032A8" w14:paraId="1BB9B29D" w14:textId="77777777" w:rsidTr="00D05ED3">
        <w:trPr>
          <w:trHeight w:val="290"/>
        </w:trPr>
        <w:tc>
          <w:tcPr>
            <w:tcW w:w="3823" w:type="dxa"/>
            <w:shd w:val="clear" w:color="auto" w:fill="auto"/>
            <w:noWrap/>
            <w:vAlign w:val="bottom"/>
            <w:hideMark/>
          </w:tcPr>
          <w:p w14:paraId="2F5C1F6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C2E98F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25486</w:t>
            </w:r>
          </w:p>
        </w:tc>
        <w:tc>
          <w:tcPr>
            <w:tcW w:w="4536" w:type="dxa"/>
            <w:shd w:val="clear" w:color="auto" w:fill="auto"/>
            <w:noWrap/>
            <w:vAlign w:val="bottom"/>
            <w:hideMark/>
          </w:tcPr>
          <w:p w14:paraId="22AE81E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islets of Langerhans</w:t>
            </w:r>
          </w:p>
        </w:tc>
      </w:tr>
      <w:tr w:rsidR="00AC538D" w:rsidRPr="002032A8" w14:paraId="5D310493" w14:textId="77777777" w:rsidTr="00D05ED3">
        <w:trPr>
          <w:trHeight w:val="290"/>
        </w:trPr>
        <w:tc>
          <w:tcPr>
            <w:tcW w:w="3823" w:type="dxa"/>
            <w:shd w:val="clear" w:color="auto" w:fill="auto"/>
            <w:noWrap/>
            <w:vAlign w:val="bottom"/>
            <w:hideMark/>
          </w:tcPr>
          <w:p w14:paraId="3E06000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73B37C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37116589</w:t>
            </w:r>
          </w:p>
        </w:tc>
        <w:tc>
          <w:tcPr>
            <w:tcW w:w="4536" w:type="dxa"/>
            <w:shd w:val="clear" w:color="auto" w:fill="auto"/>
            <w:noWrap/>
            <w:vAlign w:val="bottom"/>
            <w:hideMark/>
          </w:tcPr>
          <w:p w14:paraId="05D87C9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neuroendocrine neoplasm of ampulla of Vater</w:t>
            </w:r>
          </w:p>
        </w:tc>
      </w:tr>
      <w:tr w:rsidR="00AC538D" w:rsidRPr="002032A8" w14:paraId="19E93FEF" w14:textId="77777777" w:rsidTr="00D05ED3">
        <w:trPr>
          <w:trHeight w:val="290"/>
        </w:trPr>
        <w:tc>
          <w:tcPr>
            <w:tcW w:w="3823" w:type="dxa"/>
            <w:shd w:val="clear" w:color="auto" w:fill="auto"/>
            <w:noWrap/>
            <w:vAlign w:val="bottom"/>
            <w:hideMark/>
          </w:tcPr>
          <w:p w14:paraId="3C89531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B44A0F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441225</w:t>
            </w:r>
          </w:p>
        </w:tc>
        <w:tc>
          <w:tcPr>
            <w:tcW w:w="4536" w:type="dxa"/>
            <w:shd w:val="clear" w:color="auto" w:fill="auto"/>
            <w:noWrap/>
            <w:vAlign w:val="bottom"/>
            <w:hideMark/>
          </w:tcPr>
          <w:p w14:paraId="12DF41B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ampulla of Vater</w:t>
            </w:r>
          </w:p>
        </w:tc>
      </w:tr>
      <w:tr w:rsidR="00AC538D" w:rsidRPr="002032A8" w14:paraId="3EBBB6B9" w14:textId="77777777" w:rsidTr="00D05ED3">
        <w:trPr>
          <w:trHeight w:val="290"/>
        </w:trPr>
        <w:tc>
          <w:tcPr>
            <w:tcW w:w="3823" w:type="dxa"/>
            <w:shd w:val="clear" w:color="auto" w:fill="auto"/>
            <w:noWrap/>
            <w:vAlign w:val="bottom"/>
            <w:hideMark/>
          </w:tcPr>
          <w:p w14:paraId="244672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DA7D31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4092069</w:t>
            </w:r>
          </w:p>
        </w:tc>
        <w:tc>
          <w:tcPr>
            <w:tcW w:w="4536" w:type="dxa"/>
            <w:shd w:val="clear" w:color="auto" w:fill="auto"/>
            <w:noWrap/>
            <w:vAlign w:val="bottom"/>
            <w:hideMark/>
          </w:tcPr>
          <w:p w14:paraId="6A5AF6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sphincter of Oddi</w:t>
            </w:r>
          </w:p>
        </w:tc>
      </w:tr>
      <w:tr w:rsidR="00AC538D" w:rsidRPr="002032A8" w14:paraId="4F56691C" w14:textId="77777777" w:rsidTr="00D05ED3">
        <w:trPr>
          <w:trHeight w:val="290"/>
        </w:trPr>
        <w:tc>
          <w:tcPr>
            <w:tcW w:w="3823" w:type="dxa"/>
            <w:shd w:val="clear" w:color="auto" w:fill="auto"/>
            <w:noWrap/>
            <w:vAlign w:val="bottom"/>
            <w:hideMark/>
          </w:tcPr>
          <w:p w14:paraId="425DA8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E0D9A2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4178966</w:t>
            </w:r>
          </w:p>
        </w:tc>
        <w:tc>
          <w:tcPr>
            <w:tcW w:w="4536" w:type="dxa"/>
            <w:shd w:val="clear" w:color="auto" w:fill="auto"/>
            <w:noWrap/>
            <w:vAlign w:val="bottom"/>
            <w:hideMark/>
          </w:tcPr>
          <w:p w14:paraId="0AE0061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ampulla of Vater</w:t>
            </w:r>
          </w:p>
        </w:tc>
      </w:tr>
      <w:tr w:rsidR="00AC538D" w:rsidRPr="002032A8" w14:paraId="59185F63" w14:textId="77777777" w:rsidTr="00D05ED3">
        <w:trPr>
          <w:trHeight w:val="290"/>
        </w:trPr>
        <w:tc>
          <w:tcPr>
            <w:tcW w:w="3823" w:type="dxa"/>
            <w:shd w:val="clear" w:color="auto" w:fill="auto"/>
            <w:noWrap/>
            <w:vAlign w:val="bottom"/>
            <w:hideMark/>
          </w:tcPr>
          <w:p w14:paraId="410B3F5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789190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4094866</w:t>
            </w:r>
          </w:p>
        </w:tc>
        <w:tc>
          <w:tcPr>
            <w:tcW w:w="4536" w:type="dxa"/>
            <w:shd w:val="clear" w:color="auto" w:fill="auto"/>
            <w:noWrap/>
            <w:vAlign w:val="bottom"/>
            <w:hideMark/>
          </w:tcPr>
          <w:p w14:paraId="1193405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pancreatic duct</w:t>
            </w:r>
          </w:p>
        </w:tc>
      </w:tr>
      <w:tr w:rsidR="00AC538D" w:rsidRPr="002032A8" w14:paraId="212D23F8" w14:textId="77777777" w:rsidTr="00D05ED3">
        <w:trPr>
          <w:trHeight w:val="290"/>
        </w:trPr>
        <w:tc>
          <w:tcPr>
            <w:tcW w:w="3823" w:type="dxa"/>
            <w:shd w:val="clear" w:color="auto" w:fill="auto"/>
            <w:noWrap/>
            <w:vAlign w:val="bottom"/>
            <w:hideMark/>
          </w:tcPr>
          <w:p w14:paraId="171036A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40C73E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433423</w:t>
            </w:r>
          </w:p>
        </w:tc>
        <w:tc>
          <w:tcPr>
            <w:tcW w:w="4536" w:type="dxa"/>
            <w:shd w:val="clear" w:color="auto" w:fill="auto"/>
            <w:noWrap/>
            <w:vAlign w:val="bottom"/>
            <w:hideMark/>
          </w:tcPr>
          <w:p w14:paraId="4CC79F0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pancreatic duct</w:t>
            </w:r>
          </w:p>
        </w:tc>
      </w:tr>
      <w:tr w:rsidR="00AC538D" w:rsidRPr="002032A8" w14:paraId="17115D63" w14:textId="77777777" w:rsidTr="00D05ED3">
        <w:trPr>
          <w:trHeight w:val="290"/>
        </w:trPr>
        <w:tc>
          <w:tcPr>
            <w:tcW w:w="3823" w:type="dxa"/>
            <w:shd w:val="clear" w:color="auto" w:fill="auto"/>
            <w:noWrap/>
            <w:vAlign w:val="bottom"/>
            <w:hideMark/>
          </w:tcPr>
          <w:p w14:paraId="5BC992B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F0D99F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199754</w:t>
            </w:r>
          </w:p>
        </w:tc>
        <w:tc>
          <w:tcPr>
            <w:tcW w:w="4536" w:type="dxa"/>
            <w:shd w:val="clear" w:color="auto" w:fill="auto"/>
            <w:noWrap/>
            <w:vAlign w:val="bottom"/>
            <w:hideMark/>
          </w:tcPr>
          <w:p w14:paraId="27D7A63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pancreas</w:t>
            </w:r>
          </w:p>
        </w:tc>
      </w:tr>
      <w:tr w:rsidR="00AC538D" w:rsidRPr="002032A8" w14:paraId="6CCA884D" w14:textId="77777777" w:rsidTr="00D05ED3">
        <w:trPr>
          <w:trHeight w:val="290"/>
        </w:trPr>
        <w:tc>
          <w:tcPr>
            <w:tcW w:w="3823" w:type="dxa"/>
            <w:shd w:val="clear" w:color="auto" w:fill="auto"/>
            <w:noWrap/>
            <w:vAlign w:val="bottom"/>
            <w:hideMark/>
          </w:tcPr>
          <w:p w14:paraId="10384FA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B552F8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601133</w:t>
            </w:r>
          </w:p>
        </w:tc>
        <w:tc>
          <w:tcPr>
            <w:tcW w:w="4536" w:type="dxa"/>
            <w:shd w:val="clear" w:color="auto" w:fill="auto"/>
            <w:noWrap/>
            <w:vAlign w:val="bottom"/>
            <w:hideMark/>
          </w:tcPr>
          <w:p w14:paraId="6E0C66A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neck of pancreas</w:t>
            </w:r>
          </w:p>
        </w:tc>
      </w:tr>
      <w:tr w:rsidR="00AC538D" w:rsidRPr="00AC538D" w14:paraId="79CE8B9D" w14:textId="77777777" w:rsidTr="00D05ED3">
        <w:trPr>
          <w:trHeight w:val="290"/>
        </w:trPr>
        <w:tc>
          <w:tcPr>
            <w:tcW w:w="3823" w:type="dxa"/>
            <w:shd w:val="clear" w:color="auto" w:fill="auto"/>
            <w:noWrap/>
            <w:vAlign w:val="bottom"/>
            <w:hideMark/>
          </w:tcPr>
          <w:p w14:paraId="30DBF36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114780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40391739</w:t>
            </w:r>
          </w:p>
        </w:tc>
        <w:tc>
          <w:tcPr>
            <w:tcW w:w="4536" w:type="dxa"/>
            <w:shd w:val="clear" w:color="auto" w:fill="auto"/>
            <w:noWrap/>
            <w:vAlign w:val="bottom"/>
            <w:hideMark/>
          </w:tcPr>
          <w:p w14:paraId="094D695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Pancreatoblastoma</w:t>
            </w:r>
          </w:p>
        </w:tc>
      </w:tr>
      <w:tr w:rsidR="00AC538D" w:rsidRPr="002032A8" w14:paraId="24ABC918" w14:textId="77777777" w:rsidTr="00D05ED3">
        <w:trPr>
          <w:trHeight w:val="290"/>
        </w:trPr>
        <w:tc>
          <w:tcPr>
            <w:tcW w:w="3823" w:type="dxa"/>
            <w:shd w:val="clear" w:color="auto" w:fill="auto"/>
            <w:noWrap/>
            <w:vAlign w:val="bottom"/>
            <w:hideMark/>
          </w:tcPr>
          <w:p w14:paraId="03CEF20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52876B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37395837</w:t>
            </w:r>
          </w:p>
        </w:tc>
        <w:tc>
          <w:tcPr>
            <w:tcW w:w="4536" w:type="dxa"/>
            <w:shd w:val="clear" w:color="auto" w:fill="auto"/>
            <w:noWrap/>
            <w:vAlign w:val="bottom"/>
            <w:hideMark/>
          </w:tcPr>
          <w:p w14:paraId="6C5F72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Familial malignant neoplasm of pancreas</w:t>
            </w:r>
          </w:p>
        </w:tc>
      </w:tr>
      <w:tr w:rsidR="00AC538D" w:rsidRPr="002032A8" w14:paraId="6C2EA8FC" w14:textId="77777777" w:rsidTr="00D05ED3">
        <w:trPr>
          <w:trHeight w:val="290"/>
        </w:trPr>
        <w:tc>
          <w:tcPr>
            <w:tcW w:w="3823" w:type="dxa"/>
            <w:shd w:val="clear" w:color="auto" w:fill="auto"/>
            <w:noWrap/>
            <w:vAlign w:val="bottom"/>
            <w:hideMark/>
          </w:tcPr>
          <w:p w14:paraId="6D4E5FB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2BB63B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440649</w:t>
            </w:r>
          </w:p>
        </w:tc>
        <w:tc>
          <w:tcPr>
            <w:tcW w:w="4536" w:type="dxa"/>
            <w:shd w:val="clear" w:color="auto" w:fill="auto"/>
            <w:noWrap/>
            <w:vAlign w:val="bottom"/>
            <w:hideMark/>
          </w:tcPr>
          <w:p w14:paraId="19EE75E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head of pancreas</w:t>
            </w:r>
          </w:p>
        </w:tc>
      </w:tr>
      <w:tr w:rsidR="00AC538D" w:rsidRPr="002032A8" w14:paraId="5C79FABD" w14:textId="77777777" w:rsidTr="00D05ED3">
        <w:trPr>
          <w:trHeight w:val="290"/>
        </w:trPr>
        <w:tc>
          <w:tcPr>
            <w:tcW w:w="3823" w:type="dxa"/>
            <w:shd w:val="clear" w:color="auto" w:fill="auto"/>
            <w:noWrap/>
            <w:vAlign w:val="bottom"/>
            <w:hideMark/>
          </w:tcPr>
          <w:p w14:paraId="5515CB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03EF62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4092074</w:t>
            </w:r>
          </w:p>
        </w:tc>
        <w:tc>
          <w:tcPr>
            <w:tcW w:w="4536" w:type="dxa"/>
            <w:shd w:val="clear" w:color="auto" w:fill="auto"/>
            <w:noWrap/>
            <w:vAlign w:val="bottom"/>
            <w:hideMark/>
          </w:tcPr>
          <w:p w14:paraId="4A77440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neoplasm of ectopic pancreatic tissue</w:t>
            </w:r>
          </w:p>
        </w:tc>
      </w:tr>
      <w:tr w:rsidR="00AC538D" w:rsidRPr="002032A8" w14:paraId="05F2AB3D" w14:textId="77777777" w:rsidTr="00D05ED3">
        <w:trPr>
          <w:trHeight w:val="290"/>
        </w:trPr>
        <w:tc>
          <w:tcPr>
            <w:tcW w:w="3823" w:type="dxa"/>
            <w:shd w:val="clear" w:color="auto" w:fill="auto"/>
            <w:noWrap/>
            <w:vAlign w:val="bottom"/>
            <w:hideMark/>
          </w:tcPr>
          <w:p w14:paraId="4E950CF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71F0D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42536743</w:t>
            </w:r>
          </w:p>
        </w:tc>
        <w:tc>
          <w:tcPr>
            <w:tcW w:w="4536" w:type="dxa"/>
            <w:shd w:val="clear" w:color="auto" w:fill="auto"/>
            <w:noWrap/>
            <w:vAlign w:val="bottom"/>
            <w:hideMark/>
          </w:tcPr>
          <w:p w14:paraId="0D4AB4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neuroendocrine neoplasm of pancreas</w:t>
            </w:r>
          </w:p>
        </w:tc>
      </w:tr>
      <w:tr w:rsidR="00AC538D" w:rsidRPr="002032A8" w14:paraId="1D83EC11" w14:textId="77777777" w:rsidTr="00D05ED3">
        <w:trPr>
          <w:trHeight w:val="290"/>
        </w:trPr>
        <w:tc>
          <w:tcPr>
            <w:tcW w:w="3823" w:type="dxa"/>
            <w:shd w:val="clear" w:color="auto" w:fill="auto"/>
            <w:noWrap/>
            <w:vAlign w:val="bottom"/>
            <w:hideMark/>
          </w:tcPr>
          <w:p w14:paraId="499FF36A" w14:textId="1DA0D728"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b/>
                <w:bCs/>
                <w:color w:val="000000"/>
                <w:sz w:val="20"/>
                <w:szCs w:val="20"/>
                <w:lang w:val="en-GB" w:eastAsia="en-GB"/>
              </w:rPr>
              <w:t>Ovary</w:t>
            </w:r>
            <w:r w:rsidRPr="00AC538D">
              <w:rPr>
                <w:rFonts w:ascii="Calibri" w:eastAsia="Times New Roman" w:hAnsi="Calibri" w:cs="Calibri"/>
                <w:color w:val="000000"/>
                <w:sz w:val="20"/>
                <w:szCs w:val="20"/>
                <w:lang w:val="en-GB" w:eastAsia="en-GB"/>
              </w:rPr>
              <w:t xml:space="preserve">; </w:t>
            </w:r>
            <w:hyperlink r:id="rId35" w:anchor="/cohortdefinition/1788646/conceptsets/" w:history="1">
              <w:r w:rsidR="002B7798" w:rsidRPr="00AC538D">
                <w:rPr>
                  <w:rStyle w:val="Hyperlink"/>
                  <w:rFonts w:ascii="Calibri" w:eastAsia="Times New Roman" w:hAnsi="Calibri" w:cs="Calibri"/>
                  <w:lang w:val="en-GB" w:eastAsia="en-GB"/>
                </w:rPr>
                <w:t>https://atlas-demo.ohdsi.org/#/cohortdefinition/1788646/conceptsets/</w:t>
              </w:r>
            </w:hyperlink>
            <w:r w:rsidR="002B7798">
              <w:rPr>
                <w:rFonts w:ascii="Calibri" w:eastAsia="Times New Roman" w:hAnsi="Calibri" w:cs="Calibri"/>
                <w:color w:val="000000"/>
                <w:sz w:val="20"/>
                <w:szCs w:val="20"/>
                <w:lang w:val="en-GB" w:eastAsia="en-GB"/>
              </w:rPr>
              <w:t xml:space="preserve"> </w:t>
            </w:r>
            <w:r w:rsidRPr="00AC538D">
              <w:rPr>
                <w:rFonts w:ascii="Calibri" w:eastAsia="Times New Roman" w:hAnsi="Calibri" w:cs="Calibri"/>
                <w:color w:val="000000"/>
                <w:sz w:val="20"/>
                <w:szCs w:val="20"/>
                <w:lang w:val="en-GB" w:eastAsia="en-GB"/>
              </w:rPr>
              <w:t xml:space="preserve"> </w:t>
            </w:r>
            <w:r w:rsidR="002B7798">
              <w:rPr>
                <w:rFonts w:ascii="Calibri" w:eastAsia="Times New Roman" w:hAnsi="Calibri" w:cs="Calibri"/>
                <w:color w:val="000000"/>
                <w:sz w:val="20"/>
                <w:szCs w:val="20"/>
                <w:lang w:val="en-GB" w:eastAsia="en-GB"/>
              </w:rPr>
              <w:t xml:space="preserve"> </w:t>
            </w:r>
          </w:p>
        </w:tc>
        <w:tc>
          <w:tcPr>
            <w:tcW w:w="1134" w:type="dxa"/>
            <w:shd w:val="clear" w:color="auto" w:fill="auto"/>
            <w:noWrap/>
            <w:vAlign w:val="bottom"/>
            <w:hideMark/>
          </w:tcPr>
          <w:p w14:paraId="184A02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764925</w:t>
            </w:r>
          </w:p>
        </w:tc>
        <w:tc>
          <w:tcPr>
            <w:tcW w:w="4536" w:type="dxa"/>
            <w:shd w:val="clear" w:color="auto" w:fill="auto"/>
            <w:noWrap/>
            <w:vAlign w:val="bottom"/>
            <w:hideMark/>
          </w:tcPr>
          <w:p w14:paraId="6A4CC08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Ovarian cancer genetic marker of susceptibility positive</w:t>
            </w:r>
          </w:p>
        </w:tc>
      </w:tr>
      <w:tr w:rsidR="00AC538D" w:rsidRPr="00AC538D" w14:paraId="1209AA16" w14:textId="77777777" w:rsidTr="00D05ED3">
        <w:trPr>
          <w:trHeight w:val="290"/>
        </w:trPr>
        <w:tc>
          <w:tcPr>
            <w:tcW w:w="3823" w:type="dxa"/>
            <w:shd w:val="clear" w:color="auto" w:fill="auto"/>
            <w:noWrap/>
            <w:vAlign w:val="bottom"/>
            <w:hideMark/>
          </w:tcPr>
          <w:p w14:paraId="690411E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C2FC0E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4307838</w:t>
            </w:r>
          </w:p>
        </w:tc>
        <w:tc>
          <w:tcPr>
            <w:tcW w:w="4536" w:type="dxa"/>
            <w:shd w:val="clear" w:color="auto" w:fill="auto"/>
            <w:noWrap/>
            <w:vAlign w:val="bottom"/>
            <w:hideMark/>
          </w:tcPr>
          <w:p w14:paraId="2F09478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Ovarian cancer, disseminated</w:t>
            </w:r>
          </w:p>
        </w:tc>
      </w:tr>
      <w:tr w:rsidR="00AC538D" w:rsidRPr="002032A8" w14:paraId="599BF96A" w14:textId="77777777" w:rsidTr="00D05ED3">
        <w:trPr>
          <w:trHeight w:val="290"/>
        </w:trPr>
        <w:tc>
          <w:tcPr>
            <w:tcW w:w="3823" w:type="dxa"/>
            <w:shd w:val="clear" w:color="auto" w:fill="auto"/>
            <w:noWrap/>
            <w:vAlign w:val="bottom"/>
            <w:hideMark/>
          </w:tcPr>
          <w:p w14:paraId="17CECFA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40031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36674976</w:t>
            </w:r>
          </w:p>
        </w:tc>
        <w:tc>
          <w:tcPr>
            <w:tcW w:w="4536" w:type="dxa"/>
            <w:shd w:val="clear" w:color="auto" w:fill="auto"/>
            <w:noWrap/>
            <w:vAlign w:val="bottom"/>
            <w:hideMark/>
          </w:tcPr>
          <w:p w14:paraId="4684396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Hereditary site-specific ovarian cancer syndrome</w:t>
            </w:r>
          </w:p>
        </w:tc>
      </w:tr>
      <w:tr w:rsidR="00AC538D" w:rsidRPr="00AC538D" w14:paraId="076E6D75" w14:textId="77777777" w:rsidTr="00D05ED3">
        <w:trPr>
          <w:trHeight w:val="290"/>
        </w:trPr>
        <w:tc>
          <w:tcPr>
            <w:tcW w:w="3823" w:type="dxa"/>
            <w:shd w:val="clear" w:color="auto" w:fill="auto"/>
            <w:noWrap/>
            <w:vAlign w:val="bottom"/>
            <w:hideMark/>
          </w:tcPr>
          <w:p w14:paraId="4FBC4A2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5756A3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37208178</w:t>
            </w:r>
          </w:p>
        </w:tc>
        <w:tc>
          <w:tcPr>
            <w:tcW w:w="4536" w:type="dxa"/>
            <w:shd w:val="clear" w:color="auto" w:fill="auto"/>
            <w:noWrap/>
            <w:vAlign w:val="bottom"/>
            <w:hideMark/>
          </w:tcPr>
          <w:p w14:paraId="0477EA9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Recurrent ovarian cancer</w:t>
            </w:r>
          </w:p>
        </w:tc>
      </w:tr>
      <w:tr w:rsidR="00AC538D" w:rsidRPr="002032A8" w14:paraId="725F4640" w14:textId="77777777" w:rsidTr="00D05ED3">
        <w:trPr>
          <w:trHeight w:val="290"/>
        </w:trPr>
        <w:tc>
          <w:tcPr>
            <w:tcW w:w="3823" w:type="dxa"/>
            <w:shd w:val="clear" w:color="auto" w:fill="auto"/>
            <w:noWrap/>
            <w:vAlign w:val="bottom"/>
            <w:hideMark/>
          </w:tcPr>
          <w:p w14:paraId="3269DE7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289826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37397555</w:t>
            </w:r>
          </w:p>
        </w:tc>
        <w:tc>
          <w:tcPr>
            <w:tcW w:w="4536" w:type="dxa"/>
            <w:shd w:val="clear" w:color="auto" w:fill="auto"/>
            <w:noWrap/>
            <w:vAlign w:val="bottom"/>
            <w:hideMark/>
          </w:tcPr>
          <w:p w14:paraId="105D9D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Hereditary breast and ovarian cancer syndrome</w:t>
            </w:r>
          </w:p>
        </w:tc>
      </w:tr>
      <w:tr w:rsidR="00AC538D" w:rsidRPr="002032A8" w14:paraId="6F2BB802" w14:textId="77777777" w:rsidTr="00D05ED3">
        <w:trPr>
          <w:trHeight w:val="290"/>
        </w:trPr>
        <w:tc>
          <w:tcPr>
            <w:tcW w:w="3823" w:type="dxa"/>
            <w:shd w:val="clear" w:color="auto" w:fill="auto"/>
            <w:noWrap/>
            <w:vAlign w:val="bottom"/>
            <w:hideMark/>
          </w:tcPr>
          <w:p w14:paraId="4C17047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A13A6A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4112864</w:t>
            </w:r>
          </w:p>
        </w:tc>
        <w:tc>
          <w:tcPr>
            <w:tcW w:w="4536" w:type="dxa"/>
            <w:shd w:val="clear" w:color="auto" w:fill="auto"/>
            <w:noWrap/>
            <w:vAlign w:val="bottom"/>
            <w:hideMark/>
          </w:tcPr>
          <w:p w14:paraId="4EECD8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germ cell tumor of ovary</w:t>
            </w:r>
          </w:p>
        </w:tc>
      </w:tr>
      <w:tr w:rsidR="00AC538D" w:rsidRPr="002032A8" w14:paraId="26E3041A" w14:textId="77777777" w:rsidTr="00D05ED3">
        <w:trPr>
          <w:trHeight w:val="290"/>
        </w:trPr>
        <w:tc>
          <w:tcPr>
            <w:tcW w:w="3823" w:type="dxa"/>
            <w:shd w:val="clear" w:color="auto" w:fill="auto"/>
            <w:noWrap/>
            <w:vAlign w:val="bottom"/>
            <w:hideMark/>
          </w:tcPr>
          <w:p w14:paraId="7B3F1F0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F957A5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4116073</w:t>
            </w:r>
          </w:p>
        </w:tc>
        <w:tc>
          <w:tcPr>
            <w:tcW w:w="4536" w:type="dxa"/>
            <w:shd w:val="clear" w:color="auto" w:fill="auto"/>
            <w:noWrap/>
            <w:vAlign w:val="bottom"/>
            <w:hideMark/>
          </w:tcPr>
          <w:p w14:paraId="6483947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epithelial tumor of ovary</w:t>
            </w:r>
          </w:p>
        </w:tc>
      </w:tr>
      <w:tr w:rsidR="00AC538D" w:rsidRPr="002032A8" w14:paraId="26138CEA" w14:textId="77777777" w:rsidTr="00D05ED3">
        <w:trPr>
          <w:trHeight w:val="290"/>
        </w:trPr>
        <w:tc>
          <w:tcPr>
            <w:tcW w:w="3823" w:type="dxa"/>
            <w:shd w:val="clear" w:color="auto" w:fill="auto"/>
            <w:noWrap/>
            <w:vAlign w:val="bottom"/>
            <w:hideMark/>
          </w:tcPr>
          <w:p w14:paraId="6E212AB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97197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4116074</w:t>
            </w:r>
          </w:p>
        </w:tc>
        <w:tc>
          <w:tcPr>
            <w:tcW w:w="4536" w:type="dxa"/>
            <w:shd w:val="clear" w:color="auto" w:fill="auto"/>
            <w:noWrap/>
            <w:vAlign w:val="bottom"/>
            <w:hideMark/>
          </w:tcPr>
          <w:p w14:paraId="65DE8EA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sex cord tumor of ovary</w:t>
            </w:r>
          </w:p>
        </w:tc>
      </w:tr>
      <w:tr w:rsidR="00AC538D" w:rsidRPr="00AC538D" w14:paraId="0A01E82A" w14:textId="77777777" w:rsidTr="00D05ED3">
        <w:trPr>
          <w:trHeight w:val="290"/>
        </w:trPr>
        <w:tc>
          <w:tcPr>
            <w:tcW w:w="3823" w:type="dxa"/>
            <w:shd w:val="clear" w:color="auto" w:fill="auto"/>
            <w:noWrap/>
            <w:vAlign w:val="bottom"/>
            <w:hideMark/>
          </w:tcPr>
          <w:p w14:paraId="5711A43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AD6404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4181351</w:t>
            </w:r>
          </w:p>
        </w:tc>
        <w:tc>
          <w:tcPr>
            <w:tcW w:w="4536" w:type="dxa"/>
            <w:shd w:val="clear" w:color="auto" w:fill="auto"/>
            <w:noWrap/>
            <w:vAlign w:val="bottom"/>
            <w:hideMark/>
          </w:tcPr>
          <w:p w14:paraId="686BC8C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of ovary</w:t>
            </w:r>
          </w:p>
        </w:tc>
      </w:tr>
      <w:tr w:rsidR="00AC538D" w:rsidRPr="002032A8" w14:paraId="31F861BC" w14:textId="77777777" w:rsidTr="00D05ED3">
        <w:trPr>
          <w:trHeight w:val="290"/>
        </w:trPr>
        <w:tc>
          <w:tcPr>
            <w:tcW w:w="3823" w:type="dxa"/>
            <w:shd w:val="clear" w:color="auto" w:fill="auto"/>
            <w:noWrap/>
            <w:vAlign w:val="bottom"/>
            <w:hideMark/>
          </w:tcPr>
          <w:p w14:paraId="0634486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EC9A9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4240443</w:t>
            </w:r>
          </w:p>
        </w:tc>
        <w:tc>
          <w:tcPr>
            <w:tcW w:w="4536" w:type="dxa"/>
            <w:shd w:val="clear" w:color="auto" w:fill="auto"/>
            <w:noWrap/>
            <w:vAlign w:val="bottom"/>
            <w:hideMark/>
          </w:tcPr>
          <w:p w14:paraId="3969FC1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T1c (IC): Tumor limited to one or both ovaries</w:t>
            </w:r>
          </w:p>
        </w:tc>
      </w:tr>
      <w:tr w:rsidR="00AC538D" w:rsidRPr="002032A8" w14:paraId="6B66DB22" w14:textId="77777777" w:rsidTr="00D05ED3">
        <w:trPr>
          <w:trHeight w:val="290"/>
        </w:trPr>
        <w:tc>
          <w:tcPr>
            <w:tcW w:w="3823" w:type="dxa"/>
            <w:shd w:val="clear" w:color="auto" w:fill="auto"/>
            <w:noWrap/>
            <w:vAlign w:val="bottom"/>
            <w:hideMark/>
          </w:tcPr>
          <w:p w14:paraId="20CA344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84540F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4265308</w:t>
            </w:r>
          </w:p>
        </w:tc>
        <w:tc>
          <w:tcPr>
            <w:tcW w:w="4536" w:type="dxa"/>
            <w:shd w:val="clear" w:color="auto" w:fill="auto"/>
            <w:noWrap/>
            <w:vAlign w:val="bottom"/>
            <w:hideMark/>
          </w:tcPr>
          <w:p w14:paraId="63DB340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 xml:space="preserve">pT1c (IC): Tumor limited to one or both ovaries </w:t>
            </w:r>
          </w:p>
        </w:tc>
      </w:tr>
      <w:tr w:rsidR="00AC538D" w:rsidRPr="00AC538D" w14:paraId="01E62766" w14:textId="77777777" w:rsidTr="00D05ED3">
        <w:trPr>
          <w:trHeight w:val="290"/>
        </w:trPr>
        <w:tc>
          <w:tcPr>
            <w:tcW w:w="3823" w:type="dxa"/>
            <w:shd w:val="clear" w:color="auto" w:fill="auto"/>
            <w:noWrap/>
            <w:vAlign w:val="bottom"/>
            <w:hideMark/>
          </w:tcPr>
          <w:p w14:paraId="63F1A0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79C110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4110863</w:t>
            </w:r>
          </w:p>
        </w:tc>
        <w:tc>
          <w:tcPr>
            <w:tcW w:w="4536" w:type="dxa"/>
            <w:shd w:val="clear" w:color="auto" w:fill="auto"/>
            <w:noWrap/>
            <w:vAlign w:val="bottom"/>
            <w:hideMark/>
          </w:tcPr>
          <w:p w14:paraId="494547F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Undifferentiated carcinoma of ovary</w:t>
            </w:r>
          </w:p>
        </w:tc>
      </w:tr>
      <w:tr w:rsidR="00AC538D" w:rsidRPr="00AC538D" w14:paraId="66FEC40A" w14:textId="77777777" w:rsidTr="00D05ED3">
        <w:trPr>
          <w:trHeight w:val="290"/>
        </w:trPr>
        <w:tc>
          <w:tcPr>
            <w:tcW w:w="3823" w:type="dxa"/>
            <w:shd w:val="clear" w:color="auto" w:fill="auto"/>
            <w:noWrap/>
            <w:vAlign w:val="bottom"/>
            <w:hideMark/>
          </w:tcPr>
          <w:p w14:paraId="758219A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B1F960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4310444</w:t>
            </w:r>
          </w:p>
        </w:tc>
        <w:tc>
          <w:tcPr>
            <w:tcW w:w="4536" w:type="dxa"/>
            <w:shd w:val="clear" w:color="auto" w:fill="auto"/>
            <w:noWrap/>
            <w:vAlign w:val="bottom"/>
            <w:hideMark/>
          </w:tcPr>
          <w:p w14:paraId="25CA8FE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ovary, stage 4</w:t>
            </w:r>
          </w:p>
        </w:tc>
      </w:tr>
      <w:tr w:rsidR="00AC538D" w:rsidRPr="00AC538D" w14:paraId="481EA911" w14:textId="77777777" w:rsidTr="00D05ED3">
        <w:trPr>
          <w:trHeight w:val="290"/>
        </w:trPr>
        <w:tc>
          <w:tcPr>
            <w:tcW w:w="3823" w:type="dxa"/>
            <w:shd w:val="clear" w:color="auto" w:fill="auto"/>
            <w:noWrap/>
            <w:vAlign w:val="bottom"/>
            <w:hideMark/>
          </w:tcPr>
          <w:p w14:paraId="56B3A5E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4F0427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4311462</w:t>
            </w:r>
          </w:p>
        </w:tc>
        <w:tc>
          <w:tcPr>
            <w:tcW w:w="4536" w:type="dxa"/>
            <w:shd w:val="clear" w:color="auto" w:fill="auto"/>
            <w:noWrap/>
            <w:vAlign w:val="bottom"/>
            <w:hideMark/>
          </w:tcPr>
          <w:p w14:paraId="5032CE3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ovary, stage 2</w:t>
            </w:r>
          </w:p>
        </w:tc>
      </w:tr>
      <w:tr w:rsidR="00AC538D" w:rsidRPr="00AC538D" w14:paraId="12C95444" w14:textId="77777777" w:rsidTr="00D05ED3">
        <w:trPr>
          <w:trHeight w:val="290"/>
        </w:trPr>
        <w:tc>
          <w:tcPr>
            <w:tcW w:w="3823" w:type="dxa"/>
            <w:shd w:val="clear" w:color="auto" w:fill="auto"/>
            <w:noWrap/>
            <w:vAlign w:val="bottom"/>
            <w:hideMark/>
          </w:tcPr>
          <w:p w14:paraId="5B48BFC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F1FD8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4311576</w:t>
            </w:r>
          </w:p>
        </w:tc>
        <w:tc>
          <w:tcPr>
            <w:tcW w:w="4536" w:type="dxa"/>
            <w:shd w:val="clear" w:color="auto" w:fill="auto"/>
            <w:noWrap/>
            <w:vAlign w:val="bottom"/>
            <w:hideMark/>
          </w:tcPr>
          <w:p w14:paraId="2E97DB6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ovary, stage 1</w:t>
            </w:r>
          </w:p>
        </w:tc>
      </w:tr>
      <w:tr w:rsidR="00AC538D" w:rsidRPr="00AC538D" w14:paraId="785FBE44" w14:textId="77777777" w:rsidTr="00D05ED3">
        <w:trPr>
          <w:trHeight w:val="290"/>
        </w:trPr>
        <w:tc>
          <w:tcPr>
            <w:tcW w:w="3823" w:type="dxa"/>
            <w:shd w:val="clear" w:color="auto" w:fill="auto"/>
            <w:noWrap/>
            <w:vAlign w:val="bottom"/>
            <w:hideMark/>
          </w:tcPr>
          <w:p w14:paraId="50B2779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9A3A3B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4313202</w:t>
            </w:r>
          </w:p>
        </w:tc>
        <w:tc>
          <w:tcPr>
            <w:tcW w:w="4536" w:type="dxa"/>
            <w:shd w:val="clear" w:color="auto" w:fill="auto"/>
            <w:noWrap/>
            <w:vAlign w:val="bottom"/>
            <w:hideMark/>
          </w:tcPr>
          <w:p w14:paraId="45CD847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ovary, stage 3</w:t>
            </w:r>
          </w:p>
        </w:tc>
      </w:tr>
      <w:tr w:rsidR="00AC538D" w:rsidRPr="002032A8" w14:paraId="509C7B3B" w14:textId="77777777" w:rsidTr="00D05ED3">
        <w:trPr>
          <w:trHeight w:val="290"/>
        </w:trPr>
        <w:tc>
          <w:tcPr>
            <w:tcW w:w="3823" w:type="dxa"/>
            <w:shd w:val="clear" w:color="auto" w:fill="auto"/>
            <w:noWrap/>
            <w:vAlign w:val="bottom"/>
            <w:hideMark/>
          </w:tcPr>
          <w:p w14:paraId="0C132C4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696066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4112862</w:t>
            </w:r>
          </w:p>
        </w:tc>
        <w:tc>
          <w:tcPr>
            <w:tcW w:w="4536" w:type="dxa"/>
            <w:shd w:val="clear" w:color="auto" w:fill="auto"/>
            <w:noWrap/>
            <w:vAlign w:val="bottom"/>
            <w:hideMark/>
          </w:tcPr>
          <w:p w14:paraId="5480146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Granulosa cell tumor of ovary</w:t>
            </w:r>
          </w:p>
        </w:tc>
      </w:tr>
      <w:tr w:rsidR="00AC538D" w:rsidRPr="00AC538D" w14:paraId="39D81B83" w14:textId="77777777" w:rsidTr="00D05ED3">
        <w:trPr>
          <w:trHeight w:val="290"/>
        </w:trPr>
        <w:tc>
          <w:tcPr>
            <w:tcW w:w="3823" w:type="dxa"/>
            <w:shd w:val="clear" w:color="auto" w:fill="auto"/>
            <w:noWrap/>
            <w:vAlign w:val="bottom"/>
            <w:hideMark/>
          </w:tcPr>
          <w:p w14:paraId="1E3053E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F0FE47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4116077</w:t>
            </w:r>
          </w:p>
        </w:tc>
        <w:tc>
          <w:tcPr>
            <w:tcW w:w="4536" w:type="dxa"/>
            <w:shd w:val="clear" w:color="auto" w:fill="auto"/>
            <w:noWrap/>
            <w:vAlign w:val="bottom"/>
            <w:hideMark/>
          </w:tcPr>
          <w:p w14:paraId="5FBB91E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Dysgerminoma of ovary</w:t>
            </w:r>
          </w:p>
        </w:tc>
      </w:tr>
      <w:tr w:rsidR="00AC538D" w:rsidRPr="002032A8" w14:paraId="398338D6" w14:textId="77777777" w:rsidTr="00D05ED3">
        <w:trPr>
          <w:trHeight w:val="290"/>
        </w:trPr>
        <w:tc>
          <w:tcPr>
            <w:tcW w:w="3823" w:type="dxa"/>
            <w:shd w:val="clear" w:color="auto" w:fill="auto"/>
            <w:noWrap/>
            <w:vAlign w:val="bottom"/>
            <w:hideMark/>
          </w:tcPr>
          <w:p w14:paraId="32A441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2835E3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36686093</w:t>
            </w:r>
          </w:p>
        </w:tc>
        <w:tc>
          <w:tcPr>
            <w:tcW w:w="4536" w:type="dxa"/>
            <w:shd w:val="clear" w:color="auto" w:fill="auto"/>
            <w:noWrap/>
            <w:vAlign w:val="bottom"/>
            <w:hideMark/>
          </w:tcPr>
          <w:p w14:paraId="64C3759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germ cell neoplasm of right ovary</w:t>
            </w:r>
          </w:p>
        </w:tc>
      </w:tr>
      <w:tr w:rsidR="00AC538D" w:rsidRPr="002032A8" w14:paraId="6779C610" w14:textId="77777777" w:rsidTr="00D05ED3">
        <w:trPr>
          <w:trHeight w:val="290"/>
        </w:trPr>
        <w:tc>
          <w:tcPr>
            <w:tcW w:w="3823" w:type="dxa"/>
            <w:shd w:val="clear" w:color="auto" w:fill="auto"/>
            <w:noWrap/>
            <w:vAlign w:val="bottom"/>
            <w:hideMark/>
          </w:tcPr>
          <w:p w14:paraId="7A2843C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5BE1C6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36686094</w:t>
            </w:r>
          </w:p>
        </w:tc>
        <w:tc>
          <w:tcPr>
            <w:tcW w:w="4536" w:type="dxa"/>
            <w:shd w:val="clear" w:color="auto" w:fill="auto"/>
            <w:noWrap/>
            <w:vAlign w:val="bottom"/>
            <w:hideMark/>
          </w:tcPr>
          <w:p w14:paraId="1954DB9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germ cell neoplasm of left ovary</w:t>
            </w:r>
          </w:p>
        </w:tc>
      </w:tr>
      <w:tr w:rsidR="00AC538D" w:rsidRPr="002032A8" w14:paraId="23CED4AD" w14:textId="77777777" w:rsidTr="00D05ED3">
        <w:trPr>
          <w:trHeight w:val="290"/>
        </w:trPr>
        <w:tc>
          <w:tcPr>
            <w:tcW w:w="3823" w:type="dxa"/>
            <w:shd w:val="clear" w:color="auto" w:fill="auto"/>
            <w:noWrap/>
            <w:vAlign w:val="bottom"/>
            <w:hideMark/>
          </w:tcPr>
          <w:p w14:paraId="45B03E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54F74C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37396882</w:t>
            </w:r>
          </w:p>
        </w:tc>
        <w:tc>
          <w:tcPr>
            <w:tcW w:w="4536" w:type="dxa"/>
            <w:shd w:val="clear" w:color="auto" w:fill="auto"/>
            <w:noWrap/>
            <w:vAlign w:val="bottom"/>
            <w:hideMark/>
          </w:tcPr>
          <w:p w14:paraId="243F19D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Theca steroid producing cell malignant neoplasm of ovary</w:t>
            </w:r>
          </w:p>
        </w:tc>
      </w:tr>
      <w:tr w:rsidR="00AC538D" w:rsidRPr="00AC538D" w14:paraId="4E82BD1C" w14:textId="77777777" w:rsidTr="00D05ED3">
        <w:trPr>
          <w:trHeight w:val="290"/>
        </w:trPr>
        <w:tc>
          <w:tcPr>
            <w:tcW w:w="3823" w:type="dxa"/>
            <w:shd w:val="clear" w:color="auto" w:fill="auto"/>
            <w:noWrap/>
            <w:vAlign w:val="bottom"/>
            <w:hideMark/>
          </w:tcPr>
          <w:p w14:paraId="50C1B19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1C69EE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4116076</w:t>
            </w:r>
          </w:p>
        </w:tc>
        <w:tc>
          <w:tcPr>
            <w:tcW w:w="4536" w:type="dxa"/>
            <w:shd w:val="clear" w:color="auto" w:fill="auto"/>
            <w:noWrap/>
            <w:vAlign w:val="bottom"/>
            <w:hideMark/>
          </w:tcPr>
          <w:p w14:paraId="2BCC0FB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Embryonal carcinoma of ovary</w:t>
            </w:r>
          </w:p>
        </w:tc>
      </w:tr>
      <w:tr w:rsidR="00AC538D" w:rsidRPr="00AC538D" w14:paraId="15DED49B" w14:textId="77777777" w:rsidTr="00D05ED3">
        <w:trPr>
          <w:trHeight w:val="290"/>
        </w:trPr>
        <w:tc>
          <w:tcPr>
            <w:tcW w:w="3823" w:type="dxa"/>
            <w:shd w:val="clear" w:color="auto" w:fill="auto"/>
            <w:noWrap/>
            <w:vAlign w:val="bottom"/>
            <w:hideMark/>
          </w:tcPr>
          <w:p w14:paraId="089DC3C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76C4C4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4112865</w:t>
            </w:r>
          </w:p>
        </w:tc>
        <w:tc>
          <w:tcPr>
            <w:tcW w:w="4536" w:type="dxa"/>
            <w:shd w:val="clear" w:color="auto" w:fill="auto"/>
            <w:noWrap/>
            <w:vAlign w:val="bottom"/>
            <w:hideMark/>
          </w:tcPr>
          <w:p w14:paraId="00B75FB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Choriocarcinoma of ovary</w:t>
            </w:r>
          </w:p>
        </w:tc>
      </w:tr>
      <w:tr w:rsidR="00AC538D" w:rsidRPr="002032A8" w14:paraId="188483B9" w14:textId="77777777" w:rsidTr="00D05ED3">
        <w:trPr>
          <w:trHeight w:val="290"/>
        </w:trPr>
        <w:tc>
          <w:tcPr>
            <w:tcW w:w="3823" w:type="dxa"/>
            <w:shd w:val="clear" w:color="auto" w:fill="auto"/>
            <w:noWrap/>
            <w:vAlign w:val="bottom"/>
            <w:hideMark/>
          </w:tcPr>
          <w:p w14:paraId="208F06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A0644D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4110870</w:t>
            </w:r>
          </w:p>
        </w:tc>
        <w:tc>
          <w:tcPr>
            <w:tcW w:w="4536" w:type="dxa"/>
            <w:shd w:val="clear" w:color="auto" w:fill="auto"/>
            <w:noWrap/>
            <w:vAlign w:val="bottom"/>
            <w:hideMark/>
          </w:tcPr>
          <w:p w14:paraId="4D8C40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Endodermal sinus tumor of ovary</w:t>
            </w:r>
          </w:p>
        </w:tc>
      </w:tr>
      <w:tr w:rsidR="00AC538D" w:rsidRPr="002032A8" w14:paraId="2A933919" w14:textId="77777777" w:rsidTr="00D05ED3">
        <w:trPr>
          <w:trHeight w:val="290"/>
        </w:trPr>
        <w:tc>
          <w:tcPr>
            <w:tcW w:w="3823" w:type="dxa"/>
            <w:shd w:val="clear" w:color="auto" w:fill="auto"/>
            <w:noWrap/>
            <w:vAlign w:val="bottom"/>
            <w:hideMark/>
          </w:tcPr>
          <w:p w14:paraId="2EBE10A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C916BD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37396690</w:t>
            </w:r>
          </w:p>
        </w:tc>
        <w:tc>
          <w:tcPr>
            <w:tcW w:w="4536" w:type="dxa"/>
            <w:shd w:val="clear" w:color="auto" w:fill="auto"/>
            <w:noWrap/>
            <w:vAlign w:val="bottom"/>
            <w:hideMark/>
          </w:tcPr>
          <w:p w14:paraId="01E4335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non-gestational choriocarcinoma of ovary</w:t>
            </w:r>
          </w:p>
        </w:tc>
      </w:tr>
      <w:tr w:rsidR="00AC538D" w:rsidRPr="002032A8" w14:paraId="293813A3" w14:textId="77777777" w:rsidTr="00D05ED3">
        <w:trPr>
          <w:trHeight w:val="290"/>
        </w:trPr>
        <w:tc>
          <w:tcPr>
            <w:tcW w:w="3823" w:type="dxa"/>
            <w:shd w:val="clear" w:color="auto" w:fill="auto"/>
            <w:noWrap/>
            <w:vAlign w:val="bottom"/>
            <w:hideMark/>
          </w:tcPr>
          <w:p w14:paraId="6D0244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B072FD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37311080</w:t>
            </w:r>
          </w:p>
        </w:tc>
        <w:tc>
          <w:tcPr>
            <w:tcW w:w="4536" w:type="dxa"/>
            <w:shd w:val="clear" w:color="auto" w:fill="auto"/>
            <w:noWrap/>
            <w:vAlign w:val="bottom"/>
            <w:hideMark/>
          </w:tcPr>
          <w:p w14:paraId="2DC2E78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immature teratoma of ovary</w:t>
            </w:r>
          </w:p>
        </w:tc>
      </w:tr>
      <w:tr w:rsidR="00AC538D" w:rsidRPr="002032A8" w14:paraId="311491D7" w14:textId="77777777" w:rsidTr="00D05ED3">
        <w:trPr>
          <w:trHeight w:val="290"/>
        </w:trPr>
        <w:tc>
          <w:tcPr>
            <w:tcW w:w="3823" w:type="dxa"/>
            <w:shd w:val="clear" w:color="auto" w:fill="auto"/>
            <w:noWrap/>
            <w:vAlign w:val="bottom"/>
            <w:hideMark/>
          </w:tcPr>
          <w:p w14:paraId="67560A8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ADF1E0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37116598</w:t>
            </w:r>
          </w:p>
        </w:tc>
        <w:tc>
          <w:tcPr>
            <w:tcW w:w="4536" w:type="dxa"/>
            <w:shd w:val="clear" w:color="auto" w:fill="auto"/>
            <w:noWrap/>
            <w:vAlign w:val="bottom"/>
            <w:hideMark/>
          </w:tcPr>
          <w:p w14:paraId="0C90FBB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mucinous adenocarcinoma of ovary</w:t>
            </w:r>
          </w:p>
        </w:tc>
      </w:tr>
      <w:tr w:rsidR="00AC538D" w:rsidRPr="00AC538D" w14:paraId="3CD5D03E" w14:textId="77777777" w:rsidTr="00D05ED3">
        <w:trPr>
          <w:trHeight w:val="290"/>
        </w:trPr>
        <w:tc>
          <w:tcPr>
            <w:tcW w:w="3823" w:type="dxa"/>
            <w:shd w:val="clear" w:color="auto" w:fill="auto"/>
            <w:noWrap/>
            <w:vAlign w:val="bottom"/>
            <w:hideMark/>
          </w:tcPr>
          <w:p w14:paraId="7D2BA51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E69683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4112857</w:t>
            </w:r>
          </w:p>
        </w:tc>
        <w:tc>
          <w:tcPr>
            <w:tcW w:w="4536" w:type="dxa"/>
            <w:shd w:val="clear" w:color="auto" w:fill="auto"/>
            <w:noWrap/>
            <w:vAlign w:val="bottom"/>
            <w:hideMark/>
          </w:tcPr>
          <w:p w14:paraId="7CCF6EA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Endometrioid carcinoma ovary</w:t>
            </w:r>
          </w:p>
        </w:tc>
      </w:tr>
      <w:tr w:rsidR="00AC538D" w:rsidRPr="002032A8" w14:paraId="79BF7D6E" w14:textId="77777777" w:rsidTr="00D05ED3">
        <w:trPr>
          <w:trHeight w:val="290"/>
        </w:trPr>
        <w:tc>
          <w:tcPr>
            <w:tcW w:w="3823" w:type="dxa"/>
            <w:shd w:val="clear" w:color="auto" w:fill="auto"/>
            <w:noWrap/>
            <w:vAlign w:val="bottom"/>
            <w:hideMark/>
          </w:tcPr>
          <w:p w14:paraId="71A2BB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B0D988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602307</w:t>
            </w:r>
          </w:p>
        </w:tc>
        <w:tc>
          <w:tcPr>
            <w:tcW w:w="4536" w:type="dxa"/>
            <w:shd w:val="clear" w:color="auto" w:fill="auto"/>
            <w:noWrap/>
            <w:vAlign w:val="bottom"/>
            <w:hideMark/>
          </w:tcPr>
          <w:p w14:paraId="23A130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Left ovarian primary mucinous cystadenocarcinoma</w:t>
            </w:r>
          </w:p>
        </w:tc>
      </w:tr>
      <w:tr w:rsidR="00AC538D" w:rsidRPr="002032A8" w14:paraId="46A4280C" w14:textId="77777777" w:rsidTr="00D05ED3">
        <w:trPr>
          <w:trHeight w:val="290"/>
        </w:trPr>
        <w:tc>
          <w:tcPr>
            <w:tcW w:w="3823" w:type="dxa"/>
            <w:shd w:val="clear" w:color="auto" w:fill="auto"/>
            <w:noWrap/>
            <w:vAlign w:val="bottom"/>
            <w:hideMark/>
          </w:tcPr>
          <w:p w14:paraId="423BEE4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31FE3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602311</w:t>
            </w:r>
          </w:p>
        </w:tc>
        <w:tc>
          <w:tcPr>
            <w:tcW w:w="4536" w:type="dxa"/>
            <w:shd w:val="clear" w:color="auto" w:fill="auto"/>
            <w:noWrap/>
            <w:vAlign w:val="bottom"/>
            <w:hideMark/>
          </w:tcPr>
          <w:p w14:paraId="68F2D36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Left ovarian primary endometrioid carcinoma</w:t>
            </w:r>
          </w:p>
        </w:tc>
      </w:tr>
      <w:tr w:rsidR="00AC538D" w:rsidRPr="002032A8" w14:paraId="541F18A0" w14:textId="77777777" w:rsidTr="00D05ED3">
        <w:trPr>
          <w:trHeight w:val="290"/>
        </w:trPr>
        <w:tc>
          <w:tcPr>
            <w:tcW w:w="3823" w:type="dxa"/>
            <w:shd w:val="clear" w:color="auto" w:fill="auto"/>
            <w:noWrap/>
            <w:vAlign w:val="bottom"/>
            <w:hideMark/>
          </w:tcPr>
          <w:p w14:paraId="22A13F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F02AE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602310</w:t>
            </w:r>
          </w:p>
        </w:tc>
        <w:tc>
          <w:tcPr>
            <w:tcW w:w="4536" w:type="dxa"/>
            <w:shd w:val="clear" w:color="auto" w:fill="auto"/>
            <w:noWrap/>
            <w:vAlign w:val="bottom"/>
            <w:hideMark/>
          </w:tcPr>
          <w:p w14:paraId="44FA5F1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Right ovarian primary endometrioid carcinoma</w:t>
            </w:r>
          </w:p>
        </w:tc>
      </w:tr>
      <w:tr w:rsidR="00AC538D" w:rsidRPr="00AC538D" w14:paraId="41D10A22" w14:textId="77777777" w:rsidTr="00D05ED3">
        <w:trPr>
          <w:trHeight w:val="290"/>
        </w:trPr>
        <w:tc>
          <w:tcPr>
            <w:tcW w:w="3823" w:type="dxa"/>
            <w:shd w:val="clear" w:color="auto" w:fill="auto"/>
            <w:noWrap/>
            <w:vAlign w:val="bottom"/>
            <w:hideMark/>
          </w:tcPr>
          <w:p w14:paraId="4800841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6D881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4230544</w:t>
            </w:r>
          </w:p>
        </w:tc>
        <w:tc>
          <w:tcPr>
            <w:tcW w:w="4536" w:type="dxa"/>
            <w:shd w:val="clear" w:color="auto" w:fill="auto"/>
            <w:noWrap/>
            <w:vAlign w:val="bottom"/>
            <w:hideMark/>
          </w:tcPr>
          <w:p w14:paraId="4AFF5E4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Krukenberg tumor</w:t>
            </w:r>
          </w:p>
        </w:tc>
      </w:tr>
      <w:tr w:rsidR="00AC538D" w:rsidRPr="00AC538D" w14:paraId="2E3EF4BE" w14:textId="77777777" w:rsidTr="00D05ED3">
        <w:trPr>
          <w:trHeight w:val="290"/>
        </w:trPr>
        <w:tc>
          <w:tcPr>
            <w:tcW w:w="3823" w:type="dxa"/>
            <w:shd w:val="clear" w:color="auto" w:fill="auto"/>
            <w:noWrap/>
            <w:vAlign w:val="bottom"/>
            <w:hideMark/>
          </w:tcPr>
          <w:p w14:paraId="0B7E9E9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3977B8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4112856</w:t>
            </w:r>
          </w:p>
        </w:tc>
        <w:tc>
          <w:tcPr>
            <w:tcW w:w="4536" w:type="dxa"/>
            <w:shd w:val="clear" w:color="auto" w:fill="auto"/>
            <w:noWrap/>
            <w:vAlign w:val="bottom"/>
            <w:hideMark/>
          </w:tcPr>
          <w:p w14:paraId="3569932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Mucinous cystadenocarcinoma of ovary</w:t>
            </w:r>
          </w:p>
        </w:tc>
      </w:tr>
      <w:tr w:rsidR="00AC538D" w:rsidRPr="00AC538D" w14:paraId="0E1058BD" w14:textId="77777777" w:rsidTr="00D05ED3">
        <w:trPr>
          <w:trHeight w:val="290"/>
        </w:trPr>
        <w:tc>
          <w:tcPr>
            <w:tcW w:w="3823" w:type="dxa"/>
            <w:shd w:val="clear" w:color="auto" w:fill="auto"/>
            <w:noWrap/>
            <w:vAlign w:val="bottom"/>
            <w:hideMark/>
          </w:tcPr>
          <w:p w14:paraId="403FF1F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033765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4198275</w:t>
            </w:r>
          </w:p>
        </w:tc>
        <w:tc>
          <w:tcPr>
            <w:tcW w:w="4536" w:type="dxa"/>
            <w:shd w:val="clear" w:color="auto" w:fill="auto"/>
            <w:noWrap/>
            <w:vAlign w:val="bottom"/>
            <w:hideMark/>
          </w:tcPr>
          <w:p w14:paraId="0150A68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Cystadenocarcinoma of ovary</w:t>
            </w:r>
          </w:p>
        </w:tc>
      </w:tr>
      <w:tr w:rsidR="00AC538D" w:rsidRPr="002032A8" w14:paraId="401B36B6" w14:textId="77777777" w:rsidTr="00D05ED3">
        <w:trPr>
          <w:trHeight w:val="290"/>
        </w:trPr>
        <w:tc>
          <w:tcPr>
            <w:tcW w:w="3823" w:type="dxa"/>
            <w:shd w:val="clear" w:color="auto" w:fill="auto"/>
            <w:noWrap/>
            <w:vAlign w:val="bottom"/>
            <w:hideMark/>
          </w:tcPr>
          <w:p w14:paraId="2429152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71CDA2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36674767</w:t>
            </w:r>
          </w:p>
        </w:tc>
        <w:tc>
          <w:tcPr>
            <w:tcW w:w="4536" w:type="dxa"/>
            <w:shd w:val="clear" w:color="auto" w:fill="auto"/>
            <w:noWrap/>
            <w:vAlign w:val="bottom"/>
            <w:hideMark/>
          </w:tcPr>
          <w:p w14:paraId="08EB25F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Small cell carcinoma of ovary</w:t>
            </w:r>
          </w:p>
        </w:tc>
      </w:tr>
      <w:tr w:rsidR="00AC538D" w:rsidRPr="002032A8" w14:paraId="71ACBE6F" w14:textId="77777777" w:rsidTr="00D05ED3">
        <w:trPr>
          <w:trHeight w:val="290"/>
        </w:trPr>
        <w:tc>
          <w:tcPr>
            <w:tcW w:w="3823" w:type="dxa"/>
            <w:shd w:val="clear" w:color="auto" w:fill="auto"/>
            <w:noWrap/>
            <w:vAlign w:val="bottom"/>
            <w:hideMark/>
          </w:tcPr>
          <w:p w14:paraId="6F0ECBB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5AB19E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35621826</w:t>
            </w:r>
          </w:p>
        </w:tc>
        <w:tc>
          <w:tcPr>
            <w:tcW w:w="4536" w:type="dxa"/>
            <w:shd w:val="clear" w:color="auto" w:fill="auto"/>
            <w:noWrap/>
            <w:vAlign w:val="bottom"/>
            <w:hideMark/>
          </w:tcPr>
          <w:p w14:paraId="300CAF4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Clear cell adenocarcinoma of ovary</w:t>
            </w:r>
          </w:p>
        </w:tc>
      </w:tr>
      <w:tr w:rsidR="00AC538D" w:rsidRPr="002032A8" w14:paraId="2C9B970F" w14:textId="77777777" w:rsidTr="00D05ED3">
        <w:trPr>
          <w:trHeight w:val="290"/>
        </w:trPr>
        <w:tc>
          <w:tcPr>
            <w:tcW w:w="3823" w:type="dxa"/>
            <w:shd w:val="clear" w:color="auto" w:fill="auto"/>
            <w:noWrap/>
            <w:vAlign w:val="bottom"/>
            <w:hideMark/>
          </w:tcPr>
          <w:p w14:paraId="0B12966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32074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602306</w:t>
            </w:r>
          </w:p>
        </w:tc>
        <w:tc>
          <w:tcPr>
            <w:tcW w:w="4536" w:type="dxa"/>
            <w:shd w:val="clear" w:color="auto" w:fill="auto"/>
            <w:noWrap/>
            <w:vAlign w:val="bottom"/>
            <w:hideMark/>
          </w:tcPr>
          <w:p w14:paraId="6F12503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Right ovarian primary mucinous cystadenocarcinoma</w:t>
            </w:r>
          </w:p>
        </w:tc>
      </w:tr>
      <w:tr w:rsidR="00AC538D" w:rsidRPr="002032A8" w14:paraId="70894272" w14:textId="77777777" w:rsidTr="00D05ED3">
        <w:trPr>
          <w:trHeight w:val="290"/>
        </w:trPr>
        <w:tc>
          <w:tcPr>
            <w:tcW w:w="3823" w:type="dxa"/>
            <w:shd w:val="clear" w:color="auto" w:fill="auto"/>
            <w:noWrap/>
            <w:vAlign w:val="bottom"/>
            <w:hideMark/>
          </w:tcPr>
          <w:p w14:paraId="67FEEEE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A1F95D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36716618</w:t>
            </w:r>
          </w:p>
        </w:tc>
        <w:tc>
          <w:tcPr>
            <w:tcW w:w="4536" w:type="dxa"/>
            <w:shd w:val="clear" w:color="auto" w:fill="auto"/>
            <w:noWrap/>
            <w:vAlign w:val="bottom"/>
            <w:hideMark/>
          </w:tcPr>
          <w:p w14:paraId="68C534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high grade serous adenocarcinoma of ovary</w:t>
            </w:r>
          </w:p>
        </w:tc>
      </w:tr>
      <w:tr w:rsidR="00AC538D" w:rsidRPr="002032A8" w14:paraId="601AD4E7" w14:textId="77777777" w:rsidTr="00D05ED3">
        <w:trPr>
          <w:trHeight w:val="290"/>
        </w:trPr>
        <w:tc>
          <w:tcPr>
            <w:tcW w:w="3823" w:type="dxa"/>
            <w:shd w:val="clear" w:color="auto" w:fill="auto"/>
            <w:noWrap/>
            <w:vAlign w:val="bottom"/>
            <w:hideMark/>
          </w:tcPr>
          <w:p w14:paraId="5CC6F28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753A45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200051</w:t>
            </w:r>
          </w:p>
        </w:tc>
        <w:tc>
          <w:tcPr>
            <w:tcW w:w="4536" w:type="dxa"/>
            <w:shd w:val="clear" w:color="auto" w:fill="auto"/>
            <w:noWrap/>
            <w:vAlign w:val="bottom"/>
            <w:hideMark/>
          </w:tcPr>
          <w:p w14:paraId="3ED3D83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ovary</w:t>
            </w:r>
          </w:p>
        </w:tc>
      </w:tr>
      <w:tr w:rsidR="00AC538D" w:rsidRPr="002032A8" w14:paraId="3868EFBF" w14:textId="77777777" w:rsidTr="00D05ED3">
        <w:trPr>
          <w:trHeight w:val="290"/>
        </w:trPr>
        <w:tc>
          <w:tcPr>
            <w:tcW w:w="3823" w:type="dxa"/>
            <w:shd w:val="clear" w:color="auto" w:fill="auto"/>
            <w:noWrap/>
            <w:vAlign w:val="bottom"/>
            <w:hideMark/>
          </w:tcPr>
          <w:p w14:paraId="006685B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824E1F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4283750</w:t>
            </w:r>
          </w:p>
        </w:tc>
        <w:tc>
          <w:tcPr>
            <w:tcW w:w="4536" w:type="dxa"/>
            <w:shd w:val="clear" w:color="auto" w:fill="auto"/>
            <w:noWrap/>
            <w:vAlign w:val="bottom"/>
            <w:hideMark/>
          </w:tcPr>
          <w:p w14:paraId="39FCF5A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right ovary by direct extension from uterine cervix</w:t>
            </w:r>
          </w:p>
        </w:tc>
      </w:tr>
      <w:tr w:rsidR="00AC538D" w:rsidRPr="002032A8" w14:paraId="6D4F8FF0" w14:textId="77777777" w:rsidTr="00D05ED3">
        <w:trPr>
          <w:trHeight w:val="290"/>
        </w:trPr>
        <w:tc>
          <w:tcPr>
            <w:tcW w:w="3823" w:type="dxa"/>
            <w:shd w:val="clear" w:color="auto" w:fill="auto"/>
            <w:noWrap/>
            <w:vAlign w:val="bottom"/>
            <w:hideMark/>
          </w:tcPr>
          <w:p w14:paraId="2CC2315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0EB2D2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4289391</w:t>
            </w:r>
          </w:p>
        </w:tc>
        <w:tc>
          <w:tcPr>
            <w:tcW w:w="4536" w:type="dxa"/>
            <w:shd w:val="clear" w:color="auto" w:fill="auto"/>
            <w:noWrap/>
            <w:vAlign w:val="bottom"/>
            <w:hideMark/>
          </w:tcPr>
          <w:p w14:paraId="4930B9A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left ovary by direct extension from endometrium</w:t>
            </w:r>
          </w:p>
        </w:tc>
      </w:tr>
      <w:tr w:rsidR="00AC538D" w:rsidRPr="002032A8" w14:paraId="1F6AD4EC" w14:textId="77777777" w:rsidTr="00D05ED3">
        <w:trPr>
          <w:trHeight w:val="290"/>
        </w:trPr>
        <w:tc>
          <w:tcPr>
            <w:tcW w:w="3823" w:type="dxa"/>
            <w:shd w:val="clear" w:color="auto" w:fill="auto"/>
            <w:noWrap/>
            <w:vAlign w:val="bottom"/>
            <w:hideMark/>
          </w:tcPr>
          <w:p w14:paraId="2051DA9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F3B4B4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4289683</w:t>
            </w:r>
          </w:p>
        </w:tc>
        <w:tc>
          <w:tcPr>
            <w:tcW w:w="4536" w:type="dxa"/>
            <w:shd w:val="clear" w:color="auto" w:fill="auto"/>
            <w:noWrap/>
            <w:vAlign w:val="bottom"/>
            <w:hideMark/>
          </w:tcPr>
          <w:p w14:paraId="20C4227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left ovary by direct extension from uterine cervix</w:t>
            </w:r>
          </w:p>
        </w:tc>
      </w:tr>
      <w:tr w:rsidR="00AC538D" w:rsidRPr="00AC538D" w14:paraId="2D536B93" w14:textId="77777777" w:rsidTr="00D05ED3">
        <w:trPr>
          <w:trHeight w:val="290"/>
        </w:trPr>
        <w:tc>
          <w:tcPr>
            <w:tcW w:w="3823" w:type="dxa"/>
            <w:shd w:val="clear" w:color="auto" w:fill="auto"/>
            <w:noWrap/>
            <w:vAlign w:val="bottom"/>
            <w:hideMark/>
          </w:tcPr>
          <w:p w14:paraId="6077233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58F121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36687125</w:t>
            </w:r>
          </w:p>
        </w:tc>
        <w:tc>
          <w:tcPr>
            <w:tcW w:w="4536" w:type="dxa"/>
            <w:shd w:val="clear" w:color="auto" w:fill="auto"/>
            <w:noWrap/>
            <w:vAlign w:val="bottom"/>
            <w:hideMark/>
          </w:tcPr>
          <w:p w14:paraId="6CB66BD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Carcinosarcoma of bilateral ovaries</w:t>
            </w:r>
          </w:p>
        </w:tc>
      </w:tr>
      <w:tr w:rsidR="00AC538D" w:rsidRPr="002032A8" w14:paraId="1C05F567" w14:textId="77777777" w:rsidTr="00D05ED3">
        <w:trPr>
          <w:trHeight w:val="290"/>
        </w:trPr>
        <w:tc>
          <w:tcPr>
            <w:tcW w:w="3823" w:type="dxa"/>
            <w:shd w:val="clear" w:color="auto" w:fill="auto"/>
            <w:noWrap/>
            <w:vAlign w:val="bottom"/>
            <w:hideMark/>
          </w:tcPr>
          <w:p w14:paraId="7452ABD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297FF6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4281032</w:t>
            </w:r>
          </w:p>
        </w:tc>
        <w:tc>
          <w:tcPr>
            <w:tcW w:w="4536" w:type="dxa"/>
            <w:shd w:val="clear" w:color="auto" w:fill="auto"/>
            <w:noWrap/>
            <w:vAlign w:val="bottom"/>
            <w:hideMark/>
          </w:tcPr>
          <w:p w14:paraId="3C2CC17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right ovary by direct extension from endometrium</w:t>
            </w:r>
          </w:p>
        </w:tc>
      </w:tr>
      <w:tr w:rsidR="00AC538D" w:rsidRPr="002032A8" w14:paraId="4B31DF38" w14:textId="77777777" w:rsidTr="00D05ED3">
        <w:trPr>
          <w:trHeight w:val="290"/>
        </w:trPr>
        <w:tc>
          <w:tcPr>
            <w:tcW w:w="3823" w:type="dxa"/>
            <w:shd w:val="clear" w:color="auto" w:fill="auto"/>
            <w:noWrap/>
            <w:vAlign w:val="bottom"/>
            <w:hideMark/>
          </w:tcPr>
          <w:p w14:paraId="2BA432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53B004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4283749</w:t>
            </w:r>
          </w:p>
        </w:tc>
        <w:tc>
          <w:tcPr>
            <w:tcW w:w="4536" w:type="dxa"/>
            <w:shd w:val="clear" w:color="auto" w:fill="auto"/>
            <w:noWrap/>
            <w:vAlign w:val="bottom"/>
            <w:hideMark/>
          </w:tcPr>
          <w:p w14:paraId="5385B30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right ovary by direct extension from left ovary</w:t>
            </w:r>
          </w:p>
        </w:tc>
      </w:tr>
      <w:tr w:rsidR="00AC538D" w:rsidRPr="002032A8" w14:paraId="431A88F7" w14:textId="77777777" w:rsidTr="00D05ED3">
        <w:trPr>
          <w:trHeight w:val="290"/>
        </w:trPr>
        <w:tc>
          <w:tcPr>
            <w:tcW w:w="3823" w:type="dxa"/>
            <w:shd w:val="clear" w:color="auto" w:fill="auto"/>
            <w:noWrap/>
            <w:vAlign w:val="bottom"/>
            <w:hideMark/>
          </w:tcPr>
          <w:p w14:paraId="534D52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86B1B7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4289682</w:t>
            </w:r>
          </w:p>
        </w:tc>
        <w:tc>
          <w:tcPr>
            <w:tcW w:w="4536" w:type="dxa"/>
            <w:shd w:val="clear" w:color="auto" w:fill="auto"/>
            <w:noWrap/>
            <w:vAlign w:val="bottom"/>
            <w:hideMark/>
          </w:tcPr>
          <w:p w14:paraId="200A383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left ovary by direct extension from right ovary</w:t>
            </w:r>
          </w:p>
        </w:tc>
      </w:tr>
      <w:tr w:rsidR="00AC538D" w:rsidRPr="00AC538D" w14:paraId="41381745" w14:textId="77777777" w:rsidTr="00D05ED3">
        <w:trPr>
          <w:trHeight w:val="290"/>
        </w:trPr>
        <w:tc>
          <w:tcPr>
            <w:tcW w:w="3823" w:type="dxa"/>
            <w:shd w:val="clear" w:color="auto" w:fill="auto"/>
            <w:noWrap/>
            <w:vAlign w:val="bottom"/>
            <w:hideMark/>
          </w:tcPr>
          <w:p w14:paraId="6C054B6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22AF9A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4112855</w:t>
            </w:r>
          </w:p>
        </w:tc>
        <w:tc>
          <w:tcPr>
            <w:tcW w:w="4536" w:type="dxa"/>
            <w:shd w:val="clear" w:color="auto" w:fill="auto"/>
            <w:noWrap/>
            <w:vAlign w:val="bottom"/>
            <w:hideMark/>
          </w:tcPr>
          <w:p w14:paraId="65B739F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Serous papillary cystadenocarcinoma ovary</w:t>
            </w:r>
          </w:p>
        </w:tc>
      </w:tr>
      <w:tr w:rsidR="00AC538D" w:rsidRPr="002032A8" w14:paraId="609DA062" w14:textId="77777777" w:rsidTr="00D05ED3">
        <w:trPr>
          <w:trHeight w:val="290"/>
        </w:trPr>
        <w:tc>
          <w:tcPr>
            <w:tcW w:w="3823" w:type="dxa"/>
            <w:shd w:val="clear" w:color="auto" w:fill="auto"/>
            <w:noWrap/>
            <w:vAlign w:val="bottom"/>
            <w:hideMark/>
          </w:tcPr>
          <w:p w14:paraId="1FE177A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7B8F7D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4289681</w:t>
            </w:r>
          </w:p>
        </w:tc>
        <w:tc>
          <w:tcPr>
            <w:tcW w:w="4536" w:type="dxa"/>
            <w:shd w:val="clear" w:color="auto" w:fill="auto"/>
            <w:noWrap/>
            <w:vAlign w:val="bottom"/>
            <w:hideMark/>
          </w:tcPr>
          <w:p w14:paraId="7E09FF8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left ovary</w:t>
            </w:r>
          </w:p>
        </w:tc>
      </w:tr>
      <w:tr w:rsidR="00AC538D" w:rsidRPr="00AC538D" w14:paraId="09AD7E9C" w14:textId="77777777" w:rsidTr="00D05ED3">
        <w:trPr>
          <w:trHeight w:val="290"/>
        </w:trPr>
        <w:tc>
          <w:tcPr>
            <w:tcW w:w="3823" w:type="dxa"/>
            <w:shd w:val="clear" w:color="auto" w:fill="auto"/>
            <w:noWrap/>
            <w:vAlign w:val="bottom"/>
            <w:hideMark/>
          </w:tcPr>
          <w:p w14:paraId="1A1EB9A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7C409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36687124</w:t>
            </w:r>
          </w:p>
        </w:tc>
        <w:tc>
          <w:tcPr>
            <w:tcW w:w="4536" w:type="dxa"/>
            <w:shd w:val="clear" w:color="auto" w:fill="auto"/>
            <w:noWrap/>
            <w:vAlign w:val="bottom"/>
            <w:hideMark/>
          </w:tcPr>
          <w:p w14:paraId="26B85B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Carcinosarcoma of right ovary</w:t>
            </w:r>
          </w:p>
        </w:tc>
      </w:tr>
      <w:tr w:rsidR="00AC538D" w:rsidRPr="002032A8" w14:paraId="1B77DA12" w14:textId="77777777" w:rsidTr="00D05ED3">
        <w:trPr>
          <w:trHeight w:val="290"/>
        </w:trPr>
        <w:tc>
          <w:tcPr>
            <w:tcW w:w="3823" w:type="dxa"/>
            <w:shd w:val="clear" w:color="auto" w:fill="auto"/>
            <w:noWrap/>
            <w:vAlign w:val="bottom"/>
            <w:hideMark/>
          </w:tcPr>
          <w:p w14:paraId="5FDED2A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244426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4289691</w:t>
            </w:r>
          </w:p>
        </w:tc>
        <w:tc>
          <w:tcPr>
            <w:tcW w:w="4536" w:type="dxa"/>
            <w:shd w:val="clear" w:color="auto" w:fill="auto"/>
            <w:noWrap/>
            <w:vAlign w:val="bottom"/>
            <w:hideMark/>
          </w:tcPr>
          <w:p w14:paraId="0FB485A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left ovary by direct extension from vagina</w:t>
            </w:r>
          </w:p>
        </w:tc>
      </w:tr>
      <w:tr w:rsidR="00AC538D" w:rsidRPr="002032A8" w14:paraId="47EE6E76" w14:textId="77777777" w:rsidTr="00D05ED3">
        <w:trPr>
          <w:trHeight w:val="290"/>
        </w:trPr>
        <w:tc>
          <w:tcPr>
            <w:tcW w:w="3823" w:type="dxa"/>
            <w:shd w:val="clear" w:color="auto" w:fill="auto"/>
            <w:noWrap/>
            <w:vAlign w:val="bottom"/>
            <w:hideMark/>
          </w:tcPr>
          <w:p w14:paraId="5FF5A7D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E3427D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4289392</w:t>
            </w:r>
          </w:p>
        </w:tc>
        <w:tc>
          <w:tcPr>
            <w:tcW w:w="4536" w:type="dxa"/>
            <w:shd w:val="clear" w:color="auto" w:fill="auto"/>
            <w:noWrap/>
            <w:vAlign w:val="bottom"/>
            <w:hideMark/>
          </w:tcPr>
          <w:p w14:paraId="61E922F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right ovary</w:t>
            </w:r>
          </w:p>
        </w:tc>
      </w:tr>
      <w:tr w:rsidR="00AC538D" w:rsidRPr="00AC538D" w14:paraId="06EA6883" w14:textId="77777777" w:rsidTr="00D05ED3">
        <w:trPr>
          <w:trHeight w:val="290"/>
        </w:trPr>
        <w:tc>
          <w:tcPr>
            <w:tcW w:w="3823" w:type="dxa"/>
            <w:shd w:val="clear" w:color="auto" w:fill="auto"/>
            <w:noWrap/>
            <w:vAlign w:val="bottom"/>
            <w:hideMark/>
          </w:tcPr>
          <w:p w14:paraId="211088D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25DC5F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45765433</w:t>
            </w:r>
          </w:p>
        </w:tc>
        <w:tc>
          <w:tcPr>
            <w:tcW w:w="4536" w:type="dxa"/>
            <w:shd w:val="clear" w:color="auto" w:fill="auto"/>
            <w:noWrap/>
            <w:vAlign w:val="bottom"/>
            <w:hideMark/>
          </w:tcPr>
          <w:p w14:paraId="3280813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Carcinosarcoma of ovary</w:t>
            </w:r>
          </w:p>
        </w:tc>
      </w:tr>
      <w:tr w:rsidR="00AC538D" w:rsidRPr="002032A8" w14:paraId="14289DE0" w14:textId="77777777" w:rsidTr="00D05ED3">
        <w:trPr>
          <w:trHeight w:val="290"/>
        </w:trPr>
        <w:tc>
          <w:tcPr>
            <w:tcW w:w="3823" w:type="dxa"/>
            <w:shd w:val="clear" w:color="auto" w:fill="auto"/>
            <w:noWrap/>
            <w:vAlign w:val="bottom"/>
            <w:hideMark/>
          </w:tcPr>
          <w:p w14:paraId="69B826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8A176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36717228</w:t>
            </w:r>
          </w:p>
        </w:tc>
        <w:tc>
          <w:tcPr>
            <w:tcW w:w="4536" w:type="dxa"/>
            <w:shd w:val="clear" w:color="auto" w:fill="auto"/>
            <w:noWrap/>
            <w:vAlign w:val="bottom"/>
            <w:hideMark/>
          </w:tcPr>
          <w:p w14:paraId="455CCCC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low grade serous adenocarcinoma of ovary</w:t>
            </w:r>
          </w:p>
        </w:tc>
      </w:tr>
      <w:tr w:rsidR="00AC538D" w:rsidRPr="00AC538D" w14:paraId="290DC437" w14:textId="77777777" w:rsidTr="00D05ED3">
        <w:trPr>
          <w:trHeight w:val="290"/>
        </w:trPr>
        <w:tc>
          <w:tcPr>
            <w:tcW w:w="3823" w:type="dxa"/>
            <w:shd w:val="clear" w:color="auto" w:fill="auto"/>
            <w:noWrap/>
            <w:vAlign w:val="bottom"/>
            <w:hideMark/>
          </w:tcPr>
          <w:p w14:paraId="753D5AF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DD77F3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4307986</w:t>
            </w:r>
          </w:p>
        </w:tc>
        <w:tc>
          <w:tcPr>
            <w:tcW w:w="4536" w:type="dxa"/>
            <w:shd w:val="clear" w:color="auto" w:fill="auto"/>
            <w:noWrap/>
            <w:vAlign w:val="bottom"/>
            <w:hideMark/>
          </w:tcPr>
          <w:p w14:paraId="5F3901F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Sarcoma of ovary</w:t>
            </w:r>
          </w:p>
        </w:tc>
      </w:tr>
      <w:tr w:rsidR="00AC538D" w:rsidRPr="002032A8" w14:paraId="521B4EBD" w14:textId="77777777" w:rsidTr="00D05ED3">
        <w:trPr>
          <w:trHeight w:val="290"/>
        </w:trPr>
        <w:tc>
          <w:tcPr>
            <w:tcW w:w="3823" w:type="dxa"/>
            <w:shd w:val="clear" w:color="auto" w:fill="auto"/>
            <w:noWrap/>
            <w:vAlign w:val="bottom"/>
            <w:hideMark/>
          </w:tcPr>
          <w:p w14:paraId="102D372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1A92CA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602308</w:t>
            </w:r>
          </w:p>
        </w:tc>
        <w:tc>
          <w:tcPr>
            <w:tcW w:w="4536" w:type="dxa"/>
            <w:shd w:val="clear" w:color="auto" w:fill="auto"/>
            <w:noWrap/>
            <w:vAlign w:val="bottom"/>
            <w:hideMark/>
          </w:tcPr>
          <w:p w14:paraId="4222F4E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serous papillary cystadenocarcinoma of right ovary</w:t>
            </w:r>
          </w:p>
        </w:tc>
      </w:tr>
      <w:tr w:rsidR="00AC538D" w:rsidRPr="00AC538D" w14:paraId="462C8499" w14:textId="77777777" w:rsidTr="00D05ED3">
        <w:trPr>
          <w:trHeight w:val="290"/>
        </w:trPr>
        <w:tc>
          <w:tcPr>
            <w:tcW w:w="3823" w:type="dxa"/>
            <w:shd w:val="clear" w:color="auto" w:fill="auto"/>
            <w:noWrap/>
            <w:vAlign w:val="bottom"/>
            <w:hideMark/>
          </w:tcPr>
          <w:p w14:paraId="7CA8814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7753C3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36687123</w:t>
            </w:r>
          </w:p>
        </w:tc>
        <w:tc>
          <w:tcPr>
            <w:tcW w:w="4536" w:type="dxa"/>
            <w:shd w:val="clear" w:color="auto" w:fill="auto"/>
            <w:noWrap/>
            <w:vAlign w:val="bottom"/>
            <w:hideMark/>
          </w:tcPr>
          <w:p w14:paraId="1794E54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Carcinosarcoma of left ovary</w:t>
            </w:r>
          </w:p>
        </w:tc>
      </w:tr>
      <w:tr w:rsidR="00AC538D" w:rsidRPr="002032A8" w14:paraId="33DA18F3" w14:textId="77777777" w:rsidTr="00D05ED3">
        <w:trPr>
          <w:trHeight w:val="290"/>
        </w:trPr>
        <w:tc>
          <w:tcPr>
            <w:tcW w:w="3823" w:type="dxa"/>
            <w:shd w:val="clear" w:color="auto" w:fill="auto"/>
            <w:noWrap/>
            <w:vAlign w:val="bottom"/>
            <w:hideMark/>
          </w:tcPr>
          <w:p w14:paraId="34E7B71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86737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4281033</w:t>
            </w:r>
          </w:p>
        </w:tc>
        <w:tc>
          <w:tcPr>
            <w:tcW w:w="4536" w:type="dxa"/>
            <w:shd w:val="clear" w:color="auto" w:fill="auto"/>
            <w:noWrap/>
            <w:vAlign w:val="bottom"/>
            <w:hideMark/>
          </w:tcPr>
          <w:p w14:paraId="6AC5730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right ovary by direct extension from fallopian tube</w:t>
            </w:r>
          </w:p>
        </w:tc>
      </w:tr>
      <w:tr w:rsidR="00AC538D" w:rsidRPr="002032A8" w14:paraId="3AD45435" w14:textId="77777777" w:rsidTr="00D05ED3">
        <w:trPr>
          <w:trHeight w:val="290"/>
        </w:trPr>
        <w:tc>
          <w:tcPr>
            <w:tcW w:w="3823" w:type="dxa"/>
            <w:shd w:val="clear" w:color="auto" w:fill="auto"/>
            <w:noWrap/>
            <w:vAlign w:val="bottom"/>
            <w:hideMark/>
          </w:tcPr>
          <w:p w14:paraId="50FBFA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DCA5F2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4281029</w:t>
            </w:r>
          </w:p>
        </w:tc>
        <w:tc>
          <w:tcPr>
            <w:tcW w:w="4536" w:type="dxa"/>
            <w:shd w:val="clear" w:color="auto" w:fill="auto"/>
            <w:noWrap/>
            <w:vAlign w:val="bottom"/>
            <w:hideMark/>
          </w:tcPr>
          <w:p w14:paraId="07B160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left ovary by direct extension from uterus</w:t>
            </w:r>
          </w:p>
        </w:tc>
      </w:tr>
      <w:tr w:rsidR="00AC538D" w:rsidRPr="002032A8" w14:paraId="47D352A5" w14:textId="77777777" w:rsidTr="00D05ED3">
        <w:trPr>
          <w:trHeight w:val="290"/>
        </w:trPr>
        <w:tc>
          <w:tcPr>
            <w:tcW w:w="3823" w:type="dxa"/>
            <w:shd w:val="clear" w:color="auto" w:fill="auto"/>
            <w:noWrap/>
            <w:vAlign w:val="bottom"/>
            <w:hideMark/>
          </w:tcPr>
          <w:p w14:paraId="7EAF41A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477948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4281028</w:t>
            </w:r>
          </w:p>
        </w:tc>
        <w:tc>
          <w:tcPr>
            <w:tcW w:w="4536" w:type="dxa"/>
            <w:shd w:val="clear" w:color="auto" w:fill="auto"/>
            <w:noWrap/>
            <w:vAlign w:val="bottom"/>
            <w:hideMark/>
          </w:tcPr>
          <w:p w14:paraId="1A8A545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left ovary by direct extension from fallopian tube</w:t>
            </w:r>
          </w:p>
        </w:tc>
      </w:tr>
      <w:tr w:rsidR="00AC538D" w:rsidRPr="002032A8" w14:paraId="082A6C0D" w14:textId="77777777" w:rsidTr="00D05ED3">
        <w:trPr>
          <w:trHeight w:val="290"/>
        </w:trPr>
        <w:tc>
          <w:tcPr>
            <w:tcW w:w="3823" w:type="dxa"/>
            <w:shd w:val="clear" w:color="auto" w:fill="auto"/>
            <w:noWrap/>
            <w:vAlign w:val="bottom"/>
            <w:hideMark/>
          </w:tcPr>
          <w:p w14:paraId="11165C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1D9562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36712933</w:t>
            </w:r>
          </w:p>
        </w:tc>
        <w:tc>
          <w:tcPr>
            <w:tcW w:w="4536" w:type="dxa"/>
            <w:shd w:val="clear" w:color="auto" w:fill="auto"/>
            <w:noWrap/>
            <w:vAlign w:val="bottom"/>
            <w:hideMark/>
          </w:tcPr>
          <w:p w14:paraId="29CBBD5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malignant neoplasm of both ovaries</w:t>
            </w:r>
          </w:p>
        </w:tc>
      </w:tr>
      <w:tr w:rsidR="00AC538D" w:rsidRPr="002032A8" w14:paraId="205DBA82" w14:textId="77777777" w:rsidTr="00D05ED3">
        <w:trPr>
          <w:trHeight w:val="290"/>
        </w:trPr>
        <w:tc>
          <w:tcPr>
            <w:tcW w:w="3823" w:type="dxa"/>
            <w:shd w:val="clear" w:color="auto" w:fill="auto"/>
            <w:noWrap/>
            <w:vAlign w:val="bottom"/>
            <w:hideMark/>
          </w:tcPr>
          <w:p w14:paraId="5E7FD4D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915E73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4289522</w:t>
            </w:r>
          </w:p>
        </w:tc>
        <w:tc>
          <w:tcPr>
            <w:tcW w:w="4536" w:type="dxa"/>
            <w:shd w:val="clear" w:color="auto" w:fill="auto"/>
            <w:noWrap/>
            <w:vAlign w:val="bottom"/>
            <w:hideMark/>
          </w:tcPr>
          <w:p w14:paraId="08542D6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right ovary by direct extension from vagina</w:t>
            </w:r>
          </w:p>
        </w:tc>
      </w:tr>
      <w:tr w:rsidR="00AC538D" w:rsidRPr="002032A8" w14:paraId="24D53C47" w14:textId="77777777" w:rsidTr="00D05ED3">
        <w:trPr>
          <w:trHeight w:val="290"/>
        </w:trPr>
        <w:tc>
          <w:tcPr>
            <w:tcW w:w="3823" w:type="dxa"/>
            <w:shd w:val="clear" w:color="auto" w:fill="auto"/>
            <w:noWrap/>
            <w:vAlign w:val="bottom"/>
            <w:hideMark/>
          </w:tcPr>
          <w:p w14:paraId="46C8BFA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E6D4CE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4281159</w:t>
            </w:r>
          </w:p>
        </w:tc>
        <w:tc>
          <w:tcPr>
            <w:tcW w:w="4536" w:type="dxa"/>
            <w:shd w:val="clear" w:color="auto" w:fill="auto"/>
            <w:noWrap/>
            <w:vAlign w:val="bottom"/>
            <w:hideMark/>
          </w:tcPr>
          <w:p w14:paraId="622AF3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Malignant tumor involving right ovary by direct extension from uterus</w:t>
            </w:r>
          </w:p>
        </w:tc>
      </w:tr>
      <w:tr w:rsidR="00AC538D" w:rsidRPr="002032A8" w14:paraId="2F041340" w14:textId="77777777" w:rsidTr="00D05ED3">
        <w:trPr>
          <w:trHeight w:val="290"/>
        </w:trPr>
        <w:tc>
          <w:tcPr>
            <w:tcW w:w="3823" w:type="dxa"/>
            <w:shd w:val="clear" w:color="auto" w:fill="auto"/>
            <w:noWrap/>
            <w:vAlign w:val="bottom"/>
            <w:hideMark/>
          </w:tcPr>
          <w:p w14:paraId="2376467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B7AE2F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602309</w:t>
            </w:r>
          </w:p>
        </w:tc>
        <w:tc>
          <w:tcPr>
            <w:tcW w:w="4536" w:type="dxa"/>
            <w:shd w:val="clear" w:color="auto" w:fill="auto"/>
            <w:noWrap/>
            <w:vAlign w:val="bottom"/>
            <w:hideMark/>
          </w:tcPr>
          <w:p w14:paraId="046197A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Primary serous papillary cystadenocarcinoma of left ovary</w:t>
            </w:r>
          </w:p>
        </w:tc>
      </w:tr>
      <w:tr w:rsidR="00AC538D" w:rsidRPr="00AC538D" w14:paraId="35CAD6ED" w14:textId="77777777" w:rsidTr="00D05ED3">
        <w:trPr>
          <w:trHeight w:val="290"/>
        </w:trPr>
        <w:tc>
          <w:tcPr>
            <w:tcW w:w="3823" w:type="dxa"/>
            <w:shd w:val="clear" w:color="auto" w:fill="auto"/>
            <w:noWrap/>
            <w:vAlign w:val="bottom"/>
            <w:hideMark/>
          </w:tcPr>
          <w:p w14:paraId="4A63447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D461DE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608868</w:t>
            </w:r>
          </w:p>
        </w:tc>
        <w:tc>
          <w:tcPr>
            <w:tcW w:w="4536" w:type="dxa"/>
            <w:shd w:val="clear" w:color="auto" w:fill="auto"/>
            <w:noWrap/>
            <w:vAlign w:val="bottom"/>
            <w:hideMark/>
          </w:tcPr>
          <w:p w14:paraId="65F6529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Right ovarian primary sarcoma</w:t>
            </w:r>
          </w:p>
        </w:tc>
      </w:tr>
      <w:tr w:rsidR="00AC538D" w:rsidRPr="00AC538D" w14:paraId="04BA8672" w14:textId="77777777" w:rsidTr="00D05ED3">
        <w:trPr>
          <w:trHeight w:val="290"/>
        </w:trPr>
        <w:tc>
          <w:tcPr>
            <w:tcW w:w="3823" w:type="dxa"/>
            <w:shd w:val="clear" w:color="auto" w:fill="auto"/>
            <w:noWrap/>
            <w:vAlign w:val="bottom"/>
            <w:hideMark/>
          </w:tcPr>
          <w:p w14:paraId="41A40FC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DFEECC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608867</w:t>
            </w:r>
          </w:p>
        </w:tc>
        <w:tc>
          <w:tcPr>
            <w:tcW w:w="4536" w:type="dxa"/>
            <w:shd w:val="clear" w:color="auto" w:fill="auto"/>
            <w:noWrap/>
            <w:vAlign w:val="bottom"/>
            <w:hideMark/>
          </w:tcPr>
          <w:p w14:paraId="47CFAA0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Left ovarian primary sarcoma</w:t>
            </w:r>
          </w:p>
        </w:tc>
      </w:tr>
      <w:tr w:rsidR="00AC538D" w:rsidRPr="002032A8" w14:paraId="491A318E" w14:textId="77777777" w:rsidTr="00D05ED3">
        <w:trPr>
          <w:trHeight w:val="290"/>
        </w:trPr>
        <w:tc>
          <w:tcPr>
            <w:tcW w:w="3823" w:type="dxa"/>
            <w:shd w:val="clear" w:color="auto" w:fill="auto"/>
            <w:noWrap/>
            <w:vAlign w:val="bottom"/>
            <w:hideMark/>
          </w:tcPr>
          <w:p w14:paraId="02C463DD" w14:textId="1208274B" w:rsidR="00AC538D" w:rsidRPr="00AC538D" w:rsidRDefault="00AC538D" w:rsidP="00AC538D">
            <w:pPr>
              <w:spacing w:after="0" w:line="240" w:lineRule="auto"/>
              <w:rPr>
                <w:rFonts w:ascii="Calibri" w:eastAsia="Times New Roman" w:hAnsi="Calibri" w:cs="Calibri"/>
                <w:color w:val="000000"/>
                <w:sz w:val="20"/>
                <w:szCs w:val="20"/>
                <w:lang w:val="pt-PT" w:eastAsia="en-GB"/>
              </w:rPr>
            </w:pPr>
            <w:r w:rsidRPr="00AC538D">
              <w:rPr>
                <w:rFonts w:ascii="Calibri" w:eastAsia="Times New Roman" w:hAnsi="Calibri" w:cs="Calibri"/>
                <w:b/>
                <w:bCs/>
                <w:color w:val="000000"/>
                <w:sz w:val="20"/>
                <w:szCs w:val="20"/>
                <w:lang w:val="pt-PT" w:eastAsia="en-GB"/>
              </w:rPr>
              <w:t>Leukemia</w:t>
            </w:r>
            <w:r w:rsidRPr="00AC538D">
              <w:rPr>
                <w:rFonts w:ascii="Calibri" w:eastAsia="Times New Roman" w:hAnsi="Calibri" w:cs="Calibri"/>
                <w:color w:val="000000"/>
                <w:sz w:val="20"/>
                <w:szCs w:val="20"/>
                <w:lang w:val="pt-PT" w:eastAsia="en-GB"/>
              </w:rPr>
              <w:t xml:space="preserve">; </w:t>
            </w:r>
            <w:hyperlink r:id="rId36" w:anchor="/cohortdefinition/1788635/conceptsets/" w:history="1">
              <w:r w:rsidR="008E06CE" w:rsidRPr="00AC538D">
                <w:rPr>
                  <w:rStyle w:val="Hyperlink"/>
                  <w:rFonts w:ascii="Calibri" w:eastAsia="Times New Roman" w:hAnsi="Calibri" w:cs="Calibri"/>
                  <w:sz w:val="20"/>
                  <w:szCs w:val="20"/>
                  <w:lang w:val="pt-PT" w:eastAsia="en-GB"/>
                </w:rPr>
                <w:t>https://atlas-demo.ohdsi.org/#/cohortdefinition/1788635/conceptsets/</w:t>
              </w:r>
            </w:hyperlink>
            <w:r w:rsidR="008E06CE">
              <w:rPr>
                <w:rFonts w:ascii="Calibri" w:eastAsia="Times New Roman" w:hAnsi="Calibri" w:cs="Calibri"/>
                <w:color w:val="000000"/>
                <w:sz w:val="20"/>
                <w:szCs w:val="20"/>
                <w:lang w:val="pt-PT" w:eastAsia="en-GB"/>
              </w:rPr>
              <w:t xml:space="preserve"> </w:t>
            </w:r>
          </w:p>
        </w:tc>
        <w:tc>
          <w:tcPr>
            <w:tcW w:w="1134" w:type="dxa"/>
            <w:shd w:val="clear" w:color="auto" w:fill="auto"/>
            <w:noWrap/>
            <w:vAlign w:val="bottom"/>
            <w:hideMark/>
          </w:tcPr>
          <w:p w14:paraId="4337BB5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132572</w:t>
            </w:r>
          </w:p>
        </w:tc>
        <w:tc>
          <w:tcPr>
            <w:tcW w:w="4536" w:type="dxa"/>
            <w:shd w:val="clear" w:color="auto" w:fill="auto"/>
            <w:noWrap/>
            <w:vAlign w:val="bottom"/>
            <w:hideMark/>
          </w:tcPr>
          <w:p w14:paraId="4C1B29A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myeloid leukemia in remission</w:t>
            </w:r>
          </w:p>
        </w:tc>
      </w:tr>
      <w:tr w:rsidR="00AC538D" w:rsidRPr="00AC538D" w14:paraId="2412FDED" w14:textId="77777777" w:rsidTr="00D05ED3">
        <w:trPr>
          <w:trHeight w:val="290"/>
        </w:trPr>
        <w:tc>
          <w:tcPr>
            <w:tcW w:w="3823" w:type="dxa"/>
            <w:shd w:val="clear" w:color="auto" w:fill="auto"/>
            <w:noWrap/>
            <w:vAlign w:val="bottom"/>
            <w:hideMark/>
          </w:tcPr>
          <w:p w14:paraId="0CEBE36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08010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132850</w:t>
            </w:r>
          </w:p>
        </w:tc>
        <w:tc>
          <w:tcPr>
            <w:tcW w:w="4536" w:type="dxa"/>
            <w:shd w:val="clear" w:color="auto" w:fill="auto"/>
            <w:noWrap/>
            <w:vAlign w:val="bottom"/>
            <w:hideMark/>
          </w:tcPr>
          <w:p w14:paraId="5BFD6B8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Myeloid leukemia in remission</w:t>
            </w:r>
          </w:p>
        </w:tc>
      </w:tr>
      <w:tr w:rsidR="00AC538D" w:rsidRPr="00AC538D" w14:paraId="495E13A7" w14:textId="77777777" w:rsidTr="00D05ED3">
        <w:trPr>
          <w:trHeight w:val="290"/>
        </w:trPr>
        <w:tc>
          <w:tcPr>
            <w:tcW w:w="3823" w:type="dxa"/>
            <w:shd w:val="clear" w:color="auto" w:fill="auto"/>
            <w:noWrap/>
            <w:vAlign w:val="bottom"/>
            <w:hideMark/>
          </w:tcPr>
          <w:p w14:paraId="07A425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F3D50A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132853</w:t>
            </w:r>
          </w:p>
        </w:tc>
        <w:tc>
          <w:tcPr>
            <w:tcW w:w="4536" w:type="dxa"/>
            <w:shd w:val="clear" w:color="auto" w:fill="auto"/>
            <w:noWrap/>
            <w:vAlign w:val="bottom"/>
            <w:hideMark/>
          </w:tcPr>
          <w:p w14:paraId="2E4C8A3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Lymphoid leukemia</w:t>
            </w:r>
          </w:p>
        </w:tc>
      </w:tr>
      <w:tr w:rsidR="00AC538D" w:rsidRPr="00AC538D" w14:paraId="03EF1E78" w14:textId="77777777" w:rsidTr="00D05ED3">
        <w:trPr>
          <w:trHeight w:val="290"/>
        </w:trPr>
        <w:tc>
          <w:tcPr>
            <w:tcW w:w="3823" w:type="dxa"/>
            <w:shd w:val="clear" w:color="auto" w:fill="auto"/>
            <w:noWrap/>
            <w:vAlign w:val="bottom"/>
            <w:hideMark/>
          </w:tcPr>
          <w:p w14:paraId="3924BAB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11B0E0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133154</w:t>
            </w:r>
          </w:p>
        </w:tc>
        <w:tc>
          <w:tcPr>
            <w:tcW w:w="4536" w:type="dxa"/>
            <w:shd w:val="clear" w:color="auto" w:fill="auto"/>
            <w:noWrap/>
            <w:vAlign w:val="bottom"/>
            <w:hideMark/>
          </w:tcPr>
          <w:p w14:paraId="15F570A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Plasma cell leukemia</w:t>
            </w:r>
          </w:p>
        </w:tc>
      </w:tr>
      <w:tr w:rsidR="00AC538D" w:rsidRPr="002032A8" w14:paraId="530D2738" w14:textId="77777777" w:rsidTr="00D05ED3">
        <w:trPr>
          <w:trHeight w:val="290"/>
        </w:trPr>
        <w:tc>
          <w:tcPr>
            <w:tcW w:w="3823" w:type="dxa"/>
            <w:shd w:val="clear" w:color="auto" w:fill="auto"/>
            <w:noWrap/>
            <w:vAlign w:val="bottom"/>
            <w:hideMark/>
          </w:tcPr>
          <w:p w14:paraId="0770A1B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6F96F5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133158</w:t>
            </w:r>
          </w:p>
        </w:tc>
        <w:tc>
          <w:tcPr>
            <w:tcW w:w="4536" w:type="dxa"/>
            <w:shd w:val="clear" w:color="auto" w:fill="auto"/>
            <w:noWrap/>
            <w:vAlign w:val="bottom"/>
            <w:hideMark/>
          </w:tcPr>
          <w:p w14:paraId="2A31C9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Plasma cell leukemia in remission</w:t>
            </w:r>
          </w:p>
        </w:tc>
      </w:tr>
      <w:tr w:rsidR="00AC538D" w:rsidRPr="002032A8" w14:paraId="2C861DE3" w14:textId="77777777" w:rsidTr="00D05ED3">
        <w:trPr>
          <w:trHeight w:val="290"/>
        </w:trPr>
        <w:tc>
          <w:tcPr>
            <w:tcW w:w="3823" w:type="dxa"/>
            <w:shd w:val="clear" w:color="auto" w:fill="auto"/>
            <w:noWrap/>
            <w:vAlign w:val="bottom"/>
            <w:hideMark/>
          </w:tcPr>
          <w:p w14:paraId="3AA66DC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DCD59D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133438</w:t>
            </w:r>
          </w:p>
        </w:tc>
        <w:tc>
          <w:tcPr>
            <w:tcW w:w="4536" w:type="dxa"/>
            <w:shd w:val="clear" w:color="auto" w:fill="auto"/>
            <w:noWrap/>
            <w:vAlign w:val="bottom"/>
            <w:hideMark/>
          </w:tcPr>
          <w:p w14:paraId="69FD111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lymphoid leukemia in remission</w:t>
            </w:r>
          </w:p>
        </w:tc>
      </w:tr>
      <w:tr w:rsidR="00AC538D" w:rsidRPr="00AC538D" w14:paraId="05488393" w14:textId="77777777" w:rsidTr="00D05ED3">
        <w:trPr>
          <w:trHeight w:val="290"/>
        </w:trPr>
        <w:tc>
          <w:tcPr>
            <w:tcW w:w="3823" w:type="dxa"/>
            <w:shd w:val="clear" w:color="auto" w:fill="auto"/>
            <w:noWrap/>
            <w:vAlign w:val="bottom"/>
            <w:hideMark/>
          </w:tcPr>
          <w:p w14:paraId="3035689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BF9CAD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134305</w:t>
            </w:r>
          </w:p>
        </w:tc>
        <w:tc>
          <w:tcPr>
            <w:tcW w:w="4536" w:type="dxa"/>
            <w:shd w:val="clear" w:color="auto" w:fill="auto"/>
            <w:noWrap/>
            <w:vAlign w:val="bottom"/>
            <w:hideMark/>
          </w:tcPr>
          <w:p w14:paraId="08E647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lymphoid leukemia</w:t>
            </w:r>
          </w:p>
        </w:tc>
      </w:tr>
      <w:tr w:rsidR="00AC538D" w:rsidRPr="00AC538D" w14:paraId="6A3D347F" w14:textId="77777777" w:rsidTr="00D05ED3">
        <w:trPr>
          <w:trHeight w:val="290"/>
        </w:trPr>
        <w:tc>
          <w:tcPr>
            <w:tcW w:w="3823" w:type="dxa"/>
            <w:shd w:val="clear" w:color="auto" w:fill="auto"/>
            <w:noWrap/>
            <w:vAlign w:val="bottom"/>
            <w:hideMark/>
          </w:tcPr>
          <w:p w14:paraId="49EC54A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A7851A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134596</w:t>
            </w:r>
          </w:p>
        </w:tc>
        <w:tc>
          <w:tcPr>
            <w:tcW w:w="4536" w:type="dxa"/>
            <w:shd w:val="clear" w:color="auto" w:fill="auto"/>
            <w:noWrap/>
            <w:vAlign w:val="bottom"/>
            <w:hideMark/>
          </w:tcPr>
          <w:p w14:paraId="44E0417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Lymphoid leukemia in remission</w:t>
            </w:r>
          </w:p>
        </w:tc>
      </w:tr>
      <w:tr w:rsidR="00AC538D" w:rsidRPr="00AC538D" w14:paraId="2A5B5205" w14:textId="77777777" w:rsidTr="00D05ED3">
        <w:trPr>
          <w:trHeight w:val="290"/>
        </w:trPr>
        <w:tc>
          <w:tcPr>
            <w:tcW w:w="3823" w:type="dxa"/>
            <w:shd w:val="clear" w:color="auto" w:fill="auto"/>
            <w:noWrap/>
            <w:vAlign w:val="bottom"/>
            <w:hideMark/>
          </w:tcPr>
          <w:p w14:paraId="4913CF0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7FAA9D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134597</w:t>
            </w:r>
          </w:p>
        </w:tc>
        <w:tc>
          <w:tcPr>
            <w:tcW w:w="4536" w:type="dxa"/>
            <w:shd w:val="clear" w:color="auto" w:fill="auto"/>
            <w:noWrap/>
            <w:vAlign w:val="bottom"/>
            <w:hideMark/>
          </w:tcPr>
          <w:p w14:paraId="06529C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leukemia in remission</w:t>
            </w:r>
          </w:p>
        </w:tc>
      </w:tr>
      <w:tr w:rsidR="00AC538D" w:rsidRPr="00AC538D" w14:paraId="74104C9B" w14:textId="77777777" w:rsidTr="00D05ED3">
        <w:trPr>
          <w:trHeight w:val="290"/>
        </w:trPr>
        <w:tc>
          <w:tcPr>
            <w:tcW w:w="3823" w:type="dxa"/>
            <w:shd w:val="clear" w:color="auto" w:fill="auto"/>
            <w:noWrap/>
            <w:vAlign w:val="bottom"/>
            <w:hideMark/>
          </w:tcPr>
          <w:p w14:paraId="0C66517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C4F752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134603</w:t>
            </w:r>
          </w:p>
        </w:tc>
        <w:tc>
          <w:tcPr>
            <w:tcW w:w="4536" w:type="dxa"/>
            <w:shd w:val="clear" w:color="auto" w:fill="auto"/>
            <w:noWrap/>
            <w:vAlign w:val="bottom"/>
            <w:hideMark/>
          </w:tcPr>
          <w:p w14:paraId="1F4D505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myeloid leukemia</w:t>
            </w:r>
          </w:p>
        </w:tc>
      </w:tr>
      <w:tr w:rsidR="00AC538D" w:rsidRPr="00AC538D" w14:paraId="73360DDF" w14:textId="77777777" w:rsidTr="00D05ED3">
        <w:trPr>
          <w:trHeight w:val="290"/>
        </w:trPr>
        <w:tc>
          <w:tcPr>
            <w:tcW w:w="3823" w:type="dxa"/>
            <w:shd w:val="clear" w:color="auto" w:fill="auto"/>
            <w:noWrap/>
            <w:vAlign w:val="bottom"/>
            <w:hideMark/>
          </w:tcPr>
          <w:p w14:paraId="3057D43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47415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135496</w:t>
            </w:r>
          </w:p>
        </w:tc>
        <w:tc>
          <w:tcPr>
            <w:tcW w:w="4536" w:type="dxa"/>
            <w:shd w:val="clear" w:color="auto" w:fill="auto"/>
            <w:noWrap/>
            <w:vAlign w:val="bottom"/>
            <w:hideMark/>
          </w:tcPr>
          <w:p w14:paraId="6460DE1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leukemia in remission</w:t>
            </w:r>
          </w:p>
        </w:tc>
      </w:tr>
      <w:tr w:rsidR="00AC538D" w:rsidRPr="00AC538D" w14:paraId="11F4227C" w14:textId="77777777" w:rsidTr="00D05ED3">
        <w:trPr>
          <w:trHeight w:val="290"/>
        </w:trPr>
        <w:tc>
          <w:tcPr>
            <w:tcW w:w="3823" w:type="dxa"/>
            <w:shd w:val="clear" w:color="auto" w:fill="auto"/>
            <w:noWrap/>
            <w:vAlign w:val="bottom"/>
            <w:hideMark/>
          </w:tcPr>
          <w:p w14:paraId="7BBF103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BDDA62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135499</w:t>
            </w:r>
          </w:p>
        </w:tc>
        <w:tc>
          <w:tcPr>
            <w:tcW w:w="4536" w:type="dxa"/>
            <w:shd w:val="clear" w:color="auto" w:fill="auto"/>
            <w:noWrap/>
            <w:vAlign w:val="bottom"/>
            <w:hideMark/>
          </w:tcPr>
          <w:p w14:paraId="313D265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Subacute myeloid leukemia</w:t>
            </w:r>
          </w:p>
        </w:tc>
      </w:tr>
      <w:tr w:rsidR="00AC538D" w:rsidRPr="002032A8" w14:paraId="6CF8DEB9" w14:textId="77777777" w:rsidTr="00D05ED3">
        <w:trPr>
          <w:trHeight w:val="290"/>
        </w:trPr>
        <w:tc>
          <w:tcPr>
            <w:tcW w:w="3823" w:type="dxa"/>
            <w:shd w:val="clear" w:color="auto" w:fill="auto"/>
            <w:noWrap/>
            <w:vAlign w:val="bottom"/>
            <w:hideMark/>
          </w:tcPr>
          <w:p w14:paraId="5DDBAA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F35D1F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135762</w:t>
            </w:r>
          </w:p>
        </w:tc>
        <w:tc>
          <w:tcPr>
            <w:tcW w:w="4536" w:type="dxa"/>
            <w:shd w:val="clear" w:color="auto" w:fill="auto"/>
            <w:noWrap/>
            <w:vAlign w:val="bottom"/>
            <w:hideMark/>
          </w:tcPr>
          <w:p w14:paraId="5EC5FFF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in remission</w:t>
            </w:r>
          </w:p>
        </w:tc>
      </w:tr>
      <w:tr w:rsidR="00AC538D" w:rsidRPr="00AC538D" w14:paraId="7574AACA" w14:textId="77777777" w:rsidTr="00D05ED3">
        <w:trPr>
          <w:trHeight w:val="290"/>
        </w:trPr>
        <w:tc>
          <w:tcPr>
            <w:tcW w:w="3823" w:type="dxa"/>
            <w:shd w:val="clear" w:color="auto" w:fill="auto"/>
            <w:noWrap/>
            <w:vAlign w:val="bottom"/>
            <w:hideMark/>
          </w:tcPr>
          <w:p w14:paraId="22854A0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E76D5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135766</w:t>
            </w:r>
          </w:p>
        </w:tc>
        <w:tc>
          <w:tcPr>
            <w:tcW w:w="4536" w:type="dxa"/>
            <w:shd w:val="clear" w:color="auto" w:fill="auto"/>
            <w:noWrap/>
            <w:vAlign w:val="bottom"/>
            <w:hideMark/>
          </w:tcPr>
          <w:p w14:paraId="5FF5D83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Leukemia in remission</w:t>
            </w:r>
          </w:p>
        </w:tc>
      </w:tr>
      <w:tr w:rsidR="00AC538D" w:rsidRPr="00AC538D" w14:paraId="2C56E7C4" w14:textId="77777777" w:rsidTr="00D05ED3">
        <w:trPr>
          <w:trHeight w:val="290"/>
        </w:trPr>
        <w:tc>
          <w:tcPr>
            <w:tcW w:w="3823" w:type="dxa"/>
            <w:shd w:val="clear" w:color="auto" w:fill="auto"/>
            <w:noWrap/>
            <w:vAlign w:val="bottom"/>
            <w:hideMark/>
          </w:tcPr>
          <w:p w14:paraId="17C90E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73A6B8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135768</w:t>
            </w:r>
          </w:p>
        </w:tc>
        <w:tc>
          <w:tcPr>
            <w:tcW w:w="4536" w:type="dxa"/>
            <w:shd w:val="clear" w:color="auto" w:fill="auto"/>
            <w:noWrap/>
            <w:vAlign w:val="bottom"/>
            <w:hideMark/>
          </w:tcPr>
          <w:p w14:paraId="373CA37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monocytic leukemia</w:t>
            </w:r>
          </w:p>
        </w:tc>
      </w:tr>
      <w:tr w:rsidR="00AC538D" w:rsidRPr="00AC538D" w14:paraId="4C810F05" w14:textId="77777777" w:rsidTr="00D05ED3">
        <w:trPr>
          <w:trHeight w:val="290"/>
        </w:trPr>
        <w:tc>
          <w:tcPr>
            <w:tcW w:w="3823" w:type="dxa"/>
            <w:shd w:val="clear" w:color="auto" w:fill="auto"/>
            <w:noWrap/>
            <w:vAlign w:val="bottom"/>
            <w:hideMark/>
          </w:tcPr>
          <w:p w14:paraId="1D06092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B999A1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136056</w:t>
            </w:r>
          </w:p>
        </w:tc>
        <w:tc>
          <w:tcPr>
            <w:tcW w:w="4536" w:type="dxa"/>
            <w:shd w:val="clear" w:color="auto" w:fill="auto"/>
            <w:noWrap/>
            <w:vAlign w:val="bottom"/>
            <w:hideMark/>
          </w:tcPr>
          <w:p w14:paraId="1EB979C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monocytic leukemia</w:t>
            </w:r>
          </w:p>
        </w:tc>
      </w:tr>
      <w:tr w:rsidR="00AC538D" w:rsidRPr="00AC538D" w14:paraId="261507EB" w14:textId="77777777" w:rsidTr="00D05ED3">
        <w:trPr>
          <w:trHeight w:val="290"/>
        </w:trPr>
        <w:tc>
          <w:tcPr>
            <w:tcW w:w="3823" w:type="dxa"/>
            <w:shd w:val="clear" w:color="auto" w:fill="auto"/>
            <w:noWrap/>
            <w:vAlign w:val="bottom"/>
            <w:hideMark/>
          </w:tcPr>
          <w:p w14:paraId="0E2A23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19593C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136656</w:t>
            </w:r>
          </w:p>
        </w:tc>
        <w:tc>
          <w:tcPr>
            <w:tcW w:w="4536" w:type="dxa"/>
            <w:shd w:val="clear" w:color="auto" w:fill="auto"/>
            <w:noWrap/>
            <w:vAlign w:val="bottom"/>
            <w:hideMark/>
          </w:tcPr>
          <w:p w14:paraId="625305D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Subacute lymphoid leukemia</w:t>
            </w:r>
          </w:p>
        </w:tc>
      </w:tr>
      <w:tr w:rsidR="00AC538D" w:rsidRPr="00AC538D" w14:paraId="73555010" w14:textId="77777777" w:rsidTr="00D05ED3">
        <w:trPr>
          <w:trHeight w:val="290"/>
        </w:trPr>
        <w:tc>
          <w:tcPr>
            <w:tcW w:w="3823" w:type="dxa"/>
            <w:shd w:val="clear" w:color="auto" w:fill="auto"/>
            <w:noWrap/>
            <w:vAlign w:val="bottom"/>
            <w:hideMark/>
          </w:tcPr>
          <w:p w14:paraId="0FDD816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FB9839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136930</w:t>
            </w:r>
          </w:p>
        </w:tc>
        <w:tc>
          <w:tcPr>
            <w:tcW w:w="4536" w:type="dxa"/>
            <w:shd w:val="clear" w:color="auto" w:fill="auto"/>
            <w:noWrap/>
            <w:vAlign w:val="bottom"/>
            <w:hideMark/>
          </w:tcPr>
          <w:p w14:paraId="4AF9FC6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Megakaryocytic leukemia in remission</w:t>
            </w:r>
          </w:p>
        </w:tc>
      </w:tr>
      <w:tr w:rsidR="00AC538D" w:rsidRPr="00AC538D" w14:paraId="41AD3F41" w14:textId="77777777" w:rsidTr="00D05ED3">
        <w:trPr>
          <w:trHeight w:val="290"/>
        </w:trPr>
        <w:tc>
          <w:tcPr>
            <w:tcW w:w="3823" w:type="dxa"/>
            <w:shd w:val="clear" w:color="auto" w:fill="auto"/>
            <w:noWrap/>
            <w:vAlign w:val="bottom"/>
            <w:hideMark/>
          </w:tcPr>
          <w:p w14:paraId="2AED62A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FEFAA9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138099</w:t>
            </w:r>
          </w:p>
        </w:tc>
        <w:tc>
          <w:tcPr>
            <w:tcW w:w="4536" w:type="dxa"/>
            <w:shd w:val="clear" w:color="auto" w:fill="auto"/>
            <w:noWrap/>
            <w:vAlign w:val="bottom"/>
            <w:hideMark/>
          </w:tcPr>
          <w:p w14:paraId="586F521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Erythroleukemia, FAB M6</w:t>
            </w:r>
          </w:p>
        </w:tc>
      </w:tr>
      <w:tr w:rsidR="00AC538D" w:rsidRPr="00AC538D" w14:paraId="221E91BB" w14:textId="77777777" w:rsidTr="00D05ED3">
        <w:trPr>
          <w:trHeight w:val="290"/>
        </w:trPr>
        <w:tc>
          <w:tcPr>
            <w:tcW w:w="3823" w:type="dxa"/>
            <w:shd w:val="clear" w:color="auto" w:fill="auto"/>
            <w:noWrap/>
            <w:vAlign w:val="bottom"/>
            <w:hideMark/>
          </w:tcPr>
          <w:p w14:paraId="2E6086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826903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138379</w:t>
            </w:r>
          </w:p>
        </w:tc>
        <w:tc>
          <w:tcPr>
            <w:tcW w:w="4536" w:type="dxa"/>
            <w:shd w:val="clear" w:color="auto" w:fill="auto"/>
            <w:noWrap/>
            <w:vAlign w:val="bottom"/>
            <w:hideMark/>
          </w:tcPr>
          <w:p w14:paraId="0A7769B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lymphoid leukemia, disease</w:t>
            </w:r>
          </w:p>
        </w:tc>
      </w:tr>
      <w:tr w:rsidR="00AC538D" w:rsidRPr="00AC538D" w14:paraId="32DDD315" w14:textId="77777777" w:rsidTr="00D05ED3">
        <w:trPr>
          <w:trHeight w:val="290"/>
        </w:trPr>
        <w:tc>
          <w:tcPr>
            <w:tcW w:w="3823" w:type="dxa"/>
            <w:shd w:val="clear" w:color="auto" w:fill="auto"/>
            <w:noWrap/>
            <w:vAlign w:val="bottom"/>
            <w:hideMark/>
          </w:tcPr>
          <w:p w14:paraId="09C9720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2827C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138708</w:t>
            </w:r>
          </w:p>
        </w:tc>
        <w:tc>
          <w:tcPr>
            <w:tcW w:w="4536" w:type="dxa"/>
            <w:shd w:val="clear" w:color="auto" w:fill="auto"/>
            <w:noWrap/>
            <w:vAlign w:val="bottom"/>
            <w:hideMark/>
          </w:tcPr>
          <w:p w14:paraId="6F8A975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leukemia</w:t>
            </w:r>
          </w:p>
        </w:tc>
      </w:tr>
      <w:tr w:rsidR="00AC538D" w:rsidRPr="00AC538D" w14:paraId="495A154E" w14:textId="77777777" w:rsidTr="00D05ED3">
        <w:trPr>
          <w:trHeight w:val="290"/>
        </w:trPr>
        <w:tc>
          <w:tcPr>
            <w:tcW w:w="3823" w:type="dxa"/>
            <w:shd w:val="clear" w:color="auto" w:fill="auto"/>
            <w:noWrap/>
            <w:vAlign w:val="bottom"/>
            <w:hideMark/>
          </w:tcPr>
          <w:p w14:paraId="02F78FB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E50429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140057</w:t>
            </w:r>
          </w:p>
        </w:tc>
        <w:tc>
          <w:tcPr>
            <w:tcW w:w="4536" w:type="dxa"/>
            <w:shd w:val="clear" w:color="auto" w:fill="auto"/>
            <w:noWrap/>
            <w:vAlign w:val="bottom"/>
            <w:hideMark/>
          </w:tcPr>
          <w:p w14:paraId="18171A5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leukemia</w:t>
            </w:r>
          </w:p>
        </w:tc>
      </w:tr>
      <w:tr w:rsidR="00AC538D" w:rsidRPr="00AC538D" w14:paraId="48E4CAE8" w14:textId="77777777" w:rsidTr="00D05ED3">
        <w:trPr>
          <w:trHeight w:val="290"/>
        </w:trPr>
        <w:tc>
          <w:tcPr>
            <w:tcW w:w="3823" w:type="dxa"/>
            <w:shd w:val="clear" w:color="auto" w:fill="auto"/>
            <w:noWrap/>
            <w:vAlign w:val="bottom"/>
            <w:hideMark/>
          </w:tcPr>
          <w:p w14:paraId="1FF036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D72BA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140352</w:t>
            </w:r>
          </w:p>
        </w:tc>
        <w:tc>
          <w:tcPr>
            <w:tcW w:w="4536" w:type="dxa"/>
            <w:shd w:val="clear" w:color="auto" w:fill="auto"/>
            <w:noWrap/>
            <w:vAlign w:val="bottom"/>
            <w:hideMark/>
          </w:tcPr>
          <w:p w14:paraId="157BC9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disease</w:t>
            </w:r>
          </w:p>
        </w:tc>
      </w:tr>
      <w:tr w:rsidR="00AC538D" w:rsidRPr="00AC538D" w14:paraId="53F44E2D" w14:textId="77777777" w:rsidTr="00D05ED3">
        <w:trPr>
          <w:trHeight w:val="290"/>
        </w:trPr>
        <w:tc>
          <w:tcPr>
            <w:tcW w:w="3823" w:type="dxa"/>
            <w:shd w:val="clear" w:color="auto" w:fill="auto"/>
            <w:noWrap/>
            <w:vAlign w:val="bottom"/>
            <w:hideMark/>
          </w:tcPr>
          <w:p w14:paraId="0C490FA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9E97C2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140666</w:t>
            </w:r>
          </w:p>
        </w:tc>
        <w:tc>
          <w:tcPr>
            <w:tcW w:w="4536" w:type="dxa"/>
            <w:shd w:val="clear" w:color="auto" w:fill="auto"/>
            <w:noWrap/>
            <w:vAlign w:val="bottom"/>
            <w:hideMark/>
          </w:tcPr>
          <w:p w14:paraId="3D4D279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Myeloid leukemia</w:t>
            </w:r>
          </w:p>
        </w:tc>
      </w:tr>
      <w:tr w:rsidR="00AC538D" w:rsidRPr="002032A8" w14:paraId="1B239409" w14:textId="77777777" w:rsidTr="00D05ED3">
        <w:trPr>
          <w:trHeight w:val="290"/>
        </w:trPr>
        <w:tc>
          <w:tcPr>
            <w:tcW w:w="3823" w:type="dxa"/>
            <w:shd w:val="clear" w:color="auto" w:fill="auto"/>
            <w:noWrap/>
            <w:vAlign w:val="bottom"/>
            <w:hideMark/>
          </w:tcPr>
          <w:p w14:paraId="5E68066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7C9EF5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140672</w:t>
            </w:r>
          </w:p>
        </w:tc>
        <w:tc>
          <w:tcPr>
            <w:tcW w:w="4536" w:type="dxa"/>
            <w:shd w:val="clear" w:color="auto" w:fill="auto"/>
            <w:noWrap/>
            <w:vAlign w:val="bottom"/>
            <w:hideMark/>
          </w:tcPr>
          <w:p w14:paraId="78EF9B3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monocytic leukemia in remission</w:t>
            </w:r>
          </w:p>
        </w:tc>
      </w:tr>
      <w:tr w:rsidR="00AC538D" w:rsidRPr="002032A8" w14:paraId="2B0B05B6" w14:textId="77777777" w:rsidTr="00D05ED3">
        <w:trPr>
          <w:trHeight w:val="290"/>
        </w:trPr>
        <w:tc>
          <w:tcPr>
            <w:tcW w:w="3823" w:type="dxa"/>
            <w:shd w:val="clear" w:color="auto" w:fill="auto"/>
            <w:noWrap/>
            <w:vAlign w:val="bottom"/>
            <w:hideMark/>
          </w:tcPr>
          <w:p w14:paraId="3EF2D02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428021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141816</w:t>
            </w:r>
          </w:p>
        </w:tc>
        <w:tc>
          <w:tcPr>
            <w:tcW w:w="4536" w:type="dxa"/>
            <w:shd w:val="clear" w:color="auto" w:fill="auto"/>
            <w:noWrap/>
            <w:vAlign w:val="bottom"/>
            <w:hideMark/>
          </w:tcPr>
          <w:p w14:paraId="0DE526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lymphoid leukemia in remission</w:t>
            </w:r>
          </w:p>
        </w:tc>
      </w:tr>
      <w:tr w:rsidR="00AC538D" w:rsidRPr="00AC538D" w14:paraId="1048D6B1" w14:textId="77777777" w:rsidTr="00D05ED3">
        <w:trPr>
          <w:trHeight w:val="290"/>
        </w:trPr>
        <w:tc>
          <w:tcPr>
            <w:tcW w:w="3823" w:type="dxa"/>
            <w:shd w:val="clear" w:color="auto" w:fill="auto"/>
            <w:noWrap/>
            <w:vAlign w:val="bottom"/>
            <w:hideMark/>
          </w:tcPr>
          <w:p w14:paraId="60E6D8A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313629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313159</w:t>
            </w:r>
          </w:p>
        </w:tc>
        <w:tc>
          <w:tcPr>
            <w:tcW w:w="4536" w:type="dxa"/>
            <w:shd w:val="clear" w:color="auto" w:fill="auto"/>
            <w:noWrap/>
            <w:vAlign w:val="bottom"/>
            <w:hideMark/>
          </w:tcPr>
          <w:p w14:paraId="69B999A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Megakaryocytic leukemia</w:t>
            </w:r>
          </w:p>
        </w:tc>
      </w:tr>
      <w:tr w:rsidR="00AC538D" w:rsidRPr="00AC538D" w14:paraId="48E6B16B" w14:textId="77777777" w:rsidTr="00D05ED3">
        <w:trPr>
          <w:trHeight w:val="290"/>
        </w:trPr>
        <w:tc>
          <w:tcPr>
            <w:tcW w:w="3823" w:type="dxa"/>
            <w:shd w:val="clear" w:color="auto" w:fill="auto"/>
            <w:noWrap/>
            <w:vAlign w:val="bottom"/>
            <w:hideMark/>
          </w:tcPr>
          <w:p w14:paraId="5561062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63646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313430</w:t>
            </w:r>
          </w:p>
        </w:tc>
        <w:tc>
          <w:tcPr>
            <w:tcW w:w="4536" w:type="dxa"/>
            <w:shd w:val="clear" w:color="auto" w:fill="auto"/>
            <w:noWrap/>
            <w:vAlign w:val="bottom"/>
            <w:hideMark/>
          </w:tcPr>
          <w:p w14:paraId="6B2D6E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Subacute monocytic leukemia</w:t>
            </w:r>
          </w:p>
        </w:tc>
      </w:tr>
      <w:tr w:rsidR="00AC538D" w:rsidRPr="00AC538D" w14:paraId="559C9AF7" w14:textId="77777777" w:rsidTr="00D05ED3">
        <w:trPr>
          <w:trHeight w:val="290"/>
        </w:trPr>
        <w:tc>
          <w:tcPr>
            <w:tcW w:w="3823" w:type="dxa"/>
            <w:shd w:val="clear" w:color="auto" w:fill="auto"/>
            <w:noWrap/>
            <w:vAlign w:val="bottom"/>
            <w:hideMark/>
          </w:tcPr>
          <w:p w14:paraId="5531300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B0BAA4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315497</w:t>
            </w:r>
          </w:p>
        </w:tc>
        <w:tc>
          <w:tcPr>
            <w:tcW w:w="4536" w:type="dxa"/>
            <w:shd w:val="clear" w:color="auto" w:fill="auto"/>
            <w:noWrap/>
            <w:vAlign w:val="bottom"/>
            <w:hideMark/>
          </w:tcPr>
          <w:p w14:paraId="6990085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Subacute leukemia</w:t>
            </w:r>
          </w:p>
        </w:tc>
      </w:tr>
      <w:tr w:rsidR="00AC538D" w:rsidRPr="00AC538D" w14:paraId="31F6B4C5" w14:textId="77777777" w:rsidTr="00D05ED3">
        <w:trPr>
          <w:trHeight w:val="290"/>
        </w:trPr>
        <w:tc>
          <w:tcPr>
            <w:tcW w:w="3823" w:type="dxa"/>
            <w:shd w:val="clear" w:color="auto" w:fill="auto"/>
            <w:noWrap/>
            <w:vAlign w:val="bottom"/>
            <w:hideMark/>
          </w:tcPr>
          <w:p w14:paraId="73F1D9C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03BD4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317510</w:t>
            </w:r>
          </w:p>
        </w:tc>
        <w:tc>
          <w:tcPr>
            <w:tcW w:w="4536" w:type="dxa"/>
            <w:shd w:val="clear" w:color="auto" w:fill="auto"/>
            <w:noWrap/>
            <w:vAlign w:val="bottom"/>
            <w:hideMark/>
          </w:tcPr>
          <w:p w14:paraId="324591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Leukemia</w:t>
            </w:r>
          </w:p>
        </w:tc>
      </w:tr>
      <w:tr w:rsidR="00AC538D" w:rsidRPr="00AC538D" w14:paraId="17F4A5D1" w14:textId="77777777" w:rsidTr="00D05ED3">
        <w:trPr>
          <w:trHeight w:val="290"/>
        </w:trPr>
        <w:tc>
          <w:tcPr>
            <w:tcW w:w="3823" w:type="dxa"/>
            <w:shd w:val="clear" w:color="auto" w:fill="auto"/>
            <w:noWrap/>
            <w:vAlign w:val="bottom"/>
            <w:hideMark/>
          </w:tcPr>
          <w:p w14:paraId="6081C0D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CD082D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321526</w:t>
            </w:r>
          </w:p>
        </w:tc>
        <w:tc>
          <w:tcPr>
            <w:tcW w:w="4536" w:type="dxa"/>
            <w:shd w:val="clear" w:color="auto" w:fill="auto"/>
            <w:noWrap/>
            <w:vAlign w:val="bottom"/>
            <w:hideMark/>
          </w:tcPr>
          <w:p w14:paraId="1638B14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Monocytic leukemia</w:t>
            </w:r>
          </w:p>
        </w:tc>
      </w:tr>
      <w:tr w:rsidR="00AC538D" w:rsidRPr="00AC538D" w14:paraId="3A6E2CEC" w14:textId="77777777" w:rsidTr="00D05ED3">
        <w:trPr>
          <w:trHeight w:val="290"/>
        </w:trPr>
        <w:tc>
          <w:tcPr>
            <w:tcW w:w="3823" w:type="dxa"/>
            <w:shd w:val="clear" w:color="auto" w:fill="auto"/>
            <w:noWrap/>
            <w:vAlign w:val="bottom"/>
            <w:hideMark/>
          </w:tcPr>
          <w:p w14:paraId="1F89F3E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A5FC35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443719</w:t>
            </w:r>
          </w:p>
        </w:tc>
        <w:tc>
          <w:tcPr>
            <w:tcW w:w="4536" w:type="dxa"/>
            <w:shd w:val="clear" w:color="auto" w:fill="auto"/>
            <w:noWrap/>
            <w:vAlign w:val="bottom"/>
            <w:hideMark/>
          </w:tcPr>
          <w:p w14:paraId="16D6685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Relapsing chronic myeloid leukemia</w:t>
            </w:r>
          </w:p>
        </w:tc>
      </w:tr>
      <w:tr w:rsidR="00AC538D" w:rsidRPr="002032A8" w14:paraId="08C5E265" w14:textId="77777777" w:rsidTr="00D05ED3">
        <w:trPr>
          <w:trHeight w:val="290"/>
        </w:trPr>
        <w:tc>
          <w:tcPr>
            <w:tcW w:w="3823" w:type="dxa"/>
            <w:shd w:val="clear" w:color="auto" w:fill="auto"/>
            <w:noWrap/>
            <w:vAlign w:val="bottom"/>
            <w:hideMark/>
          </w:tcPr>
          <w:p w14:paraId="2FBE269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CDC16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600661</w:t>
            </w:r>
          </w:p>
        </w:tc>
        <w:tc>
          <w:tcPr>
            <w:tcW w:w="4536" w:type="dxa"/>
            <w:shd w:val="clear" w:color="auto" w:fill="auto"/>
            <w:noWrap/>
            <w:vAlign w:val="bottom"/>
            <w:hideMark/>
          </w:tcPr>
          <w:p w14:paraId="125603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Mixed phenotype acute leukemia with T-cell and myeloid lineage</w:t>
            </w:r>
          </w:p>
        </w:tc>
      </w:tr>
      <w:tr w:rsidR="00AC538D" w:rsidRPr="002032A8" w14:paraId="115CE9C5" w14:textId="77777777" w:rsidTr="00D05ED3">
        <w:trPr>
          <w:trHeight w:val="290"/>
        </w:trPr>
        <w:tc>
          <w:tcPr>
            <w:tcW w:w="3823" w:type="dxa"/>
            <w:shd w:val="clear" w:color="auto" w:fill="auto"/>
            <w:noWrap/>
            <w:vAlign w:val="bottom"/>
            <w:hideMark/>
          </w:tcPr>
          <w:p w14:paraId="2A8B03E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22071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600663</w:t>
            </w:r>
          </w:p>
        </w:tc>
        <w:tc>
          <w:tcPr>
            <w:tcW w:w="4536" w:type="dxa"/>
            <w:shd w:val="clear" w:color="auto" w:fill="auto"/>
            <w:noWrap/>
            <w:vAlign w:val="bottom"/>
            <w:hideMark/>
          </w:tcPr>
          <w:p w14:paraId="21A6A6E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Mixed phenotype acute leukemia with myeloid and B-cell lymphoid phenotypes</w:t>
            </w:r>
          </w:p>
        </w:tc>
      </w:tr>
      <w:tr w:rsidR="00AC538D" w:rsidRPr="002032A8" w14:paraId="4D0DCCB5" w14:textId="77777777" w:rsidTr="00D05ED3">
        <w:trPr>
          <w:trHeight w:val="290"/>
        </w:trPr>
        <w:tc>
          <w:tcPr>
            <w:tcW w:w="3823" w:type="dxa"/>
            <w:shd w:val="clear" w:color="auto" w:fill="auto"/>
            <w:noWrap/>
            <w:vAlign w:val="bottom"/>
            <w:hideMark/>
          </w:tcPr>
          <w:p w14:paraId="3480F0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1A49D3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604486</w:t>
            </w:r>
          </w:p>
        </w:tc>
        <w:tc>
          <w:tcPr>
            <w:tcW w:w="4536" w:type="dxa"/>
            <w:shd w:val="clear" w:color="auto" w:fill="auto"/>
            <w:noWrap/>
            <w:vAlign w:val="bottom"/>
            <w:hideMark/>
          </w:tcPr>
          <w:p w14:paraId="332FD5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Adult T-cell leukemia/lymphoma in remission</w:t>
            </w:r>
          </w:p>
        </w:tc>
      </w:tr>
      <w:tr w:rsidR="00AC538D" w:rsidRPr="002032A8" w14:paraId="4DE65502" w14:textId="77777777" w:rsidTr="00D05ED3">
        <w:trPr>
          <w:trHeight w:val="290"/>
        </w:trPr>
        <w:tc>
          <w:tcPr>
            <w:tcW w:w="3823" w:type="dxa"/>
            <w:shd w:val="clear" w:color="auto" w:fill="auto"/>
            <w:noWrap/>
            <w:vAlign w:val="bottom"/>
            <w:hideMark/>
          </w:tcPr>
          <w:p w14:paraId="25732C4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E7732B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604487</w:t>
            </w:r>
          </w:p>
        </w:tc>
        <w:tc>
          <w:tcPr>
            <w:tcW w:w="4536" w:type="dxa"/>
            <w:shd w:val="clear" w:color="auto" w:fill="auto"/>
            <w:noWrap/>
            <w:vAlign w:val="bottom"/>
            <w:hideMark/>
          </w:tcPr>
          <w:p w14:paraId="4DE10E1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T-cell prolymphocytic leukemia in remission</w:t>
            </w:r>
          </w:p>
        </w:tc>
      </w:tr>
      <w:tr w:rsidR="00AC538D" w:rsidRPr="002032A8" w14:paraId="6B988693" w14:textId="77777777" w:rsidTr="00D05ED3">
        <w:trPr>
          <w:trHeight w:val="290"/>
        </w:trPr>
        <w:tc>
          <w:tcPr>
            <w:tcW w:w="3823" w:type="dxa"/>
            <w:shd w:val="clear" w:color="auto" w:fill="auto"/>
            <w:noWrap/>
            <w:vAlign w:val="bottom"/>
            <w:hideMark/>
          </w:tcPr>
          <w:p w14:paraId="1858009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31BC36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606958</w:t>
            </w:r>
          </w:p>
        </w:tc>
        <w:tc>
          <w:tcPr>
            <w:tcW w:w="4536" w:type="dxa"/>
            <w:shd w:val="clear" w:color="auto" w:fill="auto"/>
            <w:noWrap/>
            <w:vAlign w:val="bottom"/>
            <w:hideMark/>
          </w:tcPr>
          <w:p w14:paraId="5B2312E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t(8;21)(q22;q22) RUNX1-RUNX1T1</w:t>
            </w:r>
          </w:p>
        </w:tc>
      </w:tr>
      <w:tr w:rsidR="00AC538D" w:rsidRPr="002032A8" w14:paraId="23175198" w14:textId="77777777" w:rsidTr="00D05ED3">
        <w:trPr>
          <w:trHeight w:val="290"/>
        </w:trPr>
        <w:tc>
          <w:tcPr>
            <w:tcW w:w="3823" w:type="dxa"/>
            <w:shd w:val="clear" w:color="auto" w:fill="auto"/>
            <w:noWrap/>
            <w:vAlign w:val="bottom"/>
            <w:hideMark/>
          </w:tcPr>
          <w:p w14:paraId="556FACC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8439C5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607405</w:t>
            </w:r>
          </w:p>
        </w:tc>
        <w:tc>
          <w:tcPr>
            <w:tcW w:w="4536" w:type="dxa"/>
            <w:shd w:val="clear" w:color="auto" w:fill="auto"/>
            <w:noWrap/>
            <w:vAlign w:val="bottom"/>
            <w:hideMark/>
          </w:tcPr>
          <w:p w14:paraId="14D0A35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Mixed phenotype acute leukemia with t(9;22) (q34;q11.2); BCR-ABL1</w:t>
            </w:r>
          </w:p>
        </w:tc>
      </w:tr>
      <w:tr w:rsidR="00AC538D" w:rsidRPr="002032A8" w14:paraId="577FF359" w14:textId="77777777" w:rsidTr="00D05ED3">
        <w:trPr>
          <w:trHeight w:val="290"/>
        </w:trPr>
        <w:tc>
          <w:tcPr>
            <w:tcW w:w="3823" w:type="dxa"/>
            <w:shd w:val="clear" w:color="auto" w:fill="auto"/>
            <w:noWrap/>
            <w:vAlign w:val="bottom"/>
            <w:hideMark/>
          </w:tcPr>
          <w:p w14:paraId="50A1F9E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0FCE9E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608277</w:t>
            </w:r>
          </w:p>
        </w:tc>
        <w:tc>
          <w:tcPr>
            <w:tcW w:w="4536" w:type="dxa"/>
            <w:shd w:val="clear" w:color="auto" w:fill="auto"/>
            <w:noWrap/>
            <w:vAlign w:val="bottom"/>
            <w:hideMark/>
          </w:tcPr>
          <w:p w14:paraId="31A6651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11q23 abnormality</w:t>
            </w:r>
          </w:p>
        </w:tc>
      </w:tr>
      <w:tr w:rsidR="00AC538D" w:rsidRPr="002032A8" w14:paraId="08994153" w14:textId="77777777" w:rsidTr="00D05ED3">
        <w:trPr>
          <w:trHeight w:val="290"/>
        </w:trPr>
        <w:tc>
          <w:tcPr>
            <w:tcW w:w="3823" w:type="dxa"/>
            <w:shd w:val="clear" w:color="auto" w:fill="auto"/>
            <w:noWrap/>
            <w:vAlign w:val="bottom"/>
            <w:hideMark/>
          </w:tcPr>
          <w:p w14:paraId="62A783A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F73AF0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760932</w:t>
            </w:r>
          </w:p>
        </w:tc>
        <w:tc>
          <w:tcPr>
            <w:tcW w:w="4536" w:type="dxa"/>
            <w:shd w:val="clear" w:color="auto" w:fill="auto"/>
            <w:noWrap/>
            <w:vAlign w:val="bottom"/>
            <w:hideMark/>
          </w:tcPr>
          <w:p w14:paraId="240FAE2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monocytic leukemia in relapse</w:t>
            </w:r>
          </w:p>
        </w:tc>
      </w:tr>
      <w:tr w:rsidR="00AC538D" w:rsidRPr="00AC538D" w14:paraId="38B0360B" w14:textId="77777777" w:rsidTr="00D05ED3">
        <w:trPr>
          <w:trHeight w:val="290"/>
        </w:trPr>
        <w:tc>
          <w:tcPr>
            <w:tcW w:w="3823" w:type="dxa"/>
            <w:shd w:val="clear" w:color="auto" w:fill="auto"/>
            <w:noWrap/>
            <w:vAlign w:val="bottom"/>
            <w:hideMark/>
          </w:tcPr>
          <w:p w14:paraId="7A6BCC3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4873E1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760933</w:t>
            </w:r>
          </w:p>
        </w:tc>
        <w:tc>
          <w:tcPr>
            <w:tcW w:w="4536" w:type="dxa"/>
            <w:shd w:val="clear" w:color="auto" w:fill="auto"/>
            <w:noWrap/>
            <w:vAlign w:val="bottom"/>
            <w:hideMark/>
          </w:tcPr>
          <w:p w14:paraId="2366C56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Myeloid leukemia in relapse</w:t>
            </w:r>
          </w:p>
        </w:tc>
      </w:tr>
      <w:tr w:rsidR="00AC538D" w:rsidRPr="00AC538D" w14:paraId="799C9FAC" w14:textId="77777777" w:rsidTr="00D05ED3">
        <w:trPr>
          <w:trHeight w:val="290"/>
        </w:trPr>
        <w:tc>
          <w:tcPr>
            <w:tcW w:w="3823" w:type="dxa"/>
            <w:shd w:val="clear" w:color="auto" w:fill="auto"/>
            <w:noWrap/>
            <w:vAlign w:val="bottom"/>
            <w:hideMark/>
          </w:tcPr>
          <w:p w14:paraId="5B16293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C3858C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760934</w:t>
            </w:r>
          </w:p>
        </w:tc>
        <w:tc>
          <w:tcPr>
            <w:tcW w:w="4536" w:type="dxa"/>
            <w:shd w:val="clear" w:color="auto" w:fill="auto"/>
            <w:noWrap/>
            <w:vAlign w:val="bottom"/>
            <w:hideMark/>
          </w:tcPr>
          <w:p w14:paraId="18B1D7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Lymphoid leukemia in relapse</w:t>
            </w:r>
          </w:p>
        </w:tc>
      </w:tr>
      <w:tr w:rsidR="00AC538D" w:rsidRPr="002032A8" w14:paraId="6EE52DCA" w14:textId="77777777" w:rsidTr="00D05ED3">
        <w:trPr>
          <w:trHeight w:val="290"/>
        </w:trPr>
        <w:tc>
          <w:tcPr>
            <w:tcW w:w="3823" w:type="dxa"/>
            <w:shd w:val="clear" w:color="auto" w:fill="auto"/>
            <w:noWrap/>
            <w:vAlign w:val="bottom"/>
            <w:hideMark/>
          </w:tcPr>
          <w:p w14:paraId="08A6845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730DF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760935</w:t>
            </w:r>
          </w:p>
        </w:tc>
        <w:tc>
          <w:tcPr>
            <w:tcW w:w="4536" w:type="dxa"/>
            <w:shd w:val="clear" w:color="auto" w:fill="auto"/>
            <w:noWrap/>
            <w:vAlign w:val="bottom"/>
            <w:hideMark/>
          </w:tcPr>
          <w:p w14:paraId="290639D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lymphoid leukemia in relapse</w:t>
            </w:r>
          </w:p>
        </w:tc>
      </w:tr>
      <w:tr w:rsidR="00AC538D" w:rsidRPr="002032A8" w14:paraId="148C55D3" w14:textId="77777777" w:rsidTr="00D05ED3">
        <w:trPr>
          <w:trHeight w:val="290"/>
        </w:trPr>
        <w:tc>
          <w:tcPr>
            <w:tcW w:w="3823" w:type="dxa"/>
            <w:shd w:val="clear" w:color="auto" w:fill="auto"/>
            <w:noWrap/>
            <w:vAlign w:val="bottom"/>
            <w:hideMark/>
          </w:tcPr>
          <w:p w14:paraId="691A8BE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A76F28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760936</w:t>
            </w:r>
          </w:p>
        </w:tc>
        <w:tc>
          <w:tcPr>
            <w:tcW w:w="4536" w:type="dxa"/>
            <w:shd w:val="clear" w:color="auto" w:fill="auto"/>
            <w:noWrap/>
            <w:vAlign w:val="bottom"/>
            <w:hideMark/>
          </w:tcPr>
          <w:p w14:paraId="00428F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Plasma cell leukemia in relapse</w:t>
            </w:r>
          </w:p>
        </w:tc>
      </w:tr>
      <w:tr w:rsidR="00AC538D" w:rsidRPr="002032A8" w14:paraId="0E3850AC" w14:textId="77777777" w:rsidTr="00D05ED3">
        <w:trPr>
          <w:trHeight w:val="290"/>
        </w:trPr>
        <w:tc>
          <w:tcPr>
            <w:tcW w:w="3823" w:type="dxa"/>
            <w:shd w:val="clear" w:color="auto" w:fill="auto"/>
            <w:noWrap/>
            <w:vAlign w:val="bottom"/>
            <w:hideMark/>
          </w:tcPr>
          <w:p w14:paraId="66C546A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93597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760988</w:t>
            </w:r>
          </w:p>
        </w:tc>
        <w:tc>
          <w:tcPr>
            <w:tcW w:w="4536" w:type="dxa"/>
            <w:shd w:val="clear" w:color="auto" w:fill="auto"/>
            <w:noWrap/>
            <w:vAlign w:val="bottom"/>
            <w:hideMark/>
          </w:tcPr>
          <w:p w14:paraId="57F9337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Aleukemic myeloid leukemia in relapse</w:t>
            </w:r>
          </w:p>
        </w:tc>
      </w:tr>
      <w:tr w:rsidR="00AC538D" w:rsidRPr="00AC538D" w14:paraId="06445964" w14:textId="77777777" w:rsidTr="00D05ED3">
        <w:trPr>
          <w:trHeight w:val="290"/>
        </w:trPr>
        <w:tc>
          <w:tcPr>
            <w:tcW w:w="3823" w:type="dxa"/>
            <w:shd w:val="clear" w:color="auto" w:fill="auto"/>
            <w:noWrap/>
            <w:vAlign w:val="bottom"/>
            <w:hideMark/>
          </w:tcPr>
          <w:p w14:paraId="217B944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CF5223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760962</w:t>
            </w:r>
          </w:p>
        </w:tc>
        <w:tc>
          <w:tcPr>
            <w:tcW w:w="4536" w:type="dxa"/>
            <w:shd w:val="clear" w:color="auto" w:fill="auto"/>
            <w:noWrap/>
            <w:vAlign w:val="bottom"/>
            <w:hideMark/>
          </w:tcPr>
          <w:p w14:paraId="032D91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leukemia in relapse</w:t>
            </w:r>
          </w:p>
        </w:tc>
      </w:tr>
      <w:tr w:rsidR="00AC538D" w:rsidRPr="002032A8" w14:paraId="40C0CF2E" w14:textId="77777777" w:rsidTr="00D05ED3">
        <w:trPr>
          <w:trHeight w:val="290"/>
        </w:trPr>
        <w:tc>
          <w:tcPr>
            <w:tcW w:w="3823" w:type="dxa"/>
            <w:shd w:val="clear" w:color="auto" w:fill="auto"/>
            <w:noWrap/>
            <w:vAlign w:val="bottom"/>
            <w:hideMark/>
          </w:tcPr>
          <w:p w14:paraId="0726037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85F7DD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764781</w:t>
            </w:r>
          </w:p>
        </w:tc>
        <w:tc>
          <w:tcPr>
            <w:tcW w:w="4536" w:type="dxa"/>
            <w:shd w:val="clear" w:color="auto" w:fill="auto"/>
            <w:noWrap/>
            <w:vAlign w:val="bottom"/>
            <w:hideMark/>
          </w:tcPr>
          <w:p w14:paraId="626B12E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minimal differentiation, FAB M0 in remission</w:t>
            </w:r>
          </w:p>
        </w:tc>
      </w:tr>
      <w:tr w:rsidR="00AC538D" w:rsidRPr="002032A8" w14:paraId="74C3EE02" w14:textId="77777777" w:rsidTr="00D05ED3">
        <w:trPr>
          <w:trHeight w:val="290"/>
        </w:trPr>
        <w:tc>
          <w:tcPr>
            <w:tcW w:w="3823" w:type="dxa"/>
            <w:shd w:val="clear" w:color="auto" w:fill="auto"/>
            <w:noWrap/>
            <w:vAlign w:val="bottom"/>
            <w:hideMark/>
          </w:tcPr>
          <w:p w14:paraId="3FD8F87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1BFF40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764782</w:t>
            </w:r>
          </w:p>
        </w:tc>
        <w:tc>
          <w:tcPr>
            <w:tcW w:w="4536" w:type="dxa"/>
            <w:shd w:val="clear" w:color="auto" w:fill="auto"/>
            <w:noWrap/>
            <w:vAlign w:val="bottom"/>
            <w:hideMark/>
          </w:tcPr>
          <w:p w14:paraId="3C005B8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without maturation, FAB M1 in remission</w:t>
            </w:r>
          </w:p>
        </w:tc>
      </w:tr>
      <w:tr w:rsidR="00AC538D" w:rsidRPr="00AC538D" w14:paraId="2F79A7EE" w14:textId="77777777" w:rsidTr="00D05ED3">
        <w:trPr>
          <w:trHeight w:val="290"/>
        </w:trPr>
        <w:tc>
          <w:tcPr>
            <w:tcW w:w="3823" w:type="dxa"/>
            <w:shd w:val="clear" w:color="auto" w:fill="auto"/>
            <w:noWrap/>
            <w:vAlign w:val="bottom"/>
            <w:hideMark/>
          </w:tcPr>
          <w:p w14:paraId="1B8EBAC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D9FA46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3572249</w:t>
            </w:r>
          </w:p>
        </w:tc>
        <w:tc>
          <w:tcPr>
            <w:tcW w:w="4536" w:type="dxa"/>
            <w:shd w:val="clear" w:color="auto" w:fill="auto"/>
            <w:noWrap/>
            <w:vAlign w:val="bottom"/>
            <w:hideMark/>
          </w:tcPr>
          <w:p w14:paraId="0071F96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Relapsing acute myeloid leukemia</w:t>
            </w:r>
          </w:p>
        </w:tc>
      </w:tr>
      <w:tr w:rsidR="00AC538D" w:rsidRPr="00AC538D" w14:paraId="5F846AC5" w14:textId="77777777" w:rsidTr="00D05ED3">
        <w:trPr>
          <w:trHeight w:val="290"/>
        </w:trPr>
        <w:tc>
          <w:tcPr>
            <w:tcW w:w="3823" w:type="dxa"/>
            <w:shd w:val="clear" w:color="auto" w:fill="auto"/>
            <w:noWrap/>
            <w:vAlign w:val="bottom"/>
            <w:hideMark/>
          </w:tcPr>
          <w:p w14:paraId="692C223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D2870C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3572256</w:t>
            </w:r>
          </w:p>
        </w:tc>
        <w:tc>
          <w:tcPr>
            <w:tcW w:w="4536" w:type="dxa"/>
            <w:shd w:val="clear" w:color="auto" w:fill="auto"/>
            <w:noWrap/>
            <w:vAlign w:val="bottom"/>
            <w:hideMark/>
          </w:tcPr>
          <w:p w14:paraId="737B62A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Refractory acute myeloid leukemia</w:t>
            </w:r>
          </w:p>
        </w:tc>
      </w:tr>
      <w:tr w:rsidR="00AC538D" w:rsidRPr="002032A8" w14:paraId="3D62458B" w14:textId="77777777" w:rsidTr="00D05ED3">
        <w:trPr>
          <w:trHeight w:val="290"/>
        </w:trPr>
        <w:tc>
          <w:tcPr>
            <w:tcW w:w="3823" w:type="dxa"/>
            <w:shd w:val="clear" w:color="auto" w:fill="auto"/>
            <w:noWrap/>
            <w:vAlign w:val="bottom"/>
            <w:hideMark/>
          </w:tcPr>
          <w:p w14:paraId="7600FA2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E88B9C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3654662</w:t>
            </w:r>
          </w:p>
        </w:tc>
        <w:tc>
          <w:tcPr>
            <w:tcW w:w="4536" w:type="dxa"/>
            <w:shd w:val="clear" w:color="auto" w:fill="auto"/>
            <w:noWrap/>
            <w:vAlign w:val="bottom"/>
            <w:hideMark/>
          </w:tcPr>
          <w:p w14:paraId="7E4BCF7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inv(16)(p13.1q22) or t(16;16)(p13.1;q22) CBFB-MYH11</w:t>
            </w:r>
          </w:p>
        </w:tc>
      </w:tr>
      <w:tr w:rsidR="00AC538D" w:rsidRPr="002032A8" w14:paraId="72650BB5" w14:textId="77777777" w:rsidTr="00D05ED3">
        <w:trPr>
          <w:trHeight w:val="290"/>
        </w:trPr>
        <w:tc>
          <w:tcPr>
            <w:tcW w:w="3823" w:type="dxa"/>
            <w:shd w:val="clear" w:color="auto" w:fill="auto"/>
            <w:noWrap/>
            <w:vAlign w:val="bottom"/>
            <w:hideMark/>
          </w:tcPr>
          <w:p w14:paraId="7E12CC8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23D012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3654647</w:t>
            </w:r>
          </w:p>
        </w:tc>
        <w:tc>
          <w:tcPr>
            <w:tcW w:w="4536" w:type="dxa"/>
            <w:shd w:val="clear" w:color="auto" w:fill="auto"/>
            <w:noWrap/>
            <w:vAlign w:val="bottom"/>
            <w:hideMark/>
          </w:tcPr>
          <w:p w14:paraId="6962124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 lymphoblastic leukemia lymphoma with t(5;14)(q31;q32); IL3-IGH</w:t>
            </w:r>
          </w:p>
        </w:tc>
      </w:tr>
      <w:tr w:rsidR="00AC538D" w:rsidRPr="002032A8" w14:paraId="055F3BA2" w14:textId="77777777" w:rsidTr="00D05ED3">
        <w:trPr>
          <w:trHeight w:val="290"/>
        </w:trPr>
        <w:tc>
          <w:tcPr>
            <w:tcW w:w="3823" w:type="dxa"/>
            <w:shd w:val="clear" w:color="auto" w:fill="auto"/>
            <w:noWrap/>
            <w:vAlign w:val="bottom"/>
            <w:hideMark/>
          </w:tcPr>
          <w:p w14:paraId="297F02A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894DFA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3654648</w:t>
            </w:r>
          </w:p>
        </w:tc>
        <w:tc>
          <w:tcPr>
            <w:tcW w:w="4536" w:type="dxa"/>
            <w:shd w:val="clear" w:color="auto" w:fill="auto"/>
            <w:noWrap/>
            <w:vAlign w:val="bottom"/>
            <w:hideMark/>
          </w:tcPr>
          <w:p w14:paraId="5254417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 lymphoblastic leukemia lymphoma with t(v;11q23); MLL rearranged</w:t>
            </w:r>
          </w:p>
        </w:tc>
      </w:tr>
      <w:tr w:rsidR="00AC538D" w:rsidRPr="002032A8" w14:paraId="595ABDBA" w14:textId="77777777" w:rsidTr="00D05ED3">
        <w:trPr>
          <w:trHeight w:val="290"/>
        </w:trPr>
        <w:tc>
          <w:tcPr>
            <w:tcW w:w="3823" w:type="dxa"/>
            <w:shd w:val="clear" w:color="auto" w:fill="auto"/>
            <w:noWrap/>
            <w:vAlign w:val="bottom"/>
            <w:hideMark/>
          </w:tcPr>
          <w:p w14:paraId="317F767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1EF968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3654649</w:t>
            </w:r>
          </w:p>
        </w:tc>
        <w:tc>
          <w:tcPr>
            <w:tcW w:w="4536" w:type="dxa"/>
            <w:shd w:val="clear" w:color="auto" w:fill="auto"/>
            <w:noWrap/>
            <w:vAlign w:val="bottom"/>
            <w:hideMark/>
          </w:tcPr>
          <w:p w14:paraId="5F6FA6B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 lymphoblastic leukemia lymphoma with t(12;21) (p13;q22); TEL/AML1 (ETV6-RUNX1)</w:t>
            </w:r>
          </w:p>
        </w:tc>
      </w:tr>
      <w:tr w:rsidR="00AC538D" w:rsidRPr="002032A8" w14:paraId="1D202117" w14:textId="77777777" w:rsidTr="00D05ED3">
        <w:trPr>
          <w:trHeight w:val="290"/>
        </w:trPr>
        <w:tc>
          <w:tcPr>
            <w:tcW w:w="3823" w:type="dxa"/>
            <w:shd w:val="clear" w:color="auto" w:fill="auto"/>
            <w:noWrap/>
            <w:vAlign w:val="bottom"/>
            <w:hideMark/>
          </w:tcPr>
          <w:p w14:paraId="092D68D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E1C5CB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3654650</w:t>
            </w:r>
          </w:p>
        </w:tc>
        <w:tc>
          <w:tcPr>
            <w:tcW w:w="4536" w:type="dxa"/>
            <w:shd w:val="clear" w:color="auto" w:fill="auto"/>
            <w:noWrap/>
            <w:vAlign w:val="bottom"/>
            <w:hideMark/>
          </w:tcPr>
          <w:p w14:paraId="111CE8E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 lymphoblastic leukemia lymphoma with t(1;19)(Q23;P13.3); E2A-PBX1 (TCF3/PBX1)</w:t>
            </w:r>
          </w:p>
        </w:tc>
      </w:tr>
      <w:tr w:rsidR="00AC538D" w:rsidRPr="002032A8" w14:paraId="58CBBE68" w14:textId="77777777" w:rsidTr="00D05ED3">
        <w:trPr>
          <w:trHeight w:val="290"/>
        </w:trPr>
        <w:tc>
          <w:tcPr>
            <w:tcW w:w="3823" w:type="dxa"/>
            <w:shd w:val="clear" w:color="auto" w:fill="auto"/>
            <w:noWrap/>
            <w:vAlign w:val="bottom"/>
            <w:hideMark/>
          </w:tcPr>
          <w:p w14:paraId="74A23F2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F5DA6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3654651</w:t>
            </w:r>
          </w:p>
        </w:tc>
        <w:tc>
          <w:tcPr>
            <w:tcW w:w="4536" w:type="dxa"/>
            <w:shd w:val="clear" w:color="auto" w:fill="auto"/>
            <w:noWrap/>
            <w:vAlign w:val="bottom"/>
            <w:hideMark/>
          </w:tcPr>
          <w:p w14:paraId="16BC81C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 lymphoblastic leukemia lymphoma with hypodiploidy</w:t>
            </w:r>
          </w:p>
        </w:tc>
      </w:tr>
      <w:tr w:rsidR="00AC538D" w:rsidRPr="002032A8" w14:paraId="50A218D0" w14:textId="77777777" w:rsidTr="00D05ED3">
        <w:trPr>
          <w:trHeight w:val="290"/>
        </w:trPr>
        <w:tc>
          <w:tcPr>
            <w:tcW w:w="3823" w:type="dxa"/>
            <w:shd w:val="clear" w:color="auto" w:fill="auto"/>
            <w:noWrap/>
            <w:vAlign w:val="bottom"/>
            <w:hideMark/>
          </w:tcPr>
          <w:p w14:paraId="1B54731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1CF6AD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3654653</w:t>
            </w:r>
          </w:p>
        </w:tc>
        <w:tc>
          <w:tcPr>
            <w:tcW w:w="4536" w:type="dxa"/>
            <w:shd w:val="clear" w:color="auto" w:fill="auto"/>
            <w:noWrap/>
            <w:vAlign w:val="bottom"/>
            <w:hideMark/>
          </w:tcPr>
          <w:p w14:paraId="5D42396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 lymphoblastic leukemia lymphoma with hyperdiploidy</w:t>
            </w:r>
          </w:p>
        </w:tc>
      </w:tr>
      <w:tr w:rsidR="00AC538D" w:rsidRPr="00AC538D" w14:paraId="7694ED0F" w14:textId="77777777" w:rsidTr="00D05ED3">
        <w:trPr>
          <w:trHeight w:val="290"/>
        </w:trPr>
        <w:tc>
          <w:tcPr>
            <w:tcW w:w="3823" w:type="dxa"/>
            <w:shd w:val="clear" w:color="auto" w:fill="auto"/>
            <w:noWrap/>
            <w:vAlign w:val="bottom"/>
            <w:hideMark/>
          </w:tcPr>
          <w:p w14:paraId="759EB3F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46ABA6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4001331</w:t>
            </w:r>
          </w:p>
        </w:tc>
        <w:tc>
          <w:tcPr>
            <w:tcW w:w="4536" w:type="dxa"/>
            <w:shd w:val="clear" w:color="auto" w:fill="auto"/>
            <w:noWrap/>
            <w:vAlign w:val="bottom"/>
            <w:hideMark/>
          </w:tcPr>
          <w:p w14:paraId="6D7D2F8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Prolymphocytic leukemia (clinical)</w:t>
            </w:r>
          </w:p>
        </w:tc>
      </w:tr>
      <w:tr w:rsidR="00AC538D" w:rsidRPr="00AC538D" w14:paraId="32106DD7" w14:textId="77777777" w:rsidTr="00D05ED3">
        <w:trPr>
          <w:trHeight w:val="290"/>
        </w:trPr>
        <w:tc>
          <w:tcPr>
            <w:tcW w:w="3823" w:type="dxa"/>
            <w:shd w:val="clear" w:color="auto" w:fill="auto"/>
            <w:noWrap/>
            <w:vAlign w:val="bottom"/>
            <w:hideMark/>
          </w:tcPr>
          <w:p w14:paraId="4A57607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51BC2F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4002496</w:t>
            </w:r>
          </w:p>
        </w:tc>
        <w:tc>
          <w:tcPr>
            <w:tcW w:w="4536" w:type="dxa"/>
            <w:shd w:val="clear" w:color="auto" w:fill="auto"/>
            <w:noWrap/>
            <w:vAlign w:val="bottom"/>
            <w:hideMark/>
          </w:tcPr>
          <w:p w14:paraId="6513577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Mast cell leukemia (clinical)</w:t>
            </w:r>
          </w:p>
        </w:tc>
      </w:tr>
      <w:tr w:rsidR="00AC538D" w:rsidRPr="00AC538D" w14:paraId="7368FC69" w14:textId="77777777" w:rsidTr="00D05ED3">
        <w:trPr>
          <w:trHeight w:val="290"/>
        </w:trPr>
        <w:tc>
          <w:tcPr>
            <w:tcW w:w="3823" w:type="dxa"/>
            <w:shd w:val="clear" w:color="auto" w:fill="auto"/>
            <w:noWrap/>
            <w:vAlign w:val="bottom"/>
            <w:hideMark/>
          </w:tcPr>
          <w:p w14:paraId="3B52AE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E01B13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4002497</w:t>
            </w:r>
          </w:p>
        </w:tc>
        <w:tc>
          <w:tcPr>
            <w:tcW w:w="4536" w:type="dxa"/>
            <w:shd w:val="clear" w:color="auto" w:fill="auto"/>
            <w:noWrap/>
            <w:vAlign w:val="bottom"/>
            <w:hideMark/>
          </w:tcPr>
          <w:p w14:paraId="51F9B38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promyelocytic leukemia, FAB M3</w:t>
            </w:r>
          </w:p>
        </w:tc>
      </w:tr>
      <w:tr w:rsidR="00AC538D" w:rsidRPr="00AC538D" w14:paraId="3D477D02" w14:textId="77777777" w:rsidTr="00D05ED3">
        <w:trPr>
          <w:trHeight w:val="290"/>
        </w:trPr>
        <w:tc>
          <w:tcPr>
            <w:tcW w:w="3823" w:type="dxa"/>
            <w:shd w:val="clear" w:color="auto" w:fill="auto"/>
            <w:noWrap/>
            <w:vAlign w:val="bottom"/>
            <w:hideMark/>
          </w:tcPr>
          <w:p w14:paraId="1DA8351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909916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4003187</w:t>
            </w:r>
          </w:p>
        </w:tc>
        <w:tc>
          <w:tcPr>
            <w:tcW w:w="4536" w:type="dxa"/>
            <w:shd w:val="clear" w:color="auto" w:fill="auto"/>
            <w:noWrap/>
            <w:vAlign w:val="bottom"/>
            <w:hideMark/>
          </w:tcPr>
          <w:p w14:paraId="5F1B819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myelomonocytic leukemia, FAB M4</w:t>
            </w:r>
          </w:p>
        </w:tc>
      </w:tr>
      <w:tr w:rsidR="00AC538D" w:rsidRPr="002032A8" w14:paraId="40015AA6" w14:textId="77777777" w:rsidTr="00D05ED3">
        <w:trPr>
          <w:trHeight w:val="290"/>
        </w:trPr>
        <w:tc>
          <w:tcPr>
            <w:tcW w:w="3823" w:type="dxa"/>
            <w:shd w:val="clear" w:color="auto" w:fill="auto"/>
            <w:noWrap/>
            <w:vAlign w:val="bottom"/>
            <w:hideMark/>
          </w:tcPr>
          <w:p w14:paraId="7A9398E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B5ECF2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4003188</w:t>
            </w:r>
          </w:p>
        </w:tc>
        <w:tc>
          <w:tcPr>
            <w:tcW w:w="4536" w:type="dxa"/>
            <w:shd w:val="clear" w:color="auto" w:fill="auto"/>
            <w:noWrap/>
            <w:vAlign w:val="bottom"/>
            <w:hideMark/>
          </w:tcPr>
          <w:p w14:paraId="4F3F072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Adult T-cell leukemia/lymphoma</w:t>
            </w:r>
          </w:p>
        </w:tc>
      </w:tr>
      <w:tr w:rsidR="00AC538D" w:rsidRPr="00AC538D" w14:paraId="61E665AB" w14:textId="77777777" w:rsidTr="00D05ED3">
        <w:trPr>
          <w:trHeight w:val="290"/>
        </w:trPr>
        <w:tc>
          <w:tcPr>
            <w:tcW w:w="3823" w:type="dxa"/>
            <w:shd w:val="clear" w:color="auto" w:fill="auto"/>
            <w:noWrap/>
            <w:vAlign w:val="bottom"/>
            <w:hideMark/>
          </w:tcPr>
          <w:p w14:paraId="0EFF6E1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82F55B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4038845</w:t>
            </w:r>
          </w:p>
        </w:tc>
        <w:tc>
          <w:tcPr>
            <w:tcW w:w="4536" w:type="dxa"/>
            <w:shd w:val="clear" w:color="auto" w:fill="auto"/>
            <w:noWrap/>
            <w:vAlign w:val="bottom"/>
            <w:hideMark/>
          </w:tcPr>
          <w:p w14:paraId="4AF9881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Hairy cell leukemia (clinical)</w:t>
            </w:r>
          </w:p>
        </w:tc>
      </w:tr>
      <w:tr w:rsidR="00AC538D" w:rsidRPr="002032A8" w14:paraId="0CFBDED1" w14:textId="77777777" w:rsidTr="00D05ED3">
        <w:trPr>
          <w:trHeight w:val="290"/>
        </w:trPr>
        <w:tc>
          <w:tcPr>
            <w:tcW w:w="3823" w:type="dxa"/>
            <w:shd w:val="clear" w:color="auto" w:fill="auto"/>
            <w:noWrap/>
            <w:vAlign w:val="bottom"/>
            <w:hideMark/>
          </w:tcPr>
          <w:p w14:paraId="5ED73B5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20D74B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4079281</w:t>
            </w:r>
          </w:p>
        </w:tc>
        <w:tc>
          <w:tcPr>
            <w:tcW w:w="4536" w:type="dxa"/>
            <w:shd w:val="clear" w:color="auto" w:fill="auto"/>
            <w:noWrap/>
            <w:vAlign w:val="bottom"/>
            <w:hideMark/>
          </w:tcPr>
          <w:p w14:paraId="59437C1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Null cell acute lymphoblastic leukemia</w:t>
            </w:r>
          </w:p>
        </w:tc>
      </w:tr>
      <w:tr w:rsidR="00AC538D" w:rsidRPr="00AC538D" w14:paraId="13C5B9FF" w14:textId="77777777" w:rsidTr="00D05ED3">
        <w:trPr>
          <w:trHeight w:val="290"/>
        </w:trPr>
        <w:tc>
          <w:tcPr>
            <w:tcW w:w="3823" w:type="dxa"/>
            <w:shd w:val="clear" w:color="auto" w:fill="auto"/>
            <w:noWrap/>
            <w:vAlign w:val="bottom"/>
            <w:hideMark/>
          </w:tcPr>
          <w:p w14:paraId="359FB05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A3D178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4079280</w:t>
            </w:r>
          </w:p>
        </w:tc>
        <w:tc>
          <w:tcPr>
            <w:tcW w:w="4536" w:type="dxa"/>
            <w:shd w:val="clear" w:color="auto" w:fill="auto"/>
            <w:noWrap/>
            <w:vAlign w:val="bottom"/>
            <w:hideMark/>
          </w:tcPr>
          <w:p w14:paraId="24BD78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Common acute lymphoblastic leukemia</w:t>
            </w:r>
          </w:p>
        </w:tc>
      </w:tr>
      <w:tr w:rsidR="00AC538D" w:rsidRPr="00AC538D" w14:paraId="12789AC8" w14:textId="77777777" w:rsidTr="00D05ED3">
        <w:trPr>
          <w:trHeight w:val="290"/>
        </w:trPr>
        <w:tc>
          <w:tcPr>
            <w:tcW w:w="3823" w:type="dxa"/>
            <w:shd w:val="clear" w:color="auto" w:fill="auto"/>
            <w:noWrap/>
            <w:vAlign w:val="bottom"/>
            <w:hideMark/>
          </w:tcPr>
          <w:p w14:paraId="237D352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56C873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4079282</w:t>
            </w:r>
          </w:p>
        </w:tc>
        <w:tc>
          <w:tcPr>
            <w:tcW w:w="4536" w:type="dxa"/>
            <w:shd w:val="clear" w:color="auto" w:fill="auto"/>
            <w:noWrap/>
            <w:vAlign w:val="bottom"/>
            <w:hideMark/>
          </w:tcPr>
          <w:p w14:paraId="7F8AFF7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Atypical chronic myeloid leukemia</w:t>
            </w:r>
          </w:p>
        </w:tc>
      </w:tr>
      <w:tr w:rsidR="00AC538D" w:rsidRPr="00AC538D" w14:paraId="4DE6E595" w14:textId="77777777" w:rsidTr="00D05ED3">
        <w:trPr>
          <w:trHeight w:val="290"/>
        </w:trPr>
        <w:tc>
          <w:tcPr>
            <w:tcW w:w="3823" w:type="dxa"/>
            <w:shd w:val="clear" w:color="auto" w:fill="auto"/>
            <w:noWrap/>
            <w:vAlign w:val="bottom"/>
            <w:hideMark/>
          </w:tcPr>
          <w:p w14:paraId="37D6B70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337A5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4079683</w:t>
            </w:r>
          </w:p>
        </w:tc>
        <w:tc>
          <w:tcPr>
            <w:tcW w:w="4536" w:type="dxa"/>
            <w:shd w:val="clear" w:color="auto" w:fill="auto"/>
            <w:noWrap/>
            <w:vAlign w:val="bottom"/>
            <w:hideMark/>
          </w:tcPr>
          <w:p w14:paraId="48C5234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T-cell prolymphocytic leukemia</w:t>
            </w:r>
          </w:p>
        </w:tc>
      </w:tr>
      <w:tr w:rsidR="00AC538D" w:rsidRPr="00AC538D" w14:paraId="04ABE6AB" w14:textId="77777777" w:rsidTr="00D05ED3">
        <w:trPr>
          <w:trHeight w:val="290"/>
        </w:trPr>
        <w:tc>
          <w:tcPr>
            <w:tcW w:w="3823" w:type="dxa"/>
            <w:shd w:val="clear" w:color="auto" w:fill="auto"/>
            <w:noWrap/>
            <w:vAlign w:val="bottom"/>
            <w:hideMark/>
          </w:tcPr>
          <w:p w14:paraId="2E0264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CE8176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4079686</w:t>
            </w:r>
          </w:p>
        </w:tc>
        <w:tc>
          <w:tcPr>
            <w:tcW w:w="4536" w:type="dxa"/>
            <w:shd w:val="clear" w:color="auto" w:fill="auto"/>
            <w:noWrap/>
            <w:vAlign w:val="bottom"/>
            <w:hideMark/>
          </w:tcPr>
          <w:p w14:paraId="5ED74C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megakaryoblastic leukemia</w:t>
            </w:r>
          </w:p>
        </w:tc>
      </w:tr>
      <w:tr w:rsidR="00AC538D" w:rsidRPr="002032A8" w14:paraId="0456899A" w14:textId="77777777" w:rsidTr="00D05ED3">
        <w:trPr>
          <w:trHeight w:val="290"/>
        </w:trPr>
        <w:tc>
          <w:tcPr>
            <w:tcW w:w="3823" w:type="dxa"/>
            <w:shd w:val="clear" w:color="auto" w:fill="auto"/>
            <w:noWrap/>
            <w:vAlign w:val="bottom"/>
            <w:hideMark/>
          </w:tcPr>
          <w:p w14:paraId="51BCECA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7D0E9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4079690</w:t>
            </w:r>
          </w:p>
        </w:tc>
        <w:tc>
          <w:tcPr>
            <w:tcW w:w="4536" w:type="dxa"/>
            <w:shd w:val="clear" w:color="auto" w:fill="auto"/>
            <w:noWrap/>
            <w:vAlign w:val="bottom"/>
            <w:hideMark/>
          </w:tcPr>
          <w:p w14:paraId="048BDAD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Prethymic and thymic T-cell lymphoma/leukemia</w:t>
            </w:r>
          </w:p>
        </w:tc>
      </w:tr>
      <w:tr w:rsidR="00AC538D" w:rsidRPr="00AC538D" w14:paraId="0A9CDE94" w14:textId="77777777" w:rsidTr="00D05ED3">
        <w:trPr>
          <w:trHeight w:val="290"/>
        </w:trPr>
        <w:tc>
          <w:tcPr>
            <w:tcW w:w="3823" w:type="dxa"/>
            <w:shd w:val="clear" w:color="auto" w:fill="auto"/>
            <w:noWrap/>
            <w:vAlign w:val="bottom"/>
            <w:hideMark/>
          </w:tcPr>
          <w:p w14:paraId="06E98E3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901D9C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4081867</w:t>
            </w:r>
          </w:p>
        </w:tc>
        <w:tc>
          <w:tcPr>
            <w:tcW w:w="4536" w:type="dxa"/>
            <w:shd w:val="clear" w:color="auto" w:fill="auto"/>
            <w:noWrap/>
            <w:vAlign w:val="bottom"/>
            <w:hideMark/>
          </w:tcPr>
          <w:p w14:paraId="670D770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biphenotypic leukemia</w:t>
            </w:r>
          </w:p>
        </w:tc>
      </w:tr>
      <w:tr w:rsidR="00AC538D" w:rsidRPr="002032A8" w14:paraId="08E63C80" w14:textId="77777777" w:rsidTr="00D05ED3">
        <w:trPr>
          <w:trHeight w:val="290"/>
        </w:trPr>
        <w:tc>
          <w:tcPr>
            <w:tcW w:w="3823" w:type="dxa"/>
            <w:shd w:val="clear" w:color="auto" w:fill="auto"/>
            <w:noWrap/>
            <w:vAlign w:val="bottom"/>
            <w:hideMark/>
          </w:tcPr>
          <w:p w14:paraId="3F1397B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DB08AB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4082311</w:t>
            </w:r>
          </w:p>
        </w:tc>
        <w:tc>
          <w:tcPr>
            <w:tcW w:w="4536" w:type="dxa"/>
            <w:shd w:val="clear" w:color="auto" w:fill="auto"/>
            <w:noWrap/>
            <w:vAlign w:val="bottom"/>
            <w:hideMark/>
          </w:tcPr>
          <w:p w14:paraId="28C7828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B-cell chronic lymphocytic leukemia</w:t>
            </w:r>
          </w:p>
        </w:tc>
      </w:tr>
      <w:tr w:rsidR="00AC538D" w:rsidRPr="00AC538D" w14:paraId="225FD9F2" w14:textId="77777777" w:rsidTr="00D05ED3">
        <w:trPr>
          <w:trHeight w:val="290"/>
        </w:trPr>
        <w:tc>
          <w:tcPr>
            <w:tcW w:w="3823" w:type="dxa"/>
            <w:shd w:val="clear" w:color="auto" w:fill="auto"/>
            <w:noWrap/>
            <w:vAlign w:val="bottom"/>
            <w:hideMark/>
          </w:tcPr>
          <w:p w14:paraId="03AB9F5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A0D9AB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4082459</w:t>
            </w:r>
          </w:p>
        </w:tc>
        <w:tc>
          <w:tcPr>
            <w:tcW w:w="4536" w:type="dxa"/>
            <w:shd w:val="clear" w:color="auto" w:fill="auto"/>
            <w:noWrap/>
            <w:vAlign w:val="bottom"/>
            <w:hideMark/>
          </w:tcPr>
          <w:p w14:paraId="26F50F7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Hairy cell leukemia variant</w:t>
            </w:r>
          </w:p>
        </w:tc>
      </w:tr>
      <w:tr w:rsidR="00AC538D" w:rsidRPr="00AC538D" w14:paraId="7BC4E10E" w14:textId="77777777" w:rsidTr="00D05ED3">
        <w:trPr>
          <w:trHeight w:val="290"/>
        </w:trPr>
        <w:tc>
          <w:tcPr>
            <w:tcW w:w="3823" w:type="dxa"/>
            <w:shd w:val="clear" w:color="auto" w:fill="auto"/>
            <w:noWrap/>
            <w:vAlign w:val="bottom"/>
            <w:hideMark/>
          </w:tcPr>
          <w:p w14:paraId="5238E0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B16A6B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4082460</w:t>
            </w:r>
          </w:p>
        </w:tc>
        <w:tc>
          <w:tcPr>
            <w:tcW w:w="4536" w:type="dxa"/>
            <w:shd w:val="clear" w:color="auto" w:fill="auto"/>
            <w:noWrap/>
            <w:vAlign w:val="bottom"/>
            <w:hideMark/>
          </w:tcPr>
          <w:p w14:paraId="5F05C78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Large granular lymphocytic leukemia</w:t>
            </w:r>
          </w:p>
        </w:tc>
      </w:tr>
      <w:tr w:rsidR="00AC538D" w:rsidRPr="00AC538D" w14:paraId="4B31B823" w14:textId="77777777" w:rsidTr="00D05ED3">
        <w:trPr>
          <w:trHeight w:val="290"/>
        </w:trPr>
        <w:tc>
          <w:tcPr>
            <w:tcW w:w="3823" w:type="dxa"/>
            <w:shd w:val="clear" w:color="auto" w:fill="auto"/>
            <w:noWrap/>
            <w:vAlign w:val="bottom"/>
            <w:hideMark/>
          </w:tcPr>
          <w:p w14:paraId="4AFAD3D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39CCAF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4082461</w:t>
            </w:r>
          </w:p>
        </w:tc>
        <w:tc>
          <w:tcPr>
            <w:tcW w:w="4536" w:type="dxa"/>
            <w:shd w:val="clear" w:color="auto" w:fill="auto"/>
            <w:noWrap/>
            <w:vAlign w:val="bottom"/>
            <w:hideMark/>
          </w:tcPr>
          <w:p w14:paraId="0123885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Precursor B-cell acute lymphoblastic leukemia</w:t>
            </w:r>
          </w:p>
        </w:tc>
      </w:tr>
      <w:tr w:rsidR="00AC538D" w:rsidRPr="002032A8" w14:paraId="18DE1699" w14:textId="77777777" w:rsidTr="00D05ED3">
        <w:trPr>
          <w:trHeight w:val="290"/>
        </w:trPr>
        <w:tc>
          <w:tcPr>
            <w:tcW w:w="3823" w:type="dxa"/>
            <w:shd w:val="clear" w:color="auto" w:fill="auto"/>
            <w:noWrap/>
            <w:vAlign w:val="bottom"/>
            <w:hideMark/>
          </w:tcPr>
          <w:p w14:paraId="4D71E45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551C9C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4082462</w:t>
            </w:r>
          </w:p>
        </w:tc>
        <w:tc>
          <w:tcPr>
            <w:tcW w:w="4536" w:type="dxa"/>
            <w:shd w:val="clear" w:color="auto" w:fill="auto"/>
            <w:noWrap/>
            <w:vAlign w:val="bottom"/>
            <w:hideMark/>
          </w:tcPr>
          <w:p w14:paraId="4DB7A26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T-cell acute lymphoblastic leukemia</w:t>
            </w:r>
          </w:p>
        </w:tc>
      </w:tr>
      <w:tr w:rsidR="00AC538D" w:rsidRPr="002032A8" w14:paraId="26F07839" w14:textId="77777777" w:rsidTr="00D05ED3">
        <w:trPr>
          <w:trHeight w:val="290"/>
        </w:trPr>
        <w:tc>
          <w:tcPr>
            <w:tcW w:w="3823" w:type="dxa"/>
            <w:shd w:val="clear" w:color="auto" w:fill="auto"/>
            <w:noWrap/>
            <w:vAlign w:val="bottom"/>
            <w:hideMark/>
          </w:tcPr>
          <w:p w14:paraId="1B15A28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8080E2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4082338</w:t>
            </w:r>
          </w:p>
        </w:tc>
        <w:tc>
          <w:tcPr>
            <w:tcW w:w="4536" w:type="dxa"/>
            <w:shd w:val="clear" w:color="auto" w:fill="auto"/>
            <w:noWrap/>
            <w:vAlign w:val="bottom"/>
            <w:hideMark/>
          </w:tcPr>
          <w:p w14:paraId="5814899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lymphocytic prolymphocytic leukemia syndrome</w:t>
            </w:r>
          </w:p>
        </w:tc>
      </w:tr>
      <w:tr w:rsidR="00AC538D" w:rsidRPr="00AC538D" w14:paraId="2A1CED1A" w14:textId="77777777" w:rsidTr="00D05ED3">
        <w:trPr>
          <w:trHeight w:val="290"/>
        </w:trPr>
        <w:tc>
          <w:tcPr>
            <w:tcW w:w="3823" w:type="dxa"/>
            <w:shd w:val="clear" w:color="auto" w:fill="auto"/>
            <w:noWrap/>
            <w:vAlign w:val="bottom"/>
            <w:hideMark/>
          </w:tcPr>
          <w:p w14:paraId="7240E5E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EC13F9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4082481</w:t>
            </w:r>
          </w:p>
        </w:tc>
        <w:tc>
          <w:tcPr>
            <w:tcW w:w="4536" w:type="dxa"/>
            <w:shd w:val="clear" w:color="auto" w:fill="auto"/>
            <w:noWrap/>
            <w:vAlign w:val="bottom"/>
            <w:hideMark/>
          </w:tcPr>
          <w:p w14:paraId="16B147D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Juvenile chronic myeloid leukemia</w:t>
            </w:r>
          </w:p>
        </w:tc>
      </w:tr>
      <w:tr w:rsidR="00AC538D" w:rsidRPr="00AC538D" w14:paraId="6CB61A1C" w14:textId="77777777" w:rsidTr="00D05ED3">
        <w:trPr>
          <w:trHeight w:val="290"/>
        </w:trPr>
        <w:tc>
          <w:tcPr>
            <w:tcW w:w="3823" w:type="dxa"/>
            <w:shd w:val="clear" w:color="auto" w:fill="auto"/>
            <w:noWrap/>
            <w:vAlign w:val="bottom"/>
            <w:hideMark/>
          </w:tcPr>
          <w:p w14:paraId="32C0BF8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781A4D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4082485</w:t>
            </w:r>
          </w:p>
        </w:tc>
        <w:tc>
          <w:tcPr>
            <w:tcW w:w="4536" w:type="dxa"/>
            <w:shd w:val="clear" w:color="auto" w:fill="auto"/>
            <w:noWrap/>
            <w:vAlign w:val="bottom"/>
            <w:hideMark/>
          </w:tcPr>
          <w:p w14:paraId="339EC3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monoblastic leukemia</w:t>
            </w:r>
          </w:p>
        </w:tc>
      </w:tr>
      <w:tr w:rsidR="00AC538D" w:rsidRPr="00AC538D" w14:paraId="0811F3AA" w14:textId="77777777" w:rsidTr="00D05ED3">
        <w:trPr>
          <w:trHeight w:val="290"/>
        </w:trPr>
        <w:tc>
          <w:tcPr>
            <w:tcW w:w="3823" w:type="dxa"/>
            <w:shd w:val="clear" w:color="auto" w:fill="auto"/>
            <w:noWrap/>
            <w:vAlign w:val="bottom"/>
            <w:hideMark/>
          </w:tcPr>
          <w:p w14:paraId="2114A18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F858D8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4091925</w:t>
            </w:r>
          </w:p>
        </w:tc>
        <w:tc>
          <w:tcPr>
            <w:tcW w:w="4536" w:type="dxa"/>
            <w:shd w:val="clear" w:color="auto" w:fill="auto"/>
            <w:noWrap/>
            <w:vAlign w:val="bottom"/>
            <w:hideMark/>
          </w:tcPr>
          <w:p w14:paraId="3193A44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eosinophilic leukemia</w:t>
            </w:r>
          </w:p>
        </w:tc>
      </w:tr>
      <w:tr w:rsidR="00AC538D" w:rsidRPr="00AC538D" w14:paraId="561C5E5B" w14:textId="77777777" w:rsidTr="00D05ED3">
        <w:trPr>
          <w:trHeight w:val="290"/>
        </w:trPr>
        <w:tc>
          <w:tcPr>
            <w:tcW w:w="3823" w:type="dxa"/>
            <w:shd w:val="clear" w:color="auto" w:fill="auto"/>
            <w:noWrap/>
            <w:vAlign w:val="bottom"/>
            <w:hideMark/>
          </w:tcPr>
          <w:p w14:paraId="33BD794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6E18AC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4094549</w:t>
            </w:r>
          </w:p>
        </w:tc>
        <w:tc>
          <w:tcPr>
            <w:tcW w:w="4536" w:type="dxa"/>
            <w:shd w:val="clear" w:color="auto" w:fill="auto"/>
            <w:noWrap/>
            <w:vAlign w:val="bottom"/>
            <w:hideMark/>
          </w:tcPr>
          <w:p w14:paraId="1596D2A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Aleukemic lymphoid leukemia</w:t>
            </w:r>
          </w:p>
        </w:tc>
      </w:tr>
      <w:tr w:rsidR="00AC538D" w:rsidRPr="00AC538D" w14:paraId="6E737C2C" w14:textId="77777777" w:rsidTr="00D05ED3">
        <w:trPr>
          <w:trHeight w:val="290"/>
        </w:trPr>
        <w:tc>
          <w:tcPr>
            <w:tcW w:w="3823" w:type="dxa"/>
            <w:shd w:val="clear" w:color="auto" w:fill="auto"/>
            <w:noWrap/>
            <w:vAlign w:val="bottom"/>
            <w:hideMark/>
          </w:tcPr>
          <w:p w14:paraId="195CB5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4A8234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4094550</w:t>
            </w:r>
          </w:p>
        </w:tc>
        <w:tc>
          <w:tcPr>
            <w:tcW w:w="4536" w:type="dxa"/>
            <w:shd w:val="clear" w:color="auto" w:fill="auto"/>
            <w:noWrap/>
            <w:vAlign w:val="bottom"/>
            <w:hideMark/>
          </w:tcPr>
          <w:p w14:paraId="115E6C7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Adult T-cell leukemia</w:t>
            </w:r>
          </w:p>
        </w:tc>
      </w:tr>
      <w:tr w:rsidR="00AC538D" w:rsidRPr="00AC538D" w14:paraId="167B3010" w14:textId="77777777" w:rsidTr="00D05ED3">
        <w:trPr>
          <w:trHeight w:val="290"/>
        </w:trPr>
        <w:tc>
          <w:tcPr>
            <w:tcW w:w="3823" w:type="dxa"/>
            <w:shd w:val="clear" w:color="auto" w:fill="auto"/>
            <w:noWrap/>
            <w:vAlign w:val="bottom"/>
            <w:hideMark/>
          </w:tcPr>
          <w:p w14:paraId="5F6FA29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8BE39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4094553</w:t>
            </w:r>
          </w:p>
        </w:tc>
        <w:tc>
          <w:tcPr>
            <w:tcW w:w="4536" w:type="dxa"/>
            <w:shd w:val="clear" w:color="auto" w:fill="auto"/>
            <w:noWrap/>
            <w:vAlign w:val="bottom"/>
            <w:hideMark/>
          </w:tcPr>
          <w:p w14:paraId="14C2F69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Aleukemic monocytic leukemia</w:t>
            </w:r>
          </w:p>
        </w:tc>
      </w:tr>
      <w:tr w:rsidR="00AC538D" w:rsidRPr="00AC538D" w14:paraId="37A3C645" w14:textId="77777777" w:rsidTr="00D05ED3">
        <w:trPr>
          <w:trHeight w:val="290"/>
        </w:trPr>
        <w:tc>
          <w:tcPr>
            <w:tcW w:w="3823" w:type="dxa"/>
            <w:shd w:val="clear" w:color="auto" w:fill="auto"/>
            <w:noWrap/>
            <w:vAlign w:val="bottom"/>
            <w:hideMark/>
          </w:tcPr>
          <w:p w14:paraId="0EEF9F8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9C8672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4095897</w:t>
            </w:r>
          </w:p>
        </w:tc>
        <w:tc>
          <w:tcPr>
            <w:tcW w:w="4536" w:type="dxa"/>
            <w:shd w:val="clear" w:color="auto" w:fill="auto"/>
            <w:noWrap/>
            <w:vAlign w:val="bottom"/>
            <w:hideMark/>
          </w:tcPr>
          <w:p w14:paraId="3829D38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Compound leukemias</w:t>
            </w:r>
          </w:p>
        </w:tc>
      </w:tr>
      <w:tr w:rsidR="00AC538D" w:rsidRPr="00AC538D" w14:paraId="1323E4A4" w14:textId="77777777" w:rsidTr="00D05ED3">
        <w:trPr>
          <w:trHeight w:val="290"/>
        </w:trPr>
        <w:tc>
          <w:tcPr>
            <w:tcW w:w="3823" w:type="dxa"/>
            <w:shd w:val="clear" w:color="auto" w:fill="auto"/>
            <w:noWrap/>
            <w:vAlign w:val="bottom"/>
            <w:hideMark/>
          </w:tcPr>
          <w:p w14:paraId="20FA06B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2E005B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4097581</w:t>
            </w:r>
          </w:p>
        </w:tc>
        <w:tc>
          <w:tcPr>
            <w:tcW w:w="4536" w:type="dxa"/>
            <w:shd w:val="clear" w:color="auto" w:fill="auto"/>
            <w:noWrap/>
            <w:vAlign w:val="bottom"/>
            <w:hideMark/>
          </w:tcPr>
          <w:p w14:paraId="57487E5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neutrophilic leukemia</w:t>
            </w:r>
          </w:p>
        </w:tc>
      </w:tr>
      <w:tr w:rsidR="00AC538D" w:rsidRPr="00AC538D" w14:paraId="25372047" w14:textId="77777777" w:rsidTr="00D05ED3">
        <w:trPr>
          <w:trHeight w:val="290"/>
        </w:trPr>
        <w:tc>
          <w:tcPr>
            <w:tcW w:w="3823" w:type="dxa"/>
            <w:shd w:val="clear" w:color="auto" w:fill="auto"/>
            <w:noWrap/>
            <w:vAlign w:val="bottom"/>
            <w:hideMark/>
          </w:tcPr>
          <w:p w14:paraId="630725E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446870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4097585</w:t>
            </w:r>
          </w:p>
        </w:tc>
        <w:tc>
          <w:tcPr>
            <w:tcW w:w="4536" w:type="dxa"/>
            <w:shd w:val="clear" w:color="auto" w:fill="auto"/>
            <w:noWrap/>
            <w:vAlign w:val="bottom"/>
            <w:hideMark/>
          </w:tcPr>
          <w:p w14:paraId="40B61B0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Aleukemic myeloid leukemia</w:t>
            </w:r>
          </w:p>
        </w:tc>
      </w:tr>
      <w:tr w:rsidR="00AC538D" w:rsidRPr="00AC538D" w14:paraId="73BFA967" w14:textId="77777777" w:rsidTr="00D05ED3">
        <w:trPr>
          <w:trHeight w:val="290"/>
        </w:trPr>
        <w:tc>
          <w:tcPr>
            <w:tcW w:w="3823" w:type="dxa"/>
            <w:shd w:val="clear" w:color="auto" w:fill="auto"/>
            <w:noWrap/>
            <w:vAlign w:val="bottom"/>
            <w:hideMark/>
          </w:tcPr>
          <w:p w14:paraId="4EDE03A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63E2E6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4097706</w:t>
            </w:r>
          </w:p>
        </w:tc>
        <w:tc>
          <w:tcPr>
            <w:tcW w:w="4536" w:type="dxa"/>
            <w:shd w:val="clear" w:color="auto" w:fill="auto"/>
            <w:noWrap/>
            <w:vAlign w:val="bottom"/>
            <w:hideMark/>
          </w:tcPr>
          <w:p w14:paraId="0A86E30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Myelomonocytic leukemia</w:t>
            </w:r>
          </w:p>
        </w:tc>
      </w:tr>
      <w:tr w:rsidR="00AC538D" w:rsidRPr="00AC538D" w14:paraId="620E3560" w14:textId="77777777" w:rsidTr="00D05ED3">
        <w:trPr>
          <w:trHeight w:val="290"/>
        </w:trPr>
        <w:tc>
          <w:tcPr>
            <w:tcW w:w="3823" w:type="dxa"/>
            <w:shd w:val="clear" w:color="auto" w:fill="auto"/>
            <w:noWrap/>
            <w:vAlign w:val="bottom"/>
            <w:hideMark/>
          </w:tcPr>
          <w:p w14:paraId="1AD2C0E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23FAB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4097707</w:t>
            </w:r>
          </w:p>
        </w:tc>
        <w:tc>
          <w:tcPr>
            <w:tcW w:w="4536" w:type="dxa"/>
            <w:shd w:val="clear" w:color="auto" w:fill="auto"/>
            <w:noWrap/>
            <w:vAlign w:val="bottom"/>
            <w:hideMark/>
          </w:tcPr>
          <w:p w14:paraId="7FA1177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Subacute myelomonocytic leukemia</w:t>
            </w:r>
          </w:p>
        </w:tc>
      </w:tr>
      <w:tr w:rsidR="00AC538D" w:rsidRPr="00AC538D" w14:paraId="498A58E0" w14:textId="77777777" w:rsidTr="00D05ED3">
        <w:trPr>
          <w:trHeight w:val="290"/>
        </w:trPr>
        <w:tc>
          <w:tcPr>
            <w:tcW w:w="3823" w:type="dxa"/>
            <w:shd w:val="clear" w:color="auto" w:fill="auto"/>
            <w:noWrap/>
            <w:vAlign w:val="bottom"/>
            <w:hideMark/>
          </w:tcPr>
          <w:p w14:paraId="56229B8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8B5B3A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4112803</w:t>
            </w:r>
          </w:p>
        </w:tc>
        <w:tc>
          <w:tcPr>
            <w:tcW w:w="4536" w:type="dxa"/>
            <w:shd w:val="clear" w:color="auto" w:fill="auto"/>
            <w:noWrap/>
            <w:vAlign w:val="bottom"/>
            <w:hideMark/>
          </w:tcPr>
          <w:p w14:paraId="3DBAFD0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promyelocytic leukemia - hypogranular variant</w:t>
            </w:r>
          </w:p>
        </w:tc>
      </w:tr>
      <w:tr w:rsidR="00AC538D" w:rsidRPr="002032A8" w14:paraId="6C6ECDCF" w14:textId="77777777" w:rsidTr="00D05ED3">
        <w:trPr>
          <w:trHeight w:val="290"/>
        </w:trPr>
        <w:tc>
          <w:tcPr>
            <w:tcW w:w="3823" w:type="dxa"/>
            <w:shd w:val="clear" w:color="auto" w:fill="auto"/>
            <w:noWrap/>
            <w:vAlign w:val="bottom"/>
            <w:hideMark/>
          </w:tcPr>
          <w:p w14:paraId="5B8066F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7FAC02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4116880</w:t>
            </w:r>
          </w:p>
        </w:tc>
        <w:tc>
          <w:tcPr>
            <w:tcW w:w="4536" w:type="dxa"/>
            <w:shd w:val="clear" w:color="auto" w:fill="auto"/>
            <w:noWrap/>
            <w:vAlign w:val="bottom"/>
            <w:hideMark/>
          </w:tcPr>
          <w:p w14:paraId="19ABBC9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myelomonocytic leukemia - eosinophilic variant</w:t>
            </w:r>
          </w:p>
        </w:tc>
      </w:tr>
      <w:tr w:rsidR="00AC538D" w:rsidRPr="00AC538D" w14:paraId="7BEF59D5" w14:textId="77777777" w:rsidTr="00D05ED3">
        <w:trPr>
          <w:trHeight w:val="290"/>
        </w:trPr>
        <w:tc>
          <w:tcPr>
            <w:tcW w:w="3823" w:type="dxa"/>
            <w:shd w:val="clear" w:color="auto" w:fill="auto"/>
            <w:noWrap/>
            <w:vAlign w:val="bottom"/>
            <w:hideMark/>
          </w:tcPr>
          <w:p w14:paraId="71DA800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66F445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4121332</w:t>
            </w:r>
          </w:p>
        </w:tc>
        <w:tc>
          <w:tcPr>
            <w:tcW w:w="4536" w:type="dxa"/>
            <w:shd w:val="clear" w:color="auto" w:fill="auto"/>
            <w:noWrap/>
            <w:vAlign w:val="bottom"/>
            <w:hideMark/>
          </w:tcPr>
          <w:p w14:paraId="559CD04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Aleukemic leukemia</w:t>
            </w:r>
          </w:p>
        </w:tc>
      </w:tr>
      <w:tr w:rsidR="00AC538D" w:rsidRPr="00AC538D" w14:paraId="75789E1D" w14:textId="77777777" w:rsidTr="00D05ED3">
        <w:trPr>
          <w:trHeight w:val="290"/>
        </w:trPr>
        <w:tc>
          <w:tcPr>
            <w:tcW w:w="3823" w:type="dxa"/>
            <w:shd w:val="clear" w:color="auto" w:fill="auto"/>
            <w:noWrap/>
            <w:vAlign w:val="bottom"/>
            <w:hideMark/>
          </w:tcPr>
          <w:p w14:paraId="28562E0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D2F85F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4133599</w:t>
            </w:r>
          </w:p>
        </w:tc>
        <w:tc>
          <w:tcPr>
            <w:tcW w:w="4536" w:type="dxa"/>
            <w:shd w:val="clear" w:color="auto" w:fill="auto"/>
            <w:noWrap/>
            <w:vAlign w:val="bottom"/>
            <w:hideMark/>
          </w:tcPr>
          <w:p w14:paraId="73328D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myelomonocytic leukemia</w:t>
            </w:r>
          </w:p>
        </w:tc>
      </w:tr>
      <w:tr w:rsidR="00AC538D" w:rsidRPr="002032A8" w14:paraId="23E969F3" w14:textId="77777777" w:rsidTr="00D05ED3">
        <w:trPr>
          <w:trHeight w:val="290"/>
        </w:trPr>
        <w:tc>
          <w:tcPr>
            <w:tcW w:w="3823" w:type="dxa"/>
            <w:shd w:val="clear" w:color="auto" w:fill="auto"/>
            <w:noWrap/>
            <w:vAlign w:val="bottom"/>
            <w:hideMark/>
          </w:tcPr>
          <w:p w14:paraId="2F56A81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A7C117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4137687</w:t>
            </w:r>
          </w:p>
        </w:tc>
        <w:tc>
          <w:tcPr>
            <w:tcW w:w="4536" w:type="dxa"/>
            <w:shd w:val="clear" w:color="auto" w:fill="auto"/>
            <w:noWrap/>
            <w:vAlign w:val="bottom"/>
            <w:hideMark/>
          </w:tcPr>
          <w:p w14:paraId="74B6CD2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promyelocytic leukemia, FAB M3, in remission</w:t>
            </w:r>
          </w:p>
        </w:tc>
      </w:tr>
      <w:tr w:rsidR="00AC538D" w:rsidRPr="002032A8" w14:paraId="164D377E" w14:textId="77777777" w:rsidTr="00D05ED3">
        <w:trPr>
          <w:trHeight w:val="290"/>
        </w:trPr>
        <w:tc>
          <w:tcPr>
            <w:tcW w:w="3823" w:type="dxa"/>
            <w:shd w:val="clear" w:color="auto" w:fill="auto"/>
            <w:noWrap/>
            <w:vAlign w:val="bottom"/>
            <w:hideMark/>
          </w:tcPr>
          <w:p w14:paraId="4C9250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4341F7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4138008</w:t>
            </w:r>
          </w:p>
        </w:tc>
        <w:tc>
          <w:tcPr>
            <w:tcW w:w="4536" w:type="dxa"/>
            <w:shd w:val="clear" w:color="auto" w:fill="auto"/>
            <w:noWrap/>
            <w:vAlign w:val="bottom"/>
            <w:hideMark/>
          </w:tcPr>
          <w:p w14:paraId="7EA836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Philadelphia chromosome-positive acute lymphoblastic leukemia</w:t>
            </w:r>
          </w:p>
        </w:tc>
      </w:tr>
      <w:tr w:rsidR="00AC538D" w:rsidRPr="00AC538D" w14:paraId="2D8C33C8" w14:textId="77777777" w:rsidTr="00D05ED3">
        <w:trPr>
          <w:trHeight w:val="290"/>
        </w:trPr>
        <w:tc>
          <w:tcPr>
            <w:tcW w:w="3823" w:type="dxa"/>
            <w:shd w:val="clear" w:color="auto" w:fill="auto"/>
            <w:noWrap/>
            <w:vAlign w:val="bottom"/>
            <w:hideMark/>
          </w:tcPr>
          <w:p w14:paraId="2B569EA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510A01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4138466</w:t>
            </w:r>
          </w:p>
        </w:tc>
        <w:tc>
          <w:tcPr>
            <w:tcW w:w="4536" w:type="dxa"/>
            <w:shd w:val="clear" w:color="auto" w:fill="auto"/>
            <w:noWrap/>
            <w:vAlign w:val="bottom"/>
            <w:hideMark/>
          </w:tcPr>
          <w:p w14:paraId="59DA7A2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Aleukemic leukemia in remission</w:t>
            </w:r>
          </w:p>
        </w:tc>
      </w:tr>
      <w:tr w:rsidR="00AC538D" w:rsidRPr="002032A8" w14:paraId="4A5533A2" w14:textId="77777777" w:rsidTr="00D05ED3">
        <w:trPr>
          <w:trHeight w:val="290"/>
        </w:trPr>
        <w:tc>
          <w:tcPr>
            <w:tcW w:w="3823" w:type="dxa"/>
            <w:shd w:val="clear" w:color="auto" w:fill="auto"/>
            <w:noWrap/>
            <w:vAlign w:val="bottom"/>
            <w:hideMark/>
          </w:tcPr>
          <w:p w14:paraId="76AB59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6A0AE4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4138752</w:t>
            </w:r>
          </w:p>
        </w:tc>
        <w:tc>
          <w:tcPr>
            <w:tcW w:w="4536" w:type="dxa"/>
            <w:shd w:val="clear" w:color="auto" w:fill="auto"/>
            <w:noWrap/>
            <w:vAlign w:val="bottom"/>
            <w:hideMark/>
          </w:tcPr>
          <w:p w14:paraId="7D4B3C4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Precursor B-cell acute lymphoblastic leukemia in remission</w:t>
            </w:r>
          </w:p>
        </w:tc>
      </w:tr>
      <w:tr w:rsidR="00AC538D" w:rsidRPr="002032A8" w14:paraId="50C08FBC" w14:textId="77777777" w:rsidTr="00D05ED3">
        <w:trPr>
          <w:trHeight w:val="290"/>
        </w:trPr>
        <w:tc>
          <w:tcPr>
            <w:tcW w:w="3823" w:type="dxa"/>
            <w:shd w:val="clear" w:color="auto" w:fill="auto"/>
            <w:noWrap/>
            <w:vAlign w:val="bottom"/>
            <w:hideMark/>
          </w:tcPr>
          <w:p w14:paraId="41AAA9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B407F5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4138903</w:t>
            </w:r>
          </w:p>
        </w:tc>
        <w:tc>
          <w:tcPr>
            <w:tcW w:w="4536" w:type="dxa"/>
            <w:shd w:val="clear" w:color="auto" w:fill="auto"/>
            <w:noWrap/>
            <w:vAlign w:val="bottom"/>
            <w:hideMark/>
          </w:tcPr>
          <w:p w14:paraId="046278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maturation, FAB M2, in remission</w:t>
            </w:r>
          </w:p>
        </w:tc>
      </w:tr>
      <w:tr w:rsidR="00AC538D" w:rsidRPr="002032A8" w14:paraId="4DE677C6" w14:textId="77777777" w:rsidTr="00D05ED3">
        <w:trPr>
          <w:trHeight w:val="290"/>
        </w:trPr>
        <w:tc>
          <w:tcPr>
            <w:tcW w:w="3823" w:type="dxa"/>
            <w:shd w:val="clear" w:color="auto" w:fill="auto"/>
            <w:noWrap/>
            <w:vAlign w:val="bottom"/>
            <w:hideMark/>
          </w:tcPr>
          <w:p w14:paraId="0656FB8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1FC813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4139054</w:t>
            </w:r>
          </w:p>
        </w:tc>
        <w:tc>
          <w:tcPr>
            <w:tcW w:w="4536" w:type="dxa"/>
            <w:shd w:val="clear" w:color="auto" w:fill="auto"/>
            <w:noWrap/>
            <w:vAlign w:val="bottom"/>
            <w:hideMark/>
          </w:tcPr>
          <w:p w14:paraId="5EF73CD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Subacute lymphoid leukemia in remission</w:t>
            </w:r>
          </w:p>
        </w:tc>
      </w:tr>
      <w:tr w:rsidR="00AC538D" w:rsidRPr="002032A8" w14:paraId="446A07D1" w14:textId="77777777" w:rsidTr="00D05ED3">
        <w:trPr>
          <w:trHeight w:val="290"/>
        </w:trPr>
        <w:tc>
          <w:tcPr>
            <w:tcW w:w="3823" w:type="dxa"/>
            <w:shd w:val="clear" w:color="auto" w:fill="auto"/>
            <w:noWrap/>
            <w:vAlign w:val="bottom"/>
            <w:hideMark/>
          </w:tcPr>
          <w:p w14:paraId="1D8DB51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068AB6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4139358</w:t>
            </w:r>
          </w:p>
        </w:tc>
        <w:tc>
          <w:tcPr>
            <w:tcW w:w="4536" w:type="dxa"/>
            <w:shd w:val="clear" w:color="auto" w:fill="auto"/>
            <w:noWrap/>
            <w:vAlign w:val="bottom"/>
            <w:hideMark/>
          </w:tcPr>
          <w:p w14:paraId="2A84D19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Erythroleukemia, FAB M6 in remission</w:t>
            </w:r>
          </w:p>
        </w:tc>
      </w:tr>
      <w:tr w:rsidR="00AC538D" w:rsidRPr="00AC538D" w14:paraId="37006890" w14:textId="77777777" w:rsidTr="00D05ED3">
        <w:trPr>
          <w:trHeight w:val="290"/>
        </w:trPr>
        <w:tc>
          <w:tcPr>
            <w:tcW w:w="3823" w:type="dxa"/>
            <w:shd w:val="clear" w:color="auto" w:fill="auto"/>
            <w:noWrap/>
            <w:vAlign w:val="bottom"/>
            <w:hideMark/>
          </w:tcPr>
          <w:p w14:paraId="32BAB4F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FBD51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4139554</w:t>
            </w:r>
          </w:p>
        </w:tc>
        <w:tc>
          <w:tcPr>
            <w:tcW w:w="4536" w:type="dxa"/>
            <w:shd w:val="clear" w:color="auto" w:fill="auto"/>
            <w:noWrap/>
            <w:vAlign w:val="bottom"/>
            <w:hideMark/>
          </w:tcPr>
          <w:p w14:paraId="5CFED36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Atypical hairy cell leukemia</w:t>
            </w:r>
          </w:p>
        </w:tc>
      </w:tr>
      <w:tr w:rsidR="00AC538D" w:rsidRPr="002032A8" w14:paraId="5E2F7154" w14:textId="77777777" w:rsidTr="00D05ED3">
        <w:trPr>
          <w:trHeight w:val="290"/>
        </w:trPr>
        <w:tc>
          <w:tcPr>
            <w:tcW w:w="3823" w:type="dxa"/>
            <w:shd w:val="clear" w:color="auto" w:fill="auto"/>
            <w:noWrap/>
            <w:vAlign w:val="bottom"/>
            <w:hideMark/>
          </w:tcPr>
          <w:p w14:paraId="25B82FD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610D2B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4142105</w:t>
            </w:r>
          </w:p>
        </w:tc>
        <w:tc>
          <w:tcPr>
            <w:tcW w:w="4536" w:type="dxa"/>
            <w:shd w:val="clear" w:color="auto" w:fill="auto"/>
            <w:noWrap/>
            <w:vAlign w:val="bottom"/>
            <w:hideMark/>
          </w:tcPr>
          <w:p w14:paraId="6E701DA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myelomonocytic leukemia, FAB M4, in remission</w:t>
            </w:r>
          </w:p>
        </w:tc>
      </w:tr>
      <w:tr w:rsidR="00AC538D" w:rsidRPr="002032A8" w14:paraId="7C1DEA10" w14:textId="77777777" w:rsidTr="00D05ED3">
        <w:trPr>
          <w:trHeight w:val="290"/>
        </w:trPr>
        <w:tc>
          <w:tcPr>
            <w:tcW w:w="3823" w:type="dxa"/>
            <w:shd w:val="clear" w:color="auto" w:fill="auto"/>
            <w:noWrap/>
            <w:vAlign w:val="bottom"/>
            <w:hideMark/>
          </w:tcPr>
          <w:p w14:paraId="5D1B8A8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49EC6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4142254</w:t>
            </w:r>
          </w:p>
        </w:tc>
        <w:tc>
          <w:tcPr>
            <w:tcW w:w="4536" w:type="dxa"/>
            <w:shd w:val="clear" w:color="auto" w:fill="auto"/>
            <w:noWrap/>
            <w:vAlign w:val="bottom"/>
            <w:hideMark/>
          </w:tcPr>
          <w:p w14:paraId="5A43F51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Aleukemic lymphoid leukemia in remission</w:t>
            </w:r>
          </w:p>
        </w:tc>
      </w:tr>
      <w:tr w:rsidR="00AC538D" w:rsidRPr="002032A8" w14:paraId="426DD73A" w14:textId="77777777" w:rsidTr="00D05ED3">
        <w:trPr>
          <w:trHeight w:val="290"/>
        </w:trPr>
        <w:tc>
          <w:tcPr>
            <w:tcW w:w="3823" w:type="dxa"/>
            <w:shd w:val="clear" w:color="auto" w:fill="auto"/>
            <w:noWrap/>
            <w:vAlign w:val="bottom"/>
            <w:hideMark/>
          </w:tcPr>
          <w:p w14:paraId="22A953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505D5D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4143382</w:t>
            </w:r>
          </w:p>
        </w:tc>
        <w:tc>
          <w:tcPr>
            <w:tcW w:w="4536" w:type="dxa"/>
            <w:shd w:val="clear" w:color="auto" w:fill="auto"/>
            <w:noWrap/>
            <w:vAlign w:val="bottom"/>
            <w:hideMark/>
          </w:tcPr>
          <w:p w14:paraId="5BEA313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Subacute myeloid leukemia in remission</w:t>
            </w:r>
          </w:p>
        </w:tc>
      </w:tr>
      <w:tr w:rsidR="00AC538D" w:rsidRPr="00AC538D" w14:paraId="059AAA80" w14:textId="77777777" w:rsidTr="00D05ED3">
        <w:trPr>
          <w:trHeight w:val="290"/>
        </w:trPr>
        <w:tc>
          <w:tcPr>
            <w:tcW w:w="3823" w:type="dxa"/>
            <w:shd w:val="clear" w:color="auto" w:fill="auto"/>
            <w:noWrap/>
            <w:vAlign w:val="bottom"/>
            <w:hideMark/>
          </w:tcPr>
          <w:p w14:paraId="0AE6AF4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EDEFD2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4143848</w:t>
            </w:r>
          </w:p>
        </w:tc>
        <w:tc>
          <w:tcPr>
            <w:tcW w:w="4536" w:type="dxa"/>
            <w:shd w:val="clear" w:color="auto" w:fill="auto"/>
            <w:noWrap/>
            <w:vAlign w:val="bottom"/>
            <w:hideMark/>
          </w:tcPr>
          <w:p w14:paraId="5BA28A2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Subacute leukemia in remission</w:t>
            </w:r>
          </w:p>
        </w:tc>
      </w:tr>
      <w:tr w:rsidR="00AC538D" w:rsidRPr="002032A8" w14:paraId="58361FE8" w14:textId="77777777" w:rsidTr="00D05ED3">
        <w:trPr>
          <w:trHeight w:val="290"/>
        </w:trPr>
        <w:tc>
          <w:tcPr>
            <w:tcW w:w="3823" w:type="dxa"/>
            <w:shd w:val="clear" w:color="auto" w:fill="auto"/>
            <w:noWrap/>
            <w:vAlign w:val="bottom"/>
            <w:hideMark/>
          </w:tcPr>
          <w:p w14:paraId="198BAA0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E07550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4143997</w:t>
            </w:r>
          </w:p>
        </w:tc>
        <w:tc>
          <w:tcPr>
            <w:tcW w:w="4536" w:type="dxa"/>
            <w:shd w:val="clear" w:color="auto" w:fill="auto"/>
            <w:noWrap/>
            <w:vAlign w:val="bottom"/>
            <w:hideMark/>
          </w:tcPr>
          <w:p w14:paraId="1A555F4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T-cell acute lymphoblastic leukemia in remission</w:t>
            </w:r>
          </w:p>
        </w:tc>
      </w:tr>
      <w:tr w:rsidR="00AC538D" w:rsidRPr="00AC538D" w14:paraId="50F47DAF" w14:textId="77777777" w:rsidTr="00D05ED3">
        <w:trPr>
          <w:trHeight w:val="290"/>
        </w:trPr>
        <w:tc>
          <w:tcPr>
            <w:tcW w:w="3823" w:type="dxa"/>
            <w:shd w:val="clear" w:color="auto" w:fill="auto"/>
            <w:noWrap/>
            <w:vAlign w:val="bottom"/>
            <w:hideMark/>
          </w:tcPr>
          <w:p w14:paraId="2F72E8B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65586D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4144191</w:t>
            </w:r>
          </w:p>
        </w:tc>
        <w:tc>
          <w:tcPr>
            <w:tcW w:w="4536" w:type="dxa"/>
            <w:shd w:val="clear" w:color="auto" w:fill="auto"/>
            <w:noWrap/>
            <w:vAlign w:val="bottom"/>
            <w:hideMark/>
          </w:tcPr>
          <w:p w14:paraId="7A23F8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Basophilic leukemia</w:t>
            </w:r>
          </w:p>
        </w:tc>
      </w:tr>
      <w:tr w:rsidR="00AC538D" w:rsidRPr="00AC538D" w14:paraId="58D0BF62" w14:textId="77777777" w:rsidTr="00D05ED3">
        <w:trPr>
          <w:trHeight w:val="290"/>
        </w:trPr>
        <w:tc>
          <w:tcPr>
            <w:tcW w:w="3823" w:type="dxa"/>
            <w:shd w:val="clear" w:color="auto" w:fill="auto"/>
            <w:noWrap/>
            <w:vAlign w:val="bottom"/>
            <w:hideMark/>
          </w:tcPr>
          <w:p w14:paraId="4E868A5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A76682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4146022</w:t>
            </w:r>
          </w:p>
        </w:tc>
        <w:tc>
          <w:tcPr>
            <w:tcW w:w="4536" w:type="dxa"/>
            <w:shd w:val="clear" w:color="auto" w:fill="auto"/>
            <w:noWrap/>
            <w:vAlign w:val="bottom"/>
            <w:hideMark/>
          </w:tcPr>
          <w:p w14:paraId="4B856DC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Neutrophilic leukemia</w:t>
            </w:r>
          </w:p>
        </w:tc>
      </w:tr>
      <w:tr w:rsidR="00AC538D" w:rsidRPr="002032A8" w14:paraId="03C0BBCD" w14:textId="77777777" w:rsidTr="00D05ED3">
        <w:trPr>
          <w:trHeight w:val="290"/>
        </w:trPr>
        <w:tc>
          <w:tcPr>
            <w:tcW w:w="3823" w:type="dxa"/>
            <w:shd w:val="clear" w:color="auto" w:fill="auto"/>
            <w:noWrap/>
            <w:vAlign w:val="bottom"/>
            <w:hideMark/>
          </w:tcPr>
          <w:p w14:paraId="5B4B01D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79397B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4153344</w:t>
            </w:r>
          </w:p>
        </w:tc>
        <w:tc>
          <w:tcPr>
            <w:tcW w:w="4536" w:type="dxa"/>
            <w:shd w:val="clear" w:color="auto" w:fill="auto"/>
            <w:noWrap/>
            <w:vAlign w:val="bottom"/>
            <w:hideMark/>
          </w:tcPr>
          <w:p w14:paraId="2430EB5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lymphoblastic leukemia, transitional pre-B-cell</w:t>
            </w:r>
          </w:p>
        </w:tc>
      </w:tr>
      <w:tr w:rsidR="00AC538D" w:rsidRPr="002032A8" w14:paraId="230FA1AF" w14:textId="77777777" w:rsidTr="00D05ED3">
        <w:trPr>
          <w:trHeight w:val="290"/>
        </w:trPr>
        <w:tc>
          <w:tcPr>
            <w:tcW w:w="3823" w:type="dxa"/>
            <w:shd w:val="clear" w:color="auto" w:fill="auto"/>
            <w:noWrap/>
            <w:vAlign w:val="bottom"/>
            <w:hideMark/>
          </w:tcPr>
          <w:p w14:paraId="13F1697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F6894D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4173824</w:t>
            </w:r>
          </w:p>
        </w:tc>
        <w:tc>
          <w:tcPr>
            <w:tcW w:w="4536" w:type="dxa"/>
            <w:shd w:val="clear" w:color="auto" w:fill="auto"/>
            <w:noWrap/>
            <w:vAlign w:val="bottom"/>
            <w:hideMark/>
          </w:tcPr>
          <w:p w14:paraId="5A239B7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B-cell chronic lymphocytic leukemia variant</w:t>
            </w:r>
          </w:p>
        </w:tc>
      </w:tr>
      <w:tr w:rsidR="00AC538D" w:rsidRPr="002032A8" w14:paraId="3E2EAB7F" w14:textId="77777777" w:rsidTr="00D05ED3">
        <w:trPr>
          <w:trHeight w:val="290"/>
        </w:trPr>
        <w:tc>
          <w:tcPr>
            <w:tcW w:w="3823" w:type="dxa"/>
            <w:shd w:val="clear" w:color="auto" w:fill="auto"/>
            <w:noWrap/>
            <w:vAlign w:val="bottom"/>
            <w:hideMark/>
          </w:tcPr>
          <w:p w14:paraId="29BA89A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4404FD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4173955</w:t>
            </w:r>
          </w:p>
        </w:tc>
        <w:tc>
          <w:tcPr>
            <w:tcW w:w="4536" w:type="dxa"/>
            <w:shd w:val="clear" w:color="auto" w:fill="auto"/>
            <w:noWrap/>
            <w:vAlign w:val="bottom"/>
            <w:hideMark/>
          </w:tcPr>
          <w:p w14:paraId="6242F7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T-cell chronic lymphocytic leukemia</w:t>
            </w:r>
          </w:p>
        </w:tc>
      </w:tr>
      <w:tr w:rsidR="00AC538D" w:rsidRPr="002032A8" w14:paraId="2AECC864" w14:textId="77777777" w:rsidTr="00D05ED3">
        <w:trPr>
          <w:trHeight w:val="290"/>
        </w:trPr>
        <w:tc>
          <w:tcPr>
            <w:tcW w:w="3823" w:type="dxa"/>
            <w:shd w:val="clear" w:color="auto" w:fill="auto"/>
            <w:noWrap/>
            <w:vAlign w:val="bottom"/>
            <w:hideMark/>
          </w:tcPr>
          <w:p w14:paraId="1F7603E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D80637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4173963</w:t>
            </w:r>
          </w:p>
        </w:tc>
        <w:tc>
          <w:tcPr>
            <w:tcW w:w="4536" w:type="dxa"/>
            <w:shd w:val="clear" w:color="auto" w:fill="auto"/>
            <w:noWrap/>
            <w:vAlign w:val="bottom"/>
            <w:hideMark/>
          </w:tcPr>
          <w:p w14:paraId="117404E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B-cell acute lymphoblastic leukemia</w:t>
            </w:r>
          </w:p>
        </w:tc>
      </w:tr>
      <w:tr w:rsidR="00AC538D" w:rsidRPr="00AC538D" w14:paraId="4F4EBFEA" w14:textId="77777777" w:rsidTr="00D05ED3">
        <w:trPr>
          <w:trHeight w:val="290"/>
        </w:trPr>
        <w:tc>
          <w:tcPr>
            <w:tcW w:w="3823" w:type="dxa"/>
            <w:shd w:val="clear" w:color="auto" w:fill="auto"/>
            <w:noWrap/>
            <w:vAlign w:val="bottom"/>
            <w:hideMark/>
          </w:tcPr>
          <w:p w14:paraId="58D0803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1D2A5C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4173970</w:t>
            </w:r>
          </w:p>
        </w:tc>
        <w:tc>
          <w:tcPr>
            <w:tcW w:w="4536" w:type="dxa"/>
            <w:shd w:val="clear" w:color="auto" w:fill="auto"/>
            <w:noWrap/>
            <w:vAlign w:val="bottom"/>
            <w:hideMark/>
          </w:tcPr>
          <w:p w14:paraId="192F86B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eosinophilic leukemia</w:t>
            </w:r>
          </w:p>
        </w:tc>
      </w:tr>
      <w:tr w:rsidR="00AC538D" w:rsidRPr="00AC538D" w14:paraId="5D2108DC" w14:textId="77777777" w:rsidTr="00D05ED3">
        <w:trPr>
          <w:trHeight w:val="290"/>
        </w:trPr>
        <w:tc>
          <w:tcPr>
            <w:tcW w:w="3823" w:type="dxa"/>
            <w:shd w:val="clear" w:color="auto" w:fill="auto"/>
            <w:noWrap/>
            <w:vAlign w:val="bottom"/>
            <w:hideMark/>
          </w:tcPr>
          <w:p w14:paraId="1B2553C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20B654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4173974</w:t>
            </w:r>
          </w:p>
        </w:tc>
        <w:tc>
          <w:tcPr>
            <w:tcW w:w="4536" w:type="dxa"/>
            <w:shd w:val="clear" w:color="auto" w:fill="auto"/>
            <w:noWrap/>
            <w:vAlign w:val="bottom"/>
            <w:hideMark/>
          </w:tcPr>
          <w:p w14:paraId="0A398E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B-cell prolymphocytic leukemia</w:t>
            </w:r>
          </w:p>
        </w:tc>
      </w:tr>
      <w:tr w:rsidR="00AC538D" w:rsidRPr="00AC538D" w14:paraId="691C20A5" w14:textId="77777777" w:rsidTr="00D05ED3">
        <w:trPr>
          <w:trHeight w:val="290"/>
        </w:trPr>
        <w:tc>
          <w:tcPr>
            <w:tcW w:w="3823" w:type="dxa"/>
            <w:shd w:val="clear" w:color="auto" w:fill="auto"/>
            <w:noWrap/>
            <w:vAlign w:val="bottom"/>
            <w:hideMark/>
          </w:tcPr>
          <w:p w14:paraId="575DB90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18F24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4175688</w:t>
            </w:r>
          </w:p>
        </w:tc>
        <w:tc>
          <w:tcPr>
            <w:tcW w:w="4536" w:type="dxa"/>
            <w:shd w:val="clear" w:color="auto" w:fill="auto"/>
            <w:noWrap/>
            <w:vAlign w:val="bottom"/>
            <w:hideMark/>
          </w:tcPr>
          <w:p w14:paraId="2B8359E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Hypergranular promyelocytic leukemia</w:t>
            </w:r>
          </w:p>
        </w:tc>
      </w:tr>
      <w:tr w:rsidR="00AC538D" w:rsidRPr="002032A8" w14:paraId="374D1880" w14:textId="77777777" w:rsidTr="00D05ED3">
        <w:trPr>
          <w:trHeight w:val="290"/>
        </w:trPr>
        <w:tc>
          <w:tcPr>
            <w:tcW w:w="3823" w:type="dxa"/>
            <w:shd w:val="clear" w:color="auto" w:fill="auto"/>
            <w:noWrap/>
            <w:vAlign w:val="bottom"/>
            <w:hideMark/>
          </w:tcPr>
          <w:p w14:paraId="771D493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98E6C5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4185301</w:t>
            </w:r>
          </w:p>
        </w:tc>
        <w:tc>
          <w:tcPr>
            <w:tcW w:w="4536" w:type="dxa"/>
            <w:shd w:val="clear" w:color="auto" w:fill="auto"/>
            <w:noWrap/>
            <w:vAlign w:val="bottom"/>
            <w:hideMark/>
          </w:tcPr>
          <w:p w14:paraId="27DF29A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myeloid leukemia in myeloid blast crisis</w:t>
            </w:r>
          </w:p>
        </w:tc>
      </w:tr>
      <w:tr w:rsidR="00AC538D" w:rsidRPr="002032A8" w14:paraId="69D354E4" w14:textId="77777777" w:rsidTr="00D05ED3">
        <w:trPr>
          <w:trHeight w:val="290"/>
        </w:trPr>
        <w:tc>
          <w:tcPr>
            <w:tcW w:w="3823" w:type="dxa"/>
            <w:shd w:val="clear" w:color="auto" w:fill="auto"/>
            <w:noWrap/>
            <w:vAlign w:val="bottom"/>
            <w:hideMark/>
          </w:tcPr>
          <w:p w14:paraId="23B1A88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19A846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4187635</w:t>
            </w:r>
          </w:p>
        </w:tc>
        <w:tc>
          <w:tcPr>
            <w:tcW w:w="4536" w:type="dxa"/>
            <w:shd w:val="clear" w:color="auto" w:fill="auto"/>
            <w:noWrap/>
            <w:vAlign w:val="bottom"/>
            <w:hideMark/>
          </w:tcPr>
          <w:p w14:paraId="4FD642F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Accelerated phase chronic myeloid leukemia</w:t>
            </w:r>
          </w:p>
        </w:tc>
      </w:tr>
      <w:tr w:rsidR="00AC538D" w:rsidRPr="002032A8" w14:paraId="058AB73D" w14:textId="77777777" w:rsidTr="00D05ED3">
        <w:trPr>
          <w:trHeight w:val="290"/>
        </w:trPr>
        <w:tc>
          <w:tcPr>
            <w:tcW w:w="3823" w:type="dxa"/>
            <w:shd w:val="clear" w:color="auto" w:fill="auto"/>
            <w:noWrap/>
            <w:vAlign w:val="bottom"/>
            <w:hideMark/>
          </w:tcPr>
          <w:p w14:paraId="6B6CAF4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38C373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4188973</w:t>
            </w:r>
          </w:p>
        </w:tc>
        <w:tc>
          <w:tcPr>
            <w:tcW w:w="4536" w:type="dxa"/>
            <w:shd w:val="clear" w:color="auto" w:fill="auto"/>
            <w:noWrap/>
            <w:vAlign w:val="bottom"/>
            <w:hideMark/>
          </w:tcPr>
          <w:p w14:paraId="752E1FE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myeloid leukemia in lymphoid blast crisis</w:t>
            </w:r>
          </w:p>
        </w:tc>
      </w:tr>
      <w:tr w:rsidR="00AC538D" w:rsidRPr="002032A8" w14:paraId="29734AD1" w14:textId="77777777" w:rsidTr="00D05ED3">
        <w:trPr>
          <w:trHeight w:val="290"/>
        </w:trPr>
        <w:tc>
          <w:tcPr>
            <w:tcW w:w="3823" w:type="dxa"/>
            <w:shd w:val="clear" w:color="auto" w:fill="auto"/>
            <w:noWrap/>
            <w:vAlign w:val="bottom"/>
            <w:hideMark/>
          </w:tcPr>
          <w:p w14:paraId="35A45C3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D72F85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4188975</w:t>
            </w:r>
          </w:p>
        </w:tc>
        <w:tc>
          <w:tcPr>
            <w:tcW w:w="4536" w:type="dxa"/>
            <w:shd w:val="clear" w:color="auto" w:fill="auto"/>
            <w:noWrap/>
            <w:vAlign w:val="bottom"/>
            <w:hideMark/>
          </w:tcPr>
          <w:p w14:paraId="3EADB7D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phase chronic myeloid leukemia</w:t>
            </w:r>
          </w:p>
        </w:tc>
      </w:tr>
      <w:tr w:rsidR="00AC538D" w:rsidRPr="00AC538D" w14:paraId="70E28F4D" w14:textId="77777777" w:rsidTr="00D05ED3">
        <w:trPr>
          <w:trHeight w:val="290"/>
        </w:trPr>
        <w:tc>
          <w:tcPr>
            <w:tcW w:w="3823" w:type="dxa"/>
            <w:shd w:val="clear" w:color="auto" w:fill="auto"/>
            <w:noWrap/>
            <w:vAlign w:val="bottom"/>
            <w:hideMark/>
          </w:tcPr>
          <w:p w14:paraId="4709E9E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25E07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4189938</w:t>
            </w:r>
          </w:p>
        </w:tc>
        <w:tc>
          <w:tcPr>
            <w:tcW w:w="4536" w:type="dxa"/>
            <w:shd w:val="clear" w:color="auto" w:fill="auto"/>
            <w:noWrap/>
            <w:vAlign w:val="bottom"/>
            <w:hideMark/>
          </w:tcPr>
          <w:p w14:paraId="4C5EEE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monocytic/monoblastic leukemia</w:t>
            </w:r>
          </w:p>
        </w:tc>
      </w:tr>
      <w:tr w:rsidR="00AC538D" w:rsidRPr="002032A8" w14:paraId="1BAE3C52" w14:textId="77777777" w:rsidTr="00D05ED3">
        <w:trPr>
          <w:trHeight w:val="290"/>
        </w:trPr>
        <w:tc>
          <w:tcPr>
            <w:tcW w:w="3823" w:type="dxa"/>
            <w:shd w:val="clear" w:color="auto" w:fill="auto"/>
            <w:noWrap/>
            <w:vAlign w:val="bottom"/>
            <w:hideMark/>
          </w:tcPr>
          <w:p w14:paraId="3EA06D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BA773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4211481</w:t>
            </w:r>
          </w:p>
        </w:tc>
        <w:tc>
          <w:tcPr>
            <w:tcW w:w="4536" w:type="dxa"/>
            <w:shd w:val="clear" w:color="auto" w:fill="auto"/>
            <w:noWrap/>
            <w:vAlign w:val="bottom"/>
            <w:hideMark/>
          </w:tcPr>
          <w:p w14:paraId="51FE166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Blastic phase chronic myeloid leukemia</w:t>
            </w:r>
          </w:p>
        </w:tc>
      </w:tr>
      <w:tr w:rsidR="00AC538D" w:rsidRPr="002032A8" w14:paraId="49CD35B5" w14:textId="77777777" w:rsidTr="00D05ED3">
        <w:trPr>
          <w:trHeight w:val="290"/>
        </w:trPr>
        <w:tc>
          <w:tcPr>
            <w:tcW w:w="3823" w:type="dxa"/>
            <w:shd w:val="clear" w:color="auto" w:fill="auto"/>
            <w:noWrap/>
            <w:vAlign w:val="bottom"/>
            <w:hideMark/>
          </w:tcPr>
          <w:p w14:paraId="064CD38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C5BD5A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4221907</w:t>
            </w:r>
          </w:p>
        </w:tc>
        <w:tc>
          <w:tcPr>
            <w:tcW w:w="4536" w:type="dxa"/>
            <w:shd w:val="clear" w:color="auto" w:fill="auto"/>
            <w:noWrap/>
            <w:vAlign w:val="bottom"/>
            <w:hideMark/>
          </w:tcPr>
          <w:p w14:paraId="7A2072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Precursor T cell lymphoblastic leukemia/lymphoblastic lymphoma</w:t>
            </w:r>
          </w:p>
        </w:tc>
      </w:tr>
      <w:tr w:rsidR="00AC538D" w:rsidRPr="002032A8" w14:paraId="450886A7" w14:textId="77777777" w:rsidTr="00D05ED3">
        <w:trPr>
          <w:trHeight w:val="290"/>
        </w:trPr>
        <w:tc>
          <w:tcPr>
            <w:tcW w:w="3823" w:type="dxa"/>
            <w:shd w:val="clear" w:color="auto" w:fill="auto"/>
            <w:noWrap/>
            <w:vAlign w:val="bottom"/>
            <w:hideMark/>
          </w:tcPr>
          <w:p w14:paraId="60923C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534E70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4230253</w:t>
            </w:r>
          </w:p>
        </w:tc>
        <w:tc>
          <w:tcPr>
            <w:tcW w:w="4536" w:type="dxa"/>
            <w:shd w:val="clear" w:color="auto" w:fill="auto"/>
            <w:noWrap/>
            <w:vAlign w:val="bottom"/>
            <w:hideMark/>
          </w:tcPr>
          <w:p w14:paraId="398F2E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without maturation, FAB M1</w:t>
            </w:r>
          </w:p>
        </w:tc>
      </w:tr>
      <w:tr w:rsidR="00AC538D" w:rsidRPr="002032A8" w14:paraId="55DA2791" w14:textId="77777777" w:rsidTr="00D05ED3">
        <w:trPr>
          <w:trHeight w:val="290"/>
        </w:trPr>
        <w:tc>
          <w:tcPr>
            <w:tcW w:w="3823" w:type="dxa"/>
            <w:shd w:val="clear" w:color="auto" w:fill="auto"/>
            <w:noWrap/>
            <w:vAlign w:val="bottom"/>
            <w:hideMark/>
          </w:tcPr>
          <w:p w14:paraId="732289D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F0FAAE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4233531</w:t>
            </w:r>
          </w:p>
        </w:tc>
        <w:tc>
          <w:tcPr>
            <w:tcW w:w="4536" w:type="dxa"/>
            <w:shd w:val="clear" w:color="auto" w:fill="auto"/>
            <w:noWrap/>
            <w:vAlign w:val="bottom"/>
            <w:hideMark/>
          </w:tcPr>
          <w:p w14:paraId="671CC5B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minimal differentiation, FAB M0</w:t>
            </w:r>
          </w:p>
        </w:tc>
      </w:tr>
      <w:tr w:rsidR="00AC538D" w:rsidRPr="002032A8" w14:paraId="5AF41AD6" w14:textId="77777777" w:rsidTr="00D05ED3">
        <w:trPr>
          <w:trHeight w:val="290"/>
        </w:trPr>
        <w:tc>
          <w:tcPr>
            <w:tcW w:w="3823" w:type="dxa"/>
            <w:shd w:val="clear" w:color="auto" w:fill="auto"/>
            <w:noWrap/>
            <w:vAlign w:val="bottom"/>
            <w:hideMark/>
          </w:tcPr>
          <w:p w14:paraId="2D2CCBF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A99272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4234749</w:t>
            </w:r>
          </w:p>
        </w:tc>
        <w:tc>
          <w:tcPr>
            <w:tcW w:w="4536" w:type="dxa"/>
            <w:shd w:val="clear" w:color="auto" w:fill="auto"/>
            <w:noWrap/>
            <w:vAlign w:val="bottom"/>
            <w:hideMark/>
          </w:tcPr>
          <w:p w14:paraId="5080095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maturation, FAB M2</w:t>
            </w:r>
          </w:p>
        </w:tc>
      </w:tr>
      <w:tr w:rsidR="00AC538D" w:rsidRPr="002032A8" w14:paraId="6FDFC077" w14:textId="77777777" w:rsidTr="00D05ED3">
        <w:trPr>
          <w:trHeight w:val="290"/>
        </w:trPr>
        <w:tc>
          <w:tcPr>
            <w:tcW w:w="3823" w:type="dxa"/>
            <w:shd w:val="clear" w:color="auto" w:fill="auto"/>
            <w:noWrap/>
            <w:vAlign w:val="bottom"/>
            <w:hideMark/>
          </w:tcPr>
          <w:p w14:paraId="61B66C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E7594A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4245460</w:t>
            </w:r>
          </w:p>
        </w:tc>
        <w:tc>
          <w:tcPr>
            <w:tcW w:w="4536" w:type="dxa"/>
            <w:shd w:val="clear" w:color="auto" w:fill="auto"/>
            <w:noWrap/>
            <w:vAlign w:val="bottom"/>
            <w:hideMark/>
          </w:tcPr>
          <w:p w14:paraId="6FD595C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Hairy cell leukemia of spleen</w:t>
            </w:r>
          </w:p>
        </w:tc>
      </w:tr>
      <w:tr w:rsidR="00AC538D" w:rsidRPr="002032A8" w14:paraId="7B873242" w14:textId="77777777" w:rsidTr="00D05ED3">
        <w:trPr>
          <w:trHeight w:val="290"/>
        </w:trPr>
        <w:tc>
          <w:tcPr>
            <w:tcW w:w="3823" w:type="dxa"/>
            <w:shd w:val="clear" w:color="auto" w:fill="auto"/>
            <w:noWrap/>
            <w:vAlign w:val="bottom"/>
            <w:hideMark/>
          </w:tcPr>
          <w:p w14:paraId="75E7990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0E68ED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4297353</w:t>
            </w:r>
          </w:p>
        </w:tc>
        <w:tc>
          <w:tcPr>
            <w:tcW w:w="4536" w:type="dxa"/>
            <w:shd w:val="clear" w:color="auto" w:fill="auto"/>
            <w:noWrap/>
            <w:vAlign w:val="bottom"/>
            <w:hideMark/>
          </w:tcPr>
          <w:p w14:paraId="38038EB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infiltration of skin (chronic T-cell lymphocytic leukemia)</w:t>
            </w:r>
          </w:p>
        </w:tc>
      </w:tr>
      <w:tr w:rsidR="00AC538D" w:rsidRPr="002032A8" w14:paraId="403E89C6" w14:textId="77777777" w:rsidTr="00D05ED3">
        <w:trPr>
          <w:trHeight w:val="290"/>
        </w:trPr>
        <w:tc>
          <w:tcPr>
            <w:tcW w:w="3823" w:type="dxa"/>
            <w:shd w:val="clear" w:color="auto" w:fill="auto"/>
            <w:noWrap/>
            <w:vAlign w:val="bottom"/>
            <w:hideMark/>
          </w:tcPr>
          <w:p w14:paraId="0CA0132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40A83E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4297355</w:t>
            </w:r>
          </w:p>
        </w:tc>
        <w:tc>
          <w:tcPr>
            <w:tcW w:w="4536" w:type="dxa"/>
            <w:shd w:val="clear" w:color="auto" w:fill="auto"/>
            <w:noWrap/>
            <w:vAlign w:val="bottom"/>
            <w:hideMark/>
          </w:tcPr>
          <w:p w14:paraId="5273D1A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Aggressive NK-cell leukemia involving skin</w:t>
            </w:r>
          </w:p>
        </w:tc>
      </w:tr>
      <w:tr w:rsidR="00AC538D" w:rsidRPr="002032A8" w14:paraId="1190DE43" w14:textId="77777777" w:rsidTr="00D05ED3">
        <w:trPr>
          <w:trHeight w:val="290"/>
        </w:trPr>
        <w:tc>
          <w:tcPr>
            <w:tcW w:w="3823" w:type="dxa"/>
            <w:shd w:val="clear" w:color="auto" w:fill="auto"/>
            <w:noWrap/>
            <w:vAlign w:val="bottom"/>
            <w:hideMark/>
          </w:tcPr>
          <w:p w14:paraId="3A383AC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A34F4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4299143</w:t>
            </w:r>
          </w:p>
        </w:tc>
        <w:tc>
          <w:tcPr>
            <w:tcW w:w="4536" w:type="dxa"/>
            <w:shd w:val="clear" w:color="auto" w:fill="auto"/>
            <w:noWrap/>
            <w:vAlign w:val="bottom"/>
            <w:hideMark/>
          </w:tcPr>
          <w:p w14:paraId="7C9F97D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infiltration of skin (T-cell lymphoblastic leukemia)</w:t>
            </w:r>
          </w:p>
        </w:tc>
      </w:tr>
      <w:tr w:rsidR="00AC538D" w:rsidRPr="002032A8" w14:paraId="7E6849E3" w14:textId="77777777" w:rsidTr="00D05ED3">
        <w:trPr>
          <w:trHeight w:val="290"/>
        </w:trPr>
        <w:tc>
          <w:tcPr>
            <w:tcW w:w="3823" w:type="dxa"/>
            <w:shd w:val="clear" w:color="auto" w:fill="auto"/>
            <w:noWrap/>
            <w:vAlign w:val="bottom"/>
            <w:hideMark/>
          </w:tcPr>
          <w:p w14:paraId="7DAB6B0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4350E2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4299273</w:t>
            </w:r>
          </w:p>
        </w:tc>
        <w:tc>
          <w:tcPr>
            <w:tcW w:w="4536" w:type="dxa"/>
            <w:shd w:val="clear" w:color="auto" w:fill="auto"/>
            <w:noWrap/>
            <w:vAlign w:val="bottom"/>
            <w:hideMark/>
          </w:tcPr>
          <w:p w14:paraId="726DEE9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Mast cell leukemia affecting skin</w:t>
            </w:r>
          </w:p>
        </w:tc>
      </w:tr>
      <w:tr w:rsidR="00AC538D" w:rsidRPr="002032A8" w14:paraId="19D95C48" w14:textId="77777777" w:rsidTr="00D05ED3">
        <w:trPr>
          <w:trHeight w:val="290"/>
        </w:trPr>
        <w:tc>
          <w:tcPr>
            <w:tcW w:w="3823" w:type="dxa"/>
            <w:shd w:val="clear" w:color="auto" w:fill="auto"/>
            <w:noWrap/>
            <w:vAlign w:val="bottom"/>
            <w:hideMark/>
          </w:tcPr>
          <w:p w14:paraId="01E77AB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85A50B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4299151</w:t>
            </w:r>
          </w:p>
        </w:tc>
        <w:tc>
          <w:tcPr>
            <w:tcW w:w="4536" w:type="dxa"/>
            <w:shd w:val="clear" w:color="auto" w:fill="auto"/>
            <w:noWrap/>
            <w:vAlign w:val="bottom"/>
            <w:hideMark/>
          </w:tcPr>
          <w:p w14:paraId="2BD808E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infiltration of skin in hairy-cell leukemia</w:t>
            </w:r>
          </w:p>
        </w:tc>
      </w:tr>
      <w:tr w:rsidR="00AC538D" w:rsidRPr="002032A8" w14:paraId="77A22B3F" w14:textId="77777777" w:rsidTr="00D05ED3">
        <w:trPr>
          <w:trHeight w:val="290"/>
        </w:trPr>
        <w:tc>
          <w:tcPr>
            <w:tcW w:w="3823" w:type="dxa"/>
            <w:shd w:val="clear" w:color="auto" w:fill="auto"/>
            <w:noWrap/>
            <w:vAlign w:val="bottom"/>
            <w:hideMark/>
          </w:tcPr>
          <w:p w14:paraId="42B6070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C378AD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4299153</w:t>
            </w:r>
          </w:p>
        </w:tc>
        <w:tc>
          <w:tcPr>
            <w:tcW w:w="4536" w:type="dxa"/>
            <w:shd w:val="clear" w:color="auto" w:fill="auto"/>
            <w:noWrap/>
            <w:vAlign w:val="bottom"/>
            <w:hideMark/>
          </w:tcPr>
          <w:p w14:paraId="59D5BC3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infiltration of skin in myeloid leukemia</w:t>
            </w:r>
          </w:p>
        </w:tc>
      </w:tr>
      <w:tr w:rsidR="00AC538D" w:rsidRPr="002032A8" w14:paraId="173C8972" w14:textId="77777777" w:rsidTr="00D05ED3">
        <w:trPr>
          <w:trHeight w:val="290"/>
        </w:trPr>
        <w:tc>
          <w:tcPr>
            <w:tcW w:w="3823" w:type="dxa"/>
            <w:shd w:val="clear" w:color="auto" w:fill="auto"/>
            <w:noWrap/>
            <w:vAlign w:val="bottom"/>
            <w:hideMark/>
          </w:tcPr>
          <w:p w14:paraId="2362029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20AAB6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4299154</w:t>
            </w:r>
          </w:p>
        </w:tc>
        <w:tc>
          <w:tcPr>
            <w:tcW w:w="4536" w:type="dxa"/>
            <w:shd w:val="clear" w:color="auto" w:fill="auto"/>
            <w:noWrap/>
            <w:vAlign w:val="bottom"/>
            <w:hideMark/>
          </w:tcPr>
          <w:p w14:paraId="6E5D957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infiltration of skin in chronic myeloid leukemia</w:t>
            </w:r>
          </w:p>
        </w:tc>
      </w:tr>
      <w:tr w:rsidR="00AC538D" w:rsidRPr="002032A8" w14:paraId="6705F089" w14:textId="77777777" w:rsidTr="00D05ED3">
        <w:trPr>
          <w:trHeight w:val="290"/>
        </w:trPr>
        <w:tc>
          <w:tcPr>
            <w:tcW w:w="3823" w:type="dxa"/>
            <w:shd w:val="clear" w:color="auto" w:fill="auto"/>
            <w:noWrap/>
            <w:vAlign w:val="bottom"/>
            <w:hideMark/>
          </w:tcPr>
          <w:p w14:paraId="0871AB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BC402C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4299155</w:t>
            </w:r>
          </w:p>
        </w:tc>
        <w:tc>
          <w:tcPr>
            <w:tcW w:w="4536" w:type="dxa"/>
            <w:shd w:val="clear" w:color="auto" w:fill="auto"/>
            <w:noWrap/>
            <w:vAlign w:val="bottom"/>
            <w:hideMark/>
          </w:tcPr>
          <w:p w14:paraId="79AC6E0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infiltration of skin in monocytic leukemia</w:t>
            </w:r>
          </w:p>
        </w:tc>
      </w:tr>
      <w:tr w:rsidR="00AC538D" w:rsidRPr="002032A8" w14:paraId="7C0AF6F6" w14:textId="77777777" w:rsidTr="00D05ED3">
        <w:trPr>
          <w:trHeight w:val="290"/>
        </w:trPr>
        <w:tc>
          <w:tcPr>
            <w:tcW w:w="3823" w:type="dxa"/>
            <w:shd w:val="clear" w:color="auto" w:fill="auto"/>
            <w:noWrap/>
            <w:vAlign w:val="bottom"/>
            <w:hideMark/>
          </w:tcPr>
          <w:p w14:paraId="69E9AA7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43E34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4300784</w:t>
            </w:r>
          </w:p>
        </w:tc>
        <w:tc>
          <w:tcPr>
            <w:tcW w:w="4536" w:type="dxa"/>
            <w:shd w:val="clear" w:color="auto" w:fill="auto"/>
            <w:noWrap/>
            <w:vAlign w:val="bottom"/>
            <w:hideMark/>
          </w:tcPr>
          <w:p w14:paraId="216D601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infiltration of skin in acute myeloid leukemia</w:t>
            </w:r>
          </w:p>
        </w:tc>
      </w:tr>
      <w:tr w:rsidR="00AC538D" w:rsidRPr="002032A8" w14:paraId="2EA2EF91" w14:textId="77777777" w:rsidTr="00D05ED3">
        <w:trPr>
          <w:trHeight w:val="290"/>
        </w:trPr>
        <w:tc>
          <w:tcPr>
            <w:tcW w:w="3823" w:type="dxa"/>
            <w:shd w:val="clear" w:color="auto" w:fill="auto"/>
            <w:noWrap/>
            <w:vAlign w:val="bottom"/>
            <w:hideMark/>
          </w:tcPr>
          <w:p w14:paraId="4BB1419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A2D177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4301665</w:t>
            </w:r>
          </w:p>
        </w:tc>
        <w:tc>
          <w:tcPr>
            <w:tcW w:w="4536" w:type="dxa"/>
            <w:shd w:val="clear" w:color="auto" w:fill="auto"/>
            <w:noWrap/>
            <w:vAlign w:val="bottom"/>
            <w:hideMark/>
          </w:tcPr>
          <w:p w14:paraId="5EE913A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infiltration of skin (T-cell prolymphocytic leukemia)</w:t>
            </w:r>
          </w:p>
        </w:tc>
      </w:tr>
      <w:tr w:rsidR="00AC538D" w:rsidRPr="00AC538D" w14:paraId="5BD6E862" w14:textId="77777777" w:rsidTr="00D05ED3">
        <w:trPr>
          <w:trHeight w:val="290"/>
        </w:trPr>
        <w:tc>
          <w:tcPr>
            <w:tcW w:w="3823" w:type="dxa"/>
            <w:shd w:val="clear" w:color="auto" w:fill="auto"/>
            <w:noWrap/>
            <w:vAlign w:val="bottom"/>
            <w:hideMark/>
          </w:tcPr>
          <w:p w14:paraId="3BCD4C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E01130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4326339</w:t>
            </w:r>
          </w:p>
        </w:tc>
        <w:tc>
          <w:tcPr>
            <w:tcW w:w="4536" w:type="dxa"/>
            <w:shd w:val="clear" w:color="auto" w:fill="auto"/>
            <w:noWrap/>
            <w:vAlign w:val="bottom"/>
            <w:hideMark/>
          </w:tcPr>
          <w:p w14:paraId="1A44C8C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Smoldering chronic lymphocytic leukemia</w:t>
            </w:r>
          </w:p>
        </w:tc>
      </w:tr>
      <w:tr w:rsidR="00AC538D" w:rsidRPr="002032A8" w14:paraId="47BFE7FD" w14:textId="77777777" w:rsidTr="00D05ED3">
        <w:trPr>
          <w:trHeight w:val="290"/>
        </w:trPr>
        <w:tc>
          <w:tcPr>
            <w:tcW w:w="3823" w:type="dxa"/>
            <w:shd w:val="clear" w:color="auto" w:fill="auto"/>
            <w:noWrap/>
            <w:vAlign w:val="bottom"/>
            <w:hideMark/>
          </w:tcPr>
          <w:p w14:paraId="5E9DE7F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AD9E6C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35607963</w:t>
            </w:r>
          </w:p>
        </w:tc>
        <w:tc>
          <w:tcPr>
            <w:tcW w:w="4536" w:type="dxa"/>
            <w:shd w:val="clear" w:color="auto" w:fill="auto"/>
            <w:noWrap/>
            <w:vAlign w:val="bottom"/>
            <w:hideMark/>
          </w:tcPr>
          <w:p w14:paraId="4477ECB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Megakaryoblastic acute myeloid leukemia with t(1;22)(p13;q13)</w:t>
            </w:r>
          </w:p>
        </w:tc>
      </w:tr>
      <w:tr w:rsidR="00AC538D" w:rsidRPr="002032A8" w14:paraId="70B43B44" w14:textId="77777777" w:rsidTr="00D05ED3">
        <w:trPr>
          <w:trHeight w:val="290"/>
        </w:trPr>
        <w:tc>
          <w:tcPr>
            <w:tcW w:w="3823" w:type="dxa"/>
            <w:shd w:val="clear" w:color="auto" w:fill="auto"/>
            <w:noWrap/>
            <w:vAlign w:val="bottom"/>
            <w:hideMark/>
          </w:tcPr>
          <w:p w14:paraId="2833BCC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3DD553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35622003</w:t>
            </w:r>
          </w:p>
        </w:tc>
        <w:tc>
          <w:tcPr>
            <w:tcW w:w="4536" w:type="dxa"/>
            <w:shd w:val="clear" w:color="auto" w:fill="auto"/>
            <w:noWrap/>
            <w:vAlign w:val="bottom"/>
            <w:hideMark/>
          </w:tcPr>
          <w:p w14:paraId="3D1BDB2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NPM1 somatic mutation</w:t>
            </w:r>
          </w:p>
        </w:tc>
      </w:tr>
      <w:tr w:rsidR="00AC538D" w:rsidRPr="002032A8" w14:paraId="6A1AE7B5" w14:textId="77777777" w:rsidTr="00D05ED3">
        <w:trPr>
          <w:trHeight w:val="290"/>
        </w:trPr>
        <w:tc>
          <w:tcPr>
            <w:tcW w:w="3823" w:type="dxa"/>
            <w:shd w:val="clear" w:color="auto" w:fill="auto"/>
            <w:noWrap/>
            <w:vAlign w:val="bottom"/>
            <w:hideMark/>
          </w:tcPr>
          <w:p w14:paraId="4D528B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2BC9C6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35622696</w:t>
            </w:r>
          </w:p>
        </w:tc>
        <w:tc>
          <w:tcPr>
            <w:tcW w:w="4536" w:type="dxa"/>
            <w:shd w:val="clear" w:color="auto" w:fill="auto"/>
            <w:noWrap/>
            <w:vAlign w:val="bottom"/>
            <w:hideMark/>
          </w:tcPr>
          <w:p w14:paraId="48C9359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CEBPA somatic mutations</w:t>
            </w:r>
          </w:p>
        </w:tc>
      </w:tr>
      <w:tr w:rsidR="00AC538D" w:rsidRPr="00AC538D" w14:paraId="44C3AA7A" w14:textId="77777777" w:rsidTr="00D05ED3">
        <w:trPr>
          <w:trHeight w:val="290"/>
        </w:trPr>
        <w:tc>
          <w:tcPr>
            <w:tcW w:w="3823" w:type="dxa"/>
            <w:shd w:val="clear" w:color="auto" w:fill="auto"/>
            <w:noWrap/>
            <w:vAlign w:val="bottom"/>
            <w:hideMark/>
          </w:tcPr>
          <w:p w14:paraId="2537E78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CB987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35622760</w:t>
            </w:r>
          </w:p>
        </w:tc>
        <w:tc>
          <w:tcPr>
            <w:tcW w:w="4536" w:type="dxa"/>
            <w:shd w:val="clear" w:color="auto" w:fill="auto"/>
            <w:noWrap/>
            <w:vAlign w:val="bottom"/>
            <w:hideMark/>
          </w:tcPr>
          <w:p w14:paraId="249D61F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Inherited acute myeloid leukemia</w:t>
            </w:r>
          </w:p>
        </w:tc>
      </w:tr>
      <w:tr w:rsidR="00AC538D" w:rsidRPr="002032A8" w14:paraId="3A742DE0" w14:textId="77777777" w:rsidTr="00D05ED3">
        <w:trPr>
          <w:trHeight w:val="290"/>
        </w:trPr>
        <w:tc>
          <w:tcPr>
            <w:tcW w:w="3823" w:type="dxa"/>
            <w:shd w:val="clear" w:color="auto" w:fill="auto"/>
            <w:noWrap/>
            <w:vAlign w:val="bottom"/>
            <w:hideMark/>
          </w:tcPr>
          <w:p w14:paraId="216FE62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CDE671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35623630</w:t>
            </w:r>
          </w:p>
        </w:tc>
        <w:tc>
          <w:tcPr>
            <w:tcW w:w="4536" w:type="dxa"/>
            <w:shd w:val="clear" w:color="auto" w:fill="auto"/>
            <w:noWrap/>
            <w:vAlign w:val="bottom"/>
            <w:hideMark/>
          </w:tcPr>
          <w:p w14:paraId="5B2521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and myelodysplastic syndrome related to alkylating agent</w:t>
            </w:r>
          </w:p>
        </w:tc>
      </w:tr>
      <w:tr w:rsidR="00AC538D" w:rsidRPr="002032A8" w14:paraId="2FADC8B2" w14:textId="77777777" w:rsidTr="00D05ED3">
        <w:trPr>
          <w:trHeight w:val="290"/>
        </w:trPr>
        <w:tc>
          <w:tcPr>
            <w:tcW w:w="3823" w:type="dxa"/>
            <w:shd w:val="clear" w:color="auto" w:fill="auto"/>
            <w:noWrap/>
            <w:vAlign w:val="bottom"/>
            <w:hideMark/>
          </w:tcPr>
          <w:p w14:paraId="1610CA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D27597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35623631</w:t>
            </w:r>
          </w:p>
        </w:tc>
        <w:tc>
          <w:tcPr>
            <w:tcW w:w="4536" w:type="dxa"/>
            <w:shd w:val="clear" w:color="auto" w:fill="auto"/>
            <w:noWrap/>
            <w:vAlign w:val="bottom"/>
            <w:hideMark/>
          </w:tcPr>
          <w:p w14:paraId="099EE46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and myelodysplastic syndrome related to topoisomerase type 2 inhibitor</w:t>
            </w:r>
          </w:p>
        </w:tc>
      </w:tr>
      <w:tr w:rsidR="00AC538D" w:rsidRPr="002032A8" w14:paraId="6A339BD7" w14:textId="77777777" w:rsidTr="00D05ED3">
        <w:trPr>
          <w:trHeight w:val="290"/>
        </w:trPr>
        <w:tc>
          <w:tcPr>
            <w:tcW w:w="3823" w:type="dxa"/>
            <w:shd w:val="clear" w:color="auto" w:fill="auto"/>
            <w:noWrap/>
            <w:vAlign w:val="bottom"/>
            <w:hideMark/>
          </w:tcPr>
          <w:p w14:paraId="38F916C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6EAA5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35623633</w:t>
            </w:r>
          </w:p>
        </w:tc>
        <w:tc>
          <w:tcPr>
            <w:tcW w:w="4536" w:type="dxa"/>
            <w:shd w:val="clear" w:color="auto" w:fill="auto"/>
            <w:noWrap/>
            <w:vAlign w:val="bottom"/>
            <w:hideMark/>
          </w:tcPr>
          <w:p w14:paraId="32DD2D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and myelodysplastic syndrome related to radiation</w:t>
            </w:r>
          </w:p>
        </w:tc>
      </w:tr>
      <w:tr w:rsidR="00AC538D" w:rsidRPr="00AC538D" w14:paraId="62D1AC5D" w14:textId="77777777" w:rsidTr="00D05ED3">
        <w:trPr>
          <w:trHeight w:val="290"/>
        </w:trPr>
        <w:tc>
          <w:tcPr>
            <w:tcW w:w="3823" w:type="dxa"/>
            <w:shd w:val="clear" w:color="auto" w:fill="auto"/>
            <w:noWrap/>
            <w:vAlign w:val="bottom"/>
            <w:hideMark/>
          </w:tcPr>
          <w:p w14:paraId="58EE7D0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03FE51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36674687</w:t>
            </w:r>
          </w:p>
        </w:tc>
        <w:tc>
          <w:tcPr>
            <w:tcW w:w="4536" w:type="dxa"/>
            <w:shd w:val="clear" w:color="auto" w:fill="auto"/>
            <w:noWrap/>
            <w:vAlign w:val="bottom"/>
            <w:hideMark/>
          </w:tcPr>
          <w:p w14:paraId="3E4471E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Aleukemic mast cell leukemia</w:t>
            </w:r>
          </w:p>
        </w:tc>
      </w:tr>
      <w:tr w:rsidR="00AC538D" w:rsidRPr="002032A8" w14:paraId="645F1D6B" w14:textId="77777777" w:rsidTr="00D05ED3">
        <w:trPr>
          <w:trHeight w:val="290"/>
        </w:trPr>
        <w:tc>
          <w:tcPr>
            <w:tcW w:w="3823" w:type="dxa"/>
            <w:shd w:val="clear" w:color="auto" w:fill="auto"/>
            <w:noWrap/>
            <w:vAlign w:val="bottom"/>
            <w:hideMark/>
          </w:tcPr>
          <w:p w14:paraId="20CE4DA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5856EF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36676614</w:t>
            </w:r>
          </w:p>
        </w:tc>
        <w:tc>
          <w:tcPr>
            <w:tcW w:w="4536" w:type="dxa"/>
            <w:shd w:val="clear" w:color="auto" w:fill="auto"/>
            <w:noWrap/>
            <w:vAlign w:val="bottom"/>
            <w:hideMark/>
          </w:tcPr>
          <w:p w14:paraId="0AFE99C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Differentiation syndrome due to and following chemotherapy co-occurrent with acute promyelocytic leukemia</w:t>
            </w:r>
          </w:p>
        </w:tc>
      </w:tr>
      <w:tr w:rsidR="00AC538D" w:rsidRPr="002032A8" w14:paraId="01E58A4F" w14:textId="77777777" w:rsidTr="00D05ED3">
        <w:trPr>
          <w:trHeight w:val="290"/>
        </w:trPr>
        <w:tc>
          <w:tcPr>
            <w:tcW w:w="3823" w:type="dxa"/>
            <w:shd w:val="clear" w:color="auto" w:fill="auto"/>
            <w:noWrap/>
            <w:vAlign w:val="bottom"/>
            <w:hideMark/>
          </w:tcPr>
          <w:p w14:paraId="2FF88AC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CF1E11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36683269</w:t>
            </w:r>
          </w:p>
        </w:tc>
        <w:tc>
          <w:tcPr>
            <w:tcW w:w="4536" w:type="dxa"/>
            <w:shd w:val="clear" w:color="auto" w:fill="auto"/>
            <w:noWrap/>
            <w:vAlign w:val="bottom"/>
            <w:hideMark/>
          </w:tcPr>
          <w:p w14:paraId="1656256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inv(3)(q21q26.2) or t(3;3)(q21;q26.2); RPN1-EVI1</w:t>
            </w:r>
          </w:p>
        </w:tc>
      </w:tr>
      <w:tr w:rsidR="00AC538D" w:rsidRPr="002032A8" w14:paraId="2569F8CC" w14:textId="77777777" w:rsidTr="00D05ED3">
        <w:trPr>
          <w:trHeight w:val="290"/>
        </w:trPr>
        <w:tc>
          <w:tcPr>
            <w:tcW w:w="3823" w:type="dxa"/>
            <w:shd w:val="clear" w:color="auto" w:fill="auto"/>
            <w:noWrap/>
            <w:vAlign w:val="bottom"/>
            <w:hideMark/>
          </w:tcPr>
          <w:p w14:paraId="5DF79A6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EEBCAA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36715966</w:t>
            </w:r>
          </w:p>
        </w:tc>
        <w:tc>
          <w:tcPr>
            <w:tcW w:w="4536" w:type="dxa"/>
            <w:shd w:val="clear" w:color="auto" w:fill="auto"/>
            <w:noWrap/>
            <w:vAlign w:val="bottom"/>
            <w:hideMark/>
          </w:tcPr>
          <w:p w14:paraId="36CB041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Adult T-cell leukemia/lymphoma of skin</w:t>
            </w:r>
          </w:p>
        </w:tc>
      </w:tr>
      <w:tr w:rsidR="00AC538D" w:rsidRPr="002032A8" w14:paraId="24A60CD7" w14:textId="77777777" w:rsidTr="00D05ED3">
        <w:trPr>
          <w:trHeight w:val="290"/>
        </w:trPr>
        <w:tc>
          <w:tcPr>
            <w:tcW w:w="3823" w:type="dxa"/>
            <w:shd w:val="clear" w:color="auto" w:fill="auto"/>
            <w:noWrap/>
            <w:vAlign w:val="bottom"/>
            <w:hideMark/>
          </w:tcPr>
          <w:p w14:paraId="6D7A744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DCC0D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36715587</w:t>
            </w:r>
          </w:p>
        </w:tc>
        <w:tc>
          <w:tcPr>
            <w:tcW w:w="4536" w:type="dxa"/>
            <w:shd w:val="clear" w:color="auto" w:fill="auto"/>
            <w:noWrap/>
            <w:vAlign w:val="bottom"/>
            <w:hideMark/>
          </w:tcPr>
          <w:p w14:paraId="68411A9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due to recurrent genetic abnormality</w:t>
            </w:r>
          </w:p>
        </w:tc>
      </w:tr>
      <w:tr w:rsidR="00AC538D" w:rsidRPr="002032A8" w14:paraId="08CF1365" w14:textId="77777777" w:rsidTr="00D05ED3">
        <w:trPr>
          <w:trHeight w:val="290"/>
        </w:trPr>
        <w:tc>
          <w:tcPr>
            <w:tcW w:w="3823" w:type="dxa"/>
            <w:shd w:val="clear" w:color="auto" w:fill="auto"/>
            <w:noWrap/>
            <w:vAlign w:val="bottom"/>
            <w:hideMark/>
          </w:tcPr>
          <w:p w14:paraId="114762D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AA841B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36715589</w:t>
            </w:r>
          </w:p>
        </w:tc>
        <w:tc>
          <w:tcPr>
            <w:tcW w:w="4536" w:type="dxa"/>
            <w:shd w:val="clear" w:color="auto" w:fill="auto"/>
            <w:noWrap/>
            <w:vAlign w:val="bottom"/>
            <w:hideMark/>
          </w:tcPr>
          <w:p w14:paraId="23EE52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leukemia of ambiguous lineage</w:t>
            </w:r>
          </w:p>
        </w:tc>
      </w:tr>
      <w:tr w:rsidR="00AC538D" w:rsidRPr="00AC538D" w14:paraId="2C4ABF02" w14:textId="77777777" w:rsidTr="00D05ED3">
        <w:trPr>
          <w:trHeight w:val="290"/>
        </w:trPr>
        <w:tc>
          <w:tcPr>
            <w:tcW w:w="3823" w:type="dxa"/>
            <w:shd w:val="clear" w:color="auto" w:fill="auto"/>
            <w:noWrap/>
            <w:vAlign w:val="bottom"/>
            <w:hideMark/>
          </w:tcPr>
          <w:p w14:paraId="0B27CC8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DE31C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36717231</w:t>
            </w:r>
          </w:p>
        </w:tc>
        <w:tc>
          <w:tcPr>
            <w:tcW w:w="4536" w:type="dxa"/>
            <w:shd w:val="clear" w:color="auto" w:fill="auto"/>
            <w:noWrap/>
            <w:vAlign w:val="bottom"/>
            <w:hideMark/>
          </w:tcPr>
          <w:p w14:paraId="37289E3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Meningeal leukemia</w:t>
            </w:r>
          </w:p>
        </w:tc>
      </w:tr>
      <w:tr w:rsidR="00AC538D" w:rsidRPr="002032A8" w14:paraId="1BA0702C" w14:textId="77777777" w:rsidTr="00D05ED3">
        <w:trPr>
          <w:trHeight w:val="290"/>
        </w:trPr>
        <w:tc>
          <w:tcPr>
            <w:tcW w:w="3823" w:type="dxa"/>
            <w:shd w:val="clear" w:color="auto" w:fill="auto"/>
            <w:noWrap/>
            <w:vAlign w:val="bottom"/>
            <w:hideMark/>
          </w:tcPr>
          <w:p w14:paraId="4A8E827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82F3DA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36717461</w:t>
            </w:r>
          </w:p>
        </w:tc>
        <w:tc>
          <w:tcPr>
            <w:tcW w:w="4536" w:type="dxa"/>
            <w:shd w:val="clear" w:color="auto" w:fill="auto"/>
            <w:noWrap/>
            <w:vAlign w:val="bottom"/>
            <w:hideMark/>
          </w:tcPr>
          <w:p w14:paraId="275C511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Therapy related acute myeloid leukemia and myelodysplastic syndrome</w:t>
            </w:r>
          </w:p>
        </w:tc>
      </w:tr>
      <w:tr w:rsidR="00AC538D" w:rsidRPr="002032A8" w14:paraId="1AC6E97B" w14:textId="77777777" w:rsidTr="00D05ED3">
        <w:trPr>
          <w:trHeight w:val="290"/>
        </w:trPr>
        <w:tc>
          <w:tcPr>
            <w:tcW w:w="3823" w:type="dxa"/>
            <w:shd w:val="clear" w:color="auto" w:fill="auto"/>
            <w:noWrap/>
            <w:vAlign w:val="bottom"/>
            <w:hideMark/>
          </w:tcPr>
          <w:p w14:paraId="74FC090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3F2F8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36717161</w:t>
            </w:r>
          </w:p>
        </w:tc>
        <w:tc>
          <w:tcPr>
            <w:tcW w:w="4536" w:type="dxa"/>
            <w:shd w:val="clear" w:color="auto" w:fill="auto"/>
            <w:noWrap/>
            <w:vAlign w:val="bottom"/>
            <w:hideMark/>
          </w:tcPr>
          <w:p w14:paraId="1B25F8C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Aggressive natural killer-cell leukemia</w:t>
            </w:r>
          </w:p>
        </w:tc>
      </w:tr>
      <w:tr w:rsidR="00AC538D" w:rsidRPr="00AC538D" w14:paraId="30B0BE13" w14:textId="77777777" w:rsidTr="00D05ED3">
        <w:trPr>
          <w:trHeight w:val="290"/>
        </w:trPr>
        <w:tc>
          <w:tcPr>
            <w:tcW w:w="3823" w:type="dxa"/>
            <w:shd w:val="clear" w:color="auto" w:fill="auto"/>
            <w:noWrap/>
            <w:vAlign w:val="bottom"/>
            <w:hideMark/>
          </w:tcPr>
          <w:p w14:paraId="5BF7C3B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B1C078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36712834</w:t>
            </w:r>
          </w:p>
        </w:tc>
        <w:tc>
          <w:tcPr>
            <w:tcW w:w="4536" w:type="dxa"/>
            <w:shd w:val="clear" w:color="auto" w:fill="auto"/>
            <w:noWrap/>
            <w:vAlign w:val="bottom"/>
            <w:hideMark/>
          </w:tcPr>
          <w:p w14:paraId="0D592A1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lymphoid leukemia relapse</w:t>
            </w:r>
          </w:p>
        </w:tc>
      </w:tr>
      <w:tr w:rsidR="00AC538D" w:rsidRPr="00AC538D" w14:paraId="0468184F" w14:textId="77777777" w:rsidTr="00D05ED3">
        <w:trPr>
          <w:trHeight w:val="290"/>
        </w:trPr>
        <w:tc>
          <w:tcPr>
            <w:tcW w:w="3823" w:type="dxa"/>
            <w:shd w:val="clear" w:color="auto" w:fill="auto"/>
            <w:noWrap/>
            <w:vAlign w:val="bottom"/>
            <w:hideMark/>
          </w:tcPr>
          <w:p w14:paraId="0778B33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C7F6C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36712835</w:t>
            </w:r>
          </w:p>
        </w:tc>
        <w:tc>
          <w:tcPr>
            <w:tcW w:w="4536" w:type="dxa"/>
            <w:shd w:val="clear" w:color="auto" w:fill="auto"/>
            <w:noWrap/>
            <w:vAlign w:val="bottom"/>
            <w:hideMark/>
          </w:tcPr>
          <w:p w14:paraId="7F69442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Refractory acute lymphoid leukemia</w:t>
            </w:r>
          </w:p>
        </w:tc>
      </w:tr>
      <w:tr w:rsidR="00AC538D" w:rsidRPr="002032A8" w14:paraId="58EA9B16" w14:textId="77777777" w:rsidTr="00D05ED3">
        <w:trPr>
          <w:trHeight w:val="290"/>
        </w:trPr>
        <w:tc>
          <w:tcPr>
            <w:tcW w:w="3823" w:type="dxa"/>
            <w:shd w:val="clear" w:color="auto" w:fill="auto"/>
            <w:noWrap/>
            <w:vAlign w:val="bottom"/>
            <w:hideMark/>
          </w:tcPr>
          <w:p w14:paraId="287952A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164ED9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37017893</w:t>
            </w:r>
          </w:p>
        </w:tc>
        <w:tc>
          <w:tcPr>
            <w:tcW w:w="4536" w:type="dxa"/>
            <w:shd w:val="clear" w:color="auto" w:fill="auto"/>
            <w:noWrap/>
            <w:vAlign w:val="bottom"/>
            <w:hideMark/>
          </w:tcPr>
          <w:p w14:paraId="27FABB2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Philadelphia chromosome-negative precursor B-cell acute lymphoblastic leukemia</w:t>
            </w:r>
          </w:p>
        </w:tc>
      </w:tr>
      <w:tr w:rsidR="00AC538D" w:rsidRPr="002032A8" w14:paraId="6447192E" w14:textId="77777777" w:rsidTr="00D05ED3">
        <w:trPr>
          <w:trHeight w:val="290"/>
        </w:trPr>
        <w:tc>
          <w:tcPr>
            <w:tcW w:w="3823" w:type="dxa"/>
            <w:shd w:val="clear" w:color="auto" w:fill="auto"/>
            <w:noWrap/>
            <w:vAlign w:val="bottom"/>
            <w:hideMark/>
          </w:tcPr>
          <w:p w14:paraId="3B4C85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1AEC4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37018868</w:t>
            </w:r>
          </w:p>
        </w:tc>
        <w:tc>
          <w:tcPr>
            <w:tcW w:w="4536" w:type="dxa"/>
            <w:shd w:val="clear" w:color="auto" w:fill="auto"/>
            <w:noWrap/>
            <w:vAlign w:val="bottom"/>
            <w:hideMark/>
          </w:tcPr>
          <w:p w14:paraId="28A5309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Disorder of central nervous system co-occurrent and due to acute lymphoid leukemia in remission</w:t>
            </w:r>
          </w:p>
        </w:tc>
      </w:tr>
      <w:tr w:rsidR="00AC538D" w:rsidRPr="002032A8" w14:paraId="78FEFAE6" w14:textId="77777777" w:rsidTr="00D05ED3">
        <w:trPr>
          <w:trHeight w:val="290"/>
        </w:trPr>
        <w:tc>
          <w:tcPr>
            <w:tcW w:w="3823" w:type="dxa"/>
            <w:shd w:val="clear" w:color="auto" w:fill="auto"/>
            <w:noWrap/>
            <w:vAlign w:val="bottom"/>
            <w:hideMark/>
          </w:tcPr>
          <w:p w14:paraId="169DED4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3A38D8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37018869</w:t>
            </w:r>
          </w:p>
        </w:tc>
        <w:tc>
          <w:tcPr>
            <w:tcW w:w="4536" w:type="dxa"/>
            <w:shd w:val="clear" w:color="auto" w:fill="auto"/>
            <w:noWrap/>
            <w:vAlign w:val="bottom"/>
            <w:hideMark/>
          </w:tcPr>
          <w:p w14:paraId="7479A01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Disorder of central nervous system co-occurrent and due to acute lymphoid leukemia</w:t>
            </w:r>
          </w:p>
        </w:tc>
      </w:tr>
      <w:tr w:rsidR="00AC538D" w:rsidRPr="002032A8" w14:paraId="483E75B1" w14:textId="77777777" w:rsidTr="00D05ED3">
        <w:trPr>
          <w:trHeight w:val="290"/>
        </w:trPr>
        <w:tc>
          <w:tcPr>
            <w:tcW w:w="3823" w:type="dxa"/>
            <w:shd w:val="clear" w:color="auto" w:fill="auto"/>
            <w:noWrap/>
            <w:vAlign w:val="bottom"/>
            <w:hideMark/>
          </w:tcPr>
          <w:p w14:paraId="68EC4F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CB0DF6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37109936</w:t>
            </w:r>
          </w:p>
        </w:tc>
        <w:tc>
          <w:tcPr>
            <w:tcW w:w="4536" w:type="dxa"/>
            <w:shd w:val="clear" w:color="auto" w:fill="auto"/>
            <w:noWrap/>
            <w:vAlign w:val="bottom"/>
            <w:hideMark/>
          </w:tcPr>
          <w:p w14:paraId="3876FFC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 lymphoblastic leukemia lymphoma with t(9:22) (q34;q11.2); BCR-ABL 1</w:t>
            </w:r>
          </w:p>
        </w:tc>
      </w:tr>
      <w:tr w:rsidR="00AC538D" w:rsidRPr="002032A8" w14:paraId="16D12EC8" w14:textId="77777777" w:rsidTr="00D05ED3">
        <w:trPr>
          <w:trHeight w:val="290"/>
        </w:trPr>
        <w:tc>
          <w:tcPr>
            <w:tcW w:w="3823" w:type="dxa"/>
            <w:shd w:val="clear" w:color="auto" w:fill="auto"/>
            <w:noWrap/>
            <w:vAlign w:val="bottom"/>
            <w:hideMark/>
          </w:tcPr>
          <w:p w14:paraId="1F35D45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F1F69D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37110870</w:t>
            </w:r>
          </w:p>
        </w:tc>
        <w:tc>
          <w:tcPr>
            <w:tcW w:w="4536" w:type="dxa"/>
            <w:shd w:val="clear" w:color="auto" w:fill="auto"/>
            <w:noWrap/>
            <w:vAlign w:val="bottom"/>
            <w:hideMark/>
          </w:tcPr>
          <w:p w14:paraId="232D2A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t(8;16)(p11;p13) translocation</w:t>
            </w:r>
          </w:p>
        </w:tc>
      </w:tr>
      <w:tr w:rsidR="00AC538D" w:rsidRPr="002032A8" w14:paraId="49A1CE31" w14:textId="77777777" w:rsidTr="00D05ED3">
        <w:trPr>
          <w:trHeight w:val="290"/>
        </w:trPr>
        <w:tc>
          <w:tcPr>
            <w:tcW w:w="3823" w:type="dxa"/>
            <w:shd w:val="clear" w:color="auto" w:fill="auto"/>
            <w:noWrap/>
            <w:vAlign w:val="bottom"/>
            <w:hideMark/>
          </w:tcPr>
          <w:p w14:paraId="71FC7C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E49F61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37110713</w:t>
            </w:r>
          </w:p>
        </w:tc>
        <w:tc>
          <w:tcPr>
            <w:tcW w:w="4536" w:type="dxa"/>
            <w:shd w:val="clear" w:color="auto" w:fill="auto"/>
            <w:noWrap/>
            <w:vAlign w:val="bottom"/>
            <w:hideMark/>
          </w:tcPr>
          <w:p w14:paraId="76738AD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Familial platelet syndrome with predisposition to acute myelogenous leukemia</w:t>
            </w:r>
          </w:p>
        </w:tc>
      </w:tr>
      <w:tr w:rsidR="00AC538D" w:rsidRPr="002032A8" w14:paraId="01FCEE61" w14:textId="77777777" w:rsidTr="00D05ED3">
        <w:trPr>
          <w:trHeight w:val="290"/>
        </w:trPr>
        <w:tc>
          <w:tcPr>
            <w:tcW w:w="3823" w:type="dxa"/>
            <w:shd w:val="clear" w:color="auto" w:fill="auto"/>
            <w:noWrap/>
            <w:vAlign w:val="bottom"/>
            <w:hideMark/>
          </w:tcPr>
          <w:p w14:paraId="5F700C4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894283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37110902</w:t>
            </w:r>
          </w:p>
        </w:tc>
        <w:tc>
          <w:tcPr>
            <w:tcW w:w="4536" w:type="dxa"/>
            <w:shd w:val="clear" w:color="auto" w:fill="auto"/>
            <w:noWrap/>
            <w:vAlign w:val="bottom"/>
            <w:hideMark/>
          </w:tcPr>
          <w:p w14:paraId="16D845D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Chronic lymphocytic leukemia genetic mutation variant</w:t>
            </w:r>
          </w:p>
        </w:tc>
      </w:tr>
      <w:tr w:rsidR="00AC538D" w:rsidRPr="002032A8" w14:paraId="07BAC364" w14:textId="77777777" w:rsidTr="00D05ED3">
        <w:trPr>
          <w:trHeight w:val="290"/>
        </w:trPr>
        <w:tc>
          <w:tcPr>
            <w:tcW w:w="3823" w:type="dxa"/>
            <w:shd w:val="clear" w:color="auto" w:fill="auto"/>
            <w:noWrap/>
            <w:vAlign w:val="bottom"/>
            <w:hideMark/>
          </w:tcPr>
          <w:p w14:paraId="5F51B07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BEBAC0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37116722</w:t>
            </w:r>
          </w:p>
        </w:tc>
        <w:tc>
          <w:tcPr>
            <w:tcW w:w="4536" w:type="dxa"/>
            <w:shd w:val="clear" w:color="auto" w:fill="auto"/>
            <w:noWrap/>
            <w:vAlign w:val="bottom"/>
            <w:hideMark/>
          </w:tcPr>
          <w:p w14:paraId="7B33A7D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t(6;9)(p23;q34) translocation</w:t>
            </w:r>
          </w:p>
        </w:tc>
      </w:tr>
      <w:tr w:rsidR="00AC538D" w:rsidRPr="002032A8" w14:paraId="16629836" w14:textId="77777777" w:rsidTr="00D05ED3">
        <w:trPr>
          <w:trHeight w:val="290"/>
        </w:trPr>
        <w:tc>
          <w:tcPr>
            <w:tcW w:w="3823" w:type="dxa"/>
            <w:shd w:val="clear" w:color="auto" w:fill="auto"/>
            <w:noWrap/>
            <w:vAlign w:val="bottom"/>
            <w:hideMark/>
          </w:tcPr>
          <w:p w14:paraId="22E6968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32A035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37119145</w:t>
            </w:r>
          </w:p>
        </w:tc>
        <w:tc>
          <w:tcPr>
            <w:tcW w:w="4536" w:type="dxa"/>
            <w:shd w:val="clear" w:color="auto" w:fill="auto"/>
            <w:noWrap/>
            <w:vAlign w:val="bottom"/>
            <w:hideMark/>
          </w:tcPr>
          <w:p w14:paraId="7DCF57A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Myeloid leukemia co-occurrent with Down syndrome</w:t>
            </w:r>
          </w:p>
        </w:tc>
      </w:tr>
      <w:tr w:rsidR="00AC538D" w:rsidRPr="002032A8" w14:paraId="4A1F269C" w14:textId="77777777" w:rsidTr="00D05ED3">
        <w:trPr>
          <w:trHeight w:val="290"/>
        </w:trPr>
        <w:tc>
          <w:tcPr>
            <w:tcW w:w="3823" w:type="dxa"/>
            <w:shd w:val="clear" w:color="auto" w:fill="auto"/>
            <w:noWrap/>
            <w:vAlign w:val="bottom"/>
            <w:hideMark/>
          </w:tcPr>
          <w:p w14:paraId="5F76017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D22443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37204530</w:t>
            </w:r>
          </w:p>
        </w:tc>
        <w:tc>
          <w:tcPr>
            <w:tcW w:w="4536" w:type="dxa"/>
            <w:shd w:val="clear" w:color="auto" w:fill="auto"/>
            <w:noWrap/>
            <w:vAlign w:val="bottom"/>
            <w:hideMark/>
          </w:tcPr>
          <w:p w14:paraId="36A099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Non-chronic lymphocytic leukemia monoclonal B-cell lymphocytosis</w:t>
            </w:r>
          </w:p>
        </w:tc>
      </w:tr>
      <w:tr w:rsidR="00AC538D" w:rsidRPr="002032A8" w14:paraId="0A39FA12" w14:textId="77777777" w:rsidTr="00D05ED3">
        <w:trPr>
          <w:trHeight w:val="290"/>
        </w:trPr>
        <w:tc>
          <w:tcPr>
            <w:tcW w:w="3823" w:type="dxa"/>
            <w:shd w:val="clear" w:color="auto" w:fill="auto"/>
            <w:noWrap/>
            <w:vAlign w:val="bottom"/>
            <w:hideMark/>
          </w:tcPr>
          <w:p w14:paraId="2818FB2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168B2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37204479</w:t>
            </w:r>
          </w:p>
        </w:tc>
        <w:tc>
          <w:tcPr>
            <w:tcW w:w="4536" w:type="dxa"/>
            <w:shd w:val="clear" w:color="auto" w:fill="auto"/>
            <w:noWrap/>
            <w:vAlign w:val="bottom"/>
            <w:hideMark/>
          </w:tcPr>
          <w:p w14:paraId="088C523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Noonan syndrome-like disorder with juvenile myelomonocytic leukemia</w:t>
            </w:r>
          </w:p>
        </w:tc>
      </w:tr>
      <w:tr w:rsidR="00AC538D" w:rsidRPr="002032A8" w14:paraId="693810D6" w14:textId="77777777" w:rsidTr="00D05ED3">
        <w:trPr>
          <w:trHeight w:val="290"/>
        </w:trPr>
        <w:tc>
          <w:tcPr>
            <w:tcW w:w="3823" w:type="dxa"/>
            <w:shd w:val="clear" w:color="auto" w:fill="auto"/>
            <w:noWrap/>
            <w:vAlign w:val="bottom"/>
            <w:hideMark/>
          </w:tcPr>
          <w:p w14:paraId="6D3B36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3B884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37206728</w:t>
            </w:r>
          </w:p>
        </w:tc>
        <w:tc>
          <w:tcPr>
            <w:tcW w:w="4536" w:type="dxa"/>
            <w:shd w:val="clear" w:color="auto" w:fill="auto"/>
            <w:noWrap/>
            <w:vAlign w:val="bottom"/>
            <w:hideMark/>
          </w:tcPr>
          <w:p w14:paraId="28D0B18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Monoclonal B-cell lymphocytosis chronic lymphocytic leukemia-type</w:t>
            </w:r>
          </w:p>
        </w:tc>
      </w:tr>
      <w:tr w:rsidR="00AC538D" w:rsidRPr="002032A8" w14:paraId="21398CD0" w14:textId="77777777" w:rsidTr="00D05ED3">
        <w:trPr>
          <w:trHeight w:val="290"/>
        </w:trPr>
        <w:tc>
          <w:tcPr>
            <w:tcW w:w="3823" w:type="dxa"/>
            <w:shd w:val="clear" w:color="auto" w:fill="auto"/>
            <w:noWrap/>
            <w:vAlign w:val="bottom"/>
            <w:hideMark/>
          </w:tcPr>
          <w:p w14:paraId="26EADEC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B72180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37311926</w:t>
            </w:r>
          </w:p>
        </w:tc>
        <w:tc>
          <w:tcPr>
            <w:tcW w:w="4536" w:type="dxa"/>
            <w:shd w:val="clear" w:color="auto" w:fill="auto"/>
            <w:noWrap/>
            <w:vAlign w:val="bottom"/>
            <w:hideMark/>
          </w:tcPr>
          <w:p w14:paraId="03103E7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Juvenile myelomonocytic leukemia in remission</w:t>
            </w:r>
          </w:p>
        </w:tc>
      </w:tr>
      <w:tr w:rsidR="00AC538D" w:rsidRPr="002032A8" w14:paraId="2FCD01EC" w14:textId="77777777" w:rsidTr="00D05ED3">
        <w:trPr>
          <w:trHeight w:val="290"/>
        </w:trPr>
        <w:tc>
          <w:tcPr>
            <w:tcW w:w="3823" w:type="dxa"/>
            <w:shd w:val="clear" w:color="auto" w:fill="auto"/>
            <w:noWrap/>
            <w:vAlign w:val="bottom"/>
            <w:hideMark/>
          </w:tcPr>
          <w:p w14:paraId="37DBCDC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671F6F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37312023</w:t>
            </w:r>
          </w:p>
        </w:tc>
        <w:tc>
          <w:tcPr>
            <w:tcW w:w="4536" w:type="dxa"/>
            <w:shd w:val="clear" w:color="auto" w:fill="auto"/>
            <w:noWrap/>
            <w:vAlign w:val="bottom"/>
            <w:hideMark/>
          </w:tcPr>
          <w:p w14:paraId="5D1CAAB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B-cell prolymphocytic leukemia in remission</w:t>
            </w:r>
          </w:p>
        </w:tc>
      </w:tr>
      <w:tr w:rsidR="00AC538D" w:rsidRPr="002032A8" w14:paraId="43DFE96C" w14:textId="77777777" w:rsidTr="00D05ED3">
        <w:trPr>
          <w:trHeight w:val="290"/>
        </w:trPr>
        <w:tc>
          <w:tcPr>
            <w:tcW w:w="3823" w:type="dxa"/>
            <w:shd w:val="clear" w:color="auto" w:fill="auto"/>
            <w:noWrap/>
            <w:vAlign w:val="bottom"/>
            <w:hideMark/>
          </w:tcPr>
          <w:p w14:paraId="66CF885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2AF122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40481524</w:t>
            </w:r>
          </w:p>
        </w:tc>
        <w:tc>
          <w:tcPr>
            <w:tcW w:w="4536" w:type="dxa"/>
            <w:shd w:val="clear" w:color="auto" w:fill="auto"/>
            <w:noWrap/>
            <w:vAlign w:val="bottom"/>
            <w:hideMark/>
          </w:tcPr>
          <w:p w14:paraId="51584F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t(9:11)(p22;q23); MLLT3-MLL</w:t>
            </w:r>
          </w:p>
        </w:tc>
      </w:tr>
      <w:tr w:rsidR="00AC538D" w:rsidRPr="00AC538D" w14:paraId="6155ADA2" w14:textId="77777777" w:rsidTr="00D05ED3">
        <w:trPr>
          <w:trHeight w:val="290"/>
        </w:trPr>
        <w:tc>
          <w:tcPr>
            <w:tcW w:w="3823" w:type="dxa"/>
            <w:shd w:val="clear" w:color="auto" w:fill="auto"/>
            <w:noWrap/>
            <w:vAlign w:val="bottom"/>
            <w:hideMark/>
          </w:tcPr>
          <w:p w14:paraId="000A9E9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271DB5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40482847</w:t>
            </w:r>
          </w:p>
        </w:tc>
        <w:tc>
          <w:tcPr>
            <w:tcW w:w="4536" w:type="dxa"/>
            <w:shd w:val="clear" w:color="auto" w:fill="auto"/>
            <w:noWrap/>
            <w:vAlign w:val="bottom"/>
            <w:hideMark/>
          </w:tcPr>
          <w:p w14:paraId="54F8A16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Juvenile myelomonocytic leukemia</w:t>
            </w:r>
          </w:p>
        </w:tc>
      </w:tr>
      <w:tr w:rsidR="00AC538D" w:rsidRPr="002032A8" w14:paraId="3FB49C0A" w14:textId="77777777" w:rsidTr="00D05ED3">
        <w:trPr>
          <w:trHeight w:val="290"/>
        </w:trPr>
        <w:tc>
          <w:tcPr>
            <w:tcW w:w="3823" w:type="dxa"/>
            <w:shd w:val="clear" w:color="auto" w:fill="auto"/>
            <w:noWrap/>
            <w:vAlign w:val="bottom"/>
            <w:hideMark/>
          </w:tcPr>
          <w:p w14:paraId="2EF3144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E5E3F1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40483761</w:t>
            </w:r>
          </w:p>
        </w:tc>
        <w:tc>
          <w:tcPr>
            <w:tcW w:w="4536" w:type="dxa"/>
            <w:shd w:val="clear" w:color="auto" w:fill="auto"/>
            <w:noWrap/>
            <w:vAlign w:val="bottom"/>
            <w:hideMark/>
          </w:tcPr>
          <w:p w14:paraId="40A61D0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myelodysplasia-related changes</w:t>
            </w:r>
          </w:p>
        </w:tc>
      </w:tr>
      <w:tr w:rsidR="00AC538D" w:rsidRPr="002032A8" w14:paraId="772913A0" w14:textId="77777777" w:rsidTr="00D05ED3">
        <w:trPr>
          <w:trHeight w:val="290"/>
        </w:trPr>
        <w:tc>
          <w:tcPr>
            <w:tcW w:w="3823" w:type="dxa"/>
            <w:shd w:val="clear" w:color="auto" w:fill="auto"/>
            <w:noWrap/>
            <w:vAlign w:val="bottom"/>
            <w:hideMark/>
          </w:tcPr>
          <w:p w14:paraId="0ED3073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0C7E1A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40486741</w:t>
            </w:r>
          </w:p>
        </w:tc>
        <w:tc>
          <w:tcPr>
            <w:tcW w:w="4536" w:type="dxa"/>
            <w:shd w:val="clear" w:color="auto" w:fill="auto"/>
            <w:noWrap/>
            <w:vAlign w:val="bottom"/>
            <w:hideMark/>
          </w:tcPr>
          <w:p w14:paraId="1F28B15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Philadelphia chromosome negative chronic myelogenous leukemia</w:t>
            </w:r>
          </w:p>
        </w:tc>
      </w:tr>
      <w:tr w:rsidR="00AC538D" w:rsidRPr="002032A8" w14:paraId="68683437" w14:textId="77777777" w:rsidTr="00D05ED3">
        <w:trPr>
          <w:trHeight w:val="290"/>
        </w:trPr>
        <w:tc>
          <w:tcPr>
            <w:tcW w:w="3823" w:type="dxa"/>
            <w:shd w:val="clear" w:color="auto" w:fill="auto"/>
            <w:noWrap/>
            <w:vAlign w:val="bottom"/>
            <w:hideMark/>
          </w:tcPr>
          <w:p w14:paraId="7DE2CE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12AE50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40493442</w:t>
            </w:r>
          </w:p>
        </w:tc>
        <w:tc>
          <w:tcPr>
            <w:tcW w:w="4536" w:type="dxa"/>
            <w:shd w:val="clear" w:color="auto" w:fill="auto"/>
            <w:noWrap/>
            <w:vAlign w:val="bottom"/>
            <w:hideMark/>
          </w:tcPr>
          <w:p w14:paraId="65A0E46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Philadelphia chromosome positive chronic myelogenous leukemia</w:t>
            </w:r>
          </w:p>
        </w:tc>
      </w:tr>
      <w:tr w:rsidR="00AC538D" w:rsidRPr="002032A8" w14:paraId="3040D4D7" w14:textId="77777777" w:rsidTr="00D05ED3">
        <w:trPr>
          <w:trHeight w:val="290"/>
        </w:trPr>
        <w:tc>
          <w:tcPr>
            <w:tcW w:w="3823" w:type="dxa"/>
            <w:shd w:val="clear" w:color="auto" w:fill="auto"/>
            <w:noWrap/>
            <w:vAlign w:val="bottom"/>
            <w:hideMark/>
          </w:tcPr>
          <w:p w14:paraId="00A808A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96002D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42538579</w:t>
            </w:r>
          </w:p>
        </w:tc>
        <w:tc>
          <w:tcPr>
            <w:tcW w:w="4536" w:type="dxa"/>
            <w:shd w:val="clear" w:color="auto" w:fill="auto"/>
            <w:noWrap/>
            <w:vAlign w:val="bottom"/>
            <w:hideMark/>
          </w:tcPr>
          <w:p w14:paraId="035A0A1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Therapy related acute myeloid leukemia due to and following administration of antineoplastic agent</w:t>
            </w:r>
          </w:p>
        </w:tc>
      </w:tr>
      <w:tr w:rsidR="00AC538D" w:rsidRPr="002032A8" w14:paraId="6306DCF0" w14:textId="77777777" w:rsidTr="00D05ED3">
        <w:trPr>
          <w:trHeight w:val="290"/>
        </w:trPr>
        <w:tc>
          <w:tcPr>
            <w:tcW w:w="3823" w:type="dxa"/>
            <w:shd w:val="clear" w:color="auto" w:fill="auto"/>
            <w:noWrap/>
            <w:vAlign w:val="bottom"/>
            <w:hideMark/>
          </w:tcPr>
          <w:p w14:paraId="42320B7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4EE48B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42539431</w:t>
            </w:r>
          </w:p>
        </w:tc>
        <w:tc>
          <w:tcPr>
            <w:tcW w:w="4536" w:type="dxa"/>
            <w:shd w:val="clear" w:color="auto" w:fill="auto"/>
            <w:noWrap/>
            <w:vAlign w:val="bottom"/>
            <w:hideMark/>
          </w:tcPr>
          <w:p w14:paraId="1467893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leukemia with FMS-like tyrosine kinase-3 mutation</w:t>
            </w:r>
          </w:p>
        </w:tc>
      </w:tr>
      <w:tr w:rsidR="00AC538D" w:rsidRPr="002032A8" w14:paraId="6B3F1705" w14:textId="77777777" w:rsidTr="00D05ED3">
        <w:trPr>
          <w:trHeight w:val="290"/>
        </w:trPr>
        <w:tc>
          <w:tcPr>
            <w:tcW w:w="3823" w:type="dxa"/>
            <w:shd w:val="clear" w:color="auto" w:fill="auto"/>
            <w:noWrap/>
            <w:vAlign w:val="bottom"/>
            <w:hideMark/>
          </w:tcPr>
          <w:p w14:paraId="1956CF9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267672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44783718</w:t>
            </w:r>
          </w:p>
        </w:tc>
        <w:tc>
          <w:tcPr>
            <w:tcW w:w="4536" w:type="dxa"/>
            <w:shd w:val="clear" w:color="auto" w:fill="auto"/>
            <w:noWrap/>
            <w:vAlign w:val="bottom"/>
            <w:hideMark/>
          </w:tcPr>
          <w:p w14:paraId="43ECB74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T-cell large granular lymphocytic leukemia</w:t>
            </w:r>
          </w:p>
        </w:tc>
      </w:tr>
      <w:tr w:rsidR="00AC538D" w:rsidRPr="002032A8" w14:paraId="7A5BA6AB" w14:textId="77777777" w:rsidTr="00D05ED3">
        <w:trPr>
          <w:trHeight w:val="290"/>
        </w:trPr>
        <w:tc>
          <w:tcPr>
            <w:tcW w:w="3823" w:type="dxa"/>
            <w:shd w:val="clear" w:color="auto" w:fill="auto"/>
            <w:noWrap/>
            <w:vAlign w:val="bottom"/>
            <w:hideMark/>
          </w:tcPr>
          <w:p w14:paraId="6E6315E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A4CE95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44784490</w:t>
            </w:r>
          </w:p>
        </w:tc>
        <w:tc>
          <w:tcPr>
            <w:tcW w:w="4536" w:type="dxa"/>
            <w:shd w:val="clear" w:color="auto" w:fill="auto"/>
            <w:noWrap/>
            <w:vAlign w:val="bottom"/>
            <w:hideMark/>
          </w:tcPr>
          <w:p w14:paraId="23A1342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monoblastic leukemia in remission</w:t>
            </w:r>
          </w:p>
        </w:tc>
      </w:tr>
      <w:tr w:rsidR="00AC538D" w:rsidRPr="002032A8" w14:paraId="0E7F6E00" w14:textId="77777777" w:rsidTr="00D05ED3">
        <w:trPr>
          <w:trHeight w:val="290"/>
        </w:trPr>
        <w:tc>
          <w:tcPr>
            <w:tcW w:w="3823" w:type="dxa"/>
            <w:shd w:val="clear" w:color="auto" w:fill="auto"/>
            <w:noWrap/>
            <w:vAlign w:val="bottom"/>
            <w:hideMark/>
          </w:tcPr>
          <w:p w14:paraId="2915E5C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81D06A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45766268</w:t>
            </w:r>
          </w:p>
        </w:tc>
        <w:tc>
          <w:tcPr>
            <w:tcW w:w="4536" w:type="dxa"/>
            <w:shd w:val="clear" w:color="auto" w:fill="auto"/>
            <w:noWrap/>
            <w:vAlign w:val="bottom"/>
            <w:hideMark/>
          </w:tcPr>
          <w:p w14:paraId="1C94AB6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Cytogenetically normal acute myeloid leukemia</w:t>
            </w:r>
          </w:p>
        </w:tc>
      </w:tr>
      <w:tr w:rsidR="00AC538D" w:rsidRPr="00AC538D" w14:paraId="7FE21622" w14:textId="77777777" w:rsidTr="00D05ED3">
        <w:trPr>
          <w:trHeight w:val="290"/>
        </w:trPr>
        <w:tc>
          <w:tcPr>
            <w:tcW w:w="3823" w:type="dxa"/>
            <w:shd w:val="clear" w:color="auto" w:fill="auto"/>
            <w:noWrap/>
            <w:vAlign w:val="bottom"/>
            <w:hideMark/>
          </w:tcPr>
          <w:p w14:paraId="49ABAD9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A2F97E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45767656</w:t>
            </w:r>
          </w:p>
        </w:tc>
        <w:tc>
          <w:tcPr>
            <w:tcW w:w="4536" w:type="dxa"/>
            <w:shd w:val="clear" w:color="auto" w:fill="auto"/>
            <w:noWrap/>
            <w:vAlign w:val="bottom"/>
            <w:hideMark/>
          </w:tcPr>
          <w:p w14:paraId="6EE26FA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Gingivitis due to leukemia</w:t>
            </w:r>
          </w:p>
        </w:tc>
      </w:tr>
      <w:tr w:rsidR="00AC538D" w:rsidRPr="002032A8" w14:paraId="37429B47" w14:textId="77777777" w:rsidTr="00D05ED3">
        <w:trPr>
          <w:trHeight w:val="290"/>
        </w:trPr>
        <w:tc>
          <w:tcPr>
            <w:tcW w:w="3823" w:type="dxa"/>
            <w:shd w:val="clear" w:color="auto" w:fill="auto"/>
            <w:noWrap/>
            <w:vAlign w:val="bottom"/>
            <w:hideMark/>
          </w:tcPr>
          <w:p w14:paraId="1F7806A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AA4B2C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45765495</w:t>
            </w:r>
          </w:p>
        </w:tc>
        <w:tc>
          <w:tcPr>
            <w:tcW w:w="4536" w:type="dxa"/>
            <w:shd w:val="clear" w:color="auto" w:fill="auto"/>
            <w:noWrap/>
            <w:vAlign w:val="bottom"/>
            <w:hideMark/>
          </w:tcPr>
          <w:p w14:paraId="7B6A476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Core binding factor acute myeloid leukemia</w:t>
            </w:r>
          </w:p>
        </w:tc>
      </w:tr>
      <w:tr w:rsidR="00AC538D" w:rsidRPr="002032A8" w14:paraId="5825B5B6" w14:textId="77777777" w:rsidTr="00D05ED3">
        <w:trPr>
          <w:trHeight w:val="290"/>
        </w:trPr>
        <w:tc>
          <w:tcPr>
            <w:tcW w:w="3823" w:type="dxa"/>
            <w:shd w:val="clear" w:color="auto" w:fill="auto"/>
            <w:noWrap/>
            <w:vAlign w:val="bottom"/>
            <w:hideMark/>
          </w:tcPr>
          <w:p w14:paraId="114BD0A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4916D8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46271363</w:t>
            </w:r>
          </w:p>
        </w:tc>
        <w:tc>
          <w:tcPr>
            <w:tcW w:w="4536" w:type="dxa"/>
            <w:shd w:val="clear" w:color="auto" w:fill="auto"/>
            <w:noWrap/>
            <w:vAlign w:val="bottom"/>
            <w:hideMark/>
          </w:tcPr>
          <w:p w14:paraId="7A24282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Periodontitis co-occurrent with leukemia</w:t>
            </w:r>
          </w:p>
        </w:tc>
      </w:tr>
      <w:tr w:rsidR="00AC538D" w:rsidRPr="002032A8" w14:paraId="48350EF3" w14:textId="77777777" w:rsidTr="00D05ED3">
        <w:trPr>
          <w:trHeight w:val="290"/>
        </w:trPr>
        <w:tc>
          <w:tcPr>
            <w:tcW w:w="3823" w:type="dxa"/>
            <w:shd w:val="clear" w:color="auto" w:fill="auto"/>
            <w:noWrap/>
            <w:vAlign w:val="bottom"/>
            <w:hideMark/>
          </w:tcPr>
          <w:p w14:paraId="39B8FB0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8833BA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4101586</w:t>
            </w:r>
          </w:p>
        </w:tc>
        <w:tc>
          <w:tcPr>
            <w:tcW w:w="4536" w:type="dxa"/>
            <w:shd w:val="clear" w:color="auto" w:fill="auto"/>
            <w:noWrap/>
            <w:vAlign w:val="bottom"/>
            <w:hideMark/>
          </w:tcPr>
          <w:p w14:paraId="2D95003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Leukemoid reaction of the newborn</w:t>
            </w:r>
          </w:p>
        </w:tc>
      </w:tr>
      <w:tr w:rsidR="00AC538D" w:rsidRPr="00AC538D" w14:paraId="64554DBE" w14:textId="77777777" w:rsidTr="00D05ED3">
        <w:trPr>
          <w:trHeight w:val="290"/>
        </w:trPr>
        <w:tc>
          <w:tcPr>
            <w:tcW w:w="3823" w:type="dxa"/>
            <w:shd w:val="clear" w:color="auto" w:fill="auto"/>
            <w:noWrap/>
            <w:vAlign w:val="bottom"/>
            <w:hideMark/>
          </w:tcPr>
          <w:p w14:paraId="368B4E2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941174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4301780</w:t>
            </w:r>
          </w:p>
        </w:tc>
        <w:tc>
          <w:tcPr>
            <w:tcW w:w="4536" w:type="dxa"/>
            <w:shd w:val="clear" w:color="auto" w:fill="auto"/>
            <w:noWrap/>
            <w:vAlign w:val="bottom"/>
            <w:hideMark/>
          </w:tcPr>
          <w:p w14:paraId="712645E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infiltration of skin</w:t>
            </w:r>
          </w:p>
        </w:tc>
      </w:tr>
      <w:tr w:rsidR="00AC538D" w:rsidRPr="00AC538D" w14:paraId="4761C02C" w14:textId="77777777" w:rsidTr="00D05ED3">
        <w:trPr>
          <w:trHeight w:val="290"/>
        </w:trPr>
        <w:tc>
          <w:tcPr>
            <w:tcW w:w="3823" w:type="dxa"/>
            <w:shd w:val="clear" w:color="auto" w:fill="auto"/>
            <w:noWrap/>
            <w:vAlign w:val="bottom"/>
            <w:hideMark/>
          </w:tcPr>
          <w:p w14:paraId="3794582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10699B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44784140</w:t>
            </w:r>
          </w:p>
        </w:tc>
        <w:tc>
          <w:tcPr>
            <w:tcW w:w="4536" w:type="dxa"/>
            <w:shd w:val="clear" w:color="auto" w:fill="auto"/>
            <w:noWrap/>
            <w:vAlign w:val="bottom"/>
            <w:hideMark/>
          </w:tcPr>
          <w:p w14:paraId="05451C7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Emberger syndrome</w:t>
            </w:r>
          </w:p>
        </w:tc>
      </w:tr>
      <w:tr w:rsidR="00AC538D" w:rsidRPr="00AC538D" w14:paraId="160E60ED" w14:textId="77777777" w:rsidTr="00D05ED3">
        <w:trPr>
          <w:trHeight w:val="290"/>
        </w:trPr>
        <w:tc>
          <w:tcPr>
            <w:tcW w:w="3823" w:type="dxa"/>
            <w:shd w:val="clear" w:color="auto" w:fill="auto"/>
            <w:noWrap/>
            <w:vAlign w:val="bottom"/>
            <w:hideMark/>
          </w:tcPr>
          <w:p w14:paraId="0C1621A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815594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601116</w:t>
            </w:r>
          </w:p>
        </w:tc>
        <w:tc>
          <w:tcPr>
            <w:tcW w:w="4536" w:type="dxa"/>
            <w:shd w:val="clear" w:color="auto" w:fill="auto"/>
            <w:noWrap/>
            <w:vAlign w:val="bottom"/>
            <w:hideMark/>
          </w:tcPr>
          <w:p w14:paraId="760E1A2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myelofibrosis in remission</w:t>
            </w:r>
          </w:p>
        </w:tc>
      </w:tr>
      <w:tr w:rsidR="00AC538D" w:rsidRPr="002032A8" w14:paraId="10687954" w14:textId="77777777" w:rsidTr="00D05ED3">
        <w:trPr>
          <w:trHeight w:val="290"/>
        </w:trPr>
        <w:tc>
          <w:tcPr>
            <w:tcW w:w="3823" w:type="dxa"/>
            <w:shd w:val="clear" w:color="auto" w:fill="auto"/>
            <w:noWrap/>
            <w:vAlign w:val="bottom"/>
            <w:hideMark/>
          </w:tcPr>
          <w:p w14:paraId="40A9294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4A0958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132570</w:t>
            </w:r>
          </w:p>
        </w:tc>
        <w:tc>
          <w:tcPr>
            <w:tcW w:w="4536" w:type="dxa"/>
            <w:shd w:val="clear" w:color="auto" w:fill="auto"/>
            <w:noWrap/>
            <w:vAlign w:val="bottom"/>
            <w:hideMark/>
          </w:tcPr>
          <w:p w14:paraId="0F96347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reticuloendotheliosis of lymph nodes of head, face and neck</w:t>
            </w:r>
          </w:p>
        </w:tc>
      </w:tr>
      <w:tr w:rsidR="00AC538D" w:rsidRPr="002032A8" w14:paraId="5D08E364" w14:textId="77777777" w:rsidTr="00D05ED3">
        <w:trPr>
          <w:trHeight w:val="290"/>
        </w:trPr>
        <w:tc>
          <w:tcPr>
            <w:tcW w:w="3823" w:type="dxa"/>
            <w:shd w:val="clear" w:color="auto" w:fill="auto"/>
            <w:noWrap/>
            <w:vAlign w:val="bottom"/>
            <w:hideMark/>
          </w:tcPr>
          <w:p w14:paraId="13033DC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E666A0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193429</w:t>
            </w:r>
          </w:p>
        </w:tc>
        <w:tc>
          <w:tcPr>
            <w:tcW w:w="4536" w:type="dxa"/>
            <w:shd w:val="clear" w:color="auto" w:fill="auto"/>
            <w:noWrap/>
            <w:vAlign w:val="bottom"/>
            <w:hideMark/>
          </w:tcPr>
          <w:p w14:paraId="39FDEA0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reticuloendotheliosis of intra-abdominal lymph nodes</w:t>
            </w:r>
          </w:p>
        </w:tc>
      </w:tr>
      <w:tr w:rsidR="00AC538D" w:rsidRPr="00AC538D" w14:paraId="6C4AC2D7" w14:textId="77777777" w:rsidTr="00D05ED3">
        <w:trPr>
          <w:trHeight w:val="290"/>
        </w:trPr>
        <w:tc>
          <w:tcPr>
            <w:tcW w:w="3823" w:type="dxa"/>
            <w:shd w:val="clear" w:color="auto" w:fill="auto"/>
            <w:noWrap/>
            <w:vAlign w:val="bottom"/>
            <w:hideMark/>
          </w:tcPr>
          <w:p w14:paraId="3908580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26098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4173962</w:t>
            </w:r>
          </w:p>
        </w:tc>
        <w:tc>
          <w:tcPr>
            <w:tcW w:w="4536" w:type="dxa"/>
            <w:shd w:val="clear" w:color="auto" w:fill="auto"/>
            <w:noWrap/>
            <w:vAlign w:val="bottom"/>
            <w:hideMark/>
          </w:tcPr>
          <w:p w14:paraId="1E48DCC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Lymphoma with spill</w:t>
            </w:r>
          </w:p>
        </w:tc>
      </w:tr>
      <w:tr w:rsidR="00AC538D" w:rsidRPr="002032A8" w14:paraId="13CFB8C9" w14:textId="77777777" w:rsidTr="00D05ED3">
        <w:trPr>
          <w:trHeight w:val="290"/>
        </w:trPr>
        <w:tc>
          <w:tcPr>
            <w:tcW w:w="3823" w:type="dxa"/>
            <w:shd w:val="clear" w:color="auto" w:fill="auto"/>
            <w:noWrap/>
            <w:vAlign w:val="bottom"/>
            <w:hideMark/>
          </w:tcPr>
          <w:p w14:paraId="0B21985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2DCDF4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44814026</w:t>
            </w:r>
          </w:p>
        </w:tc>
        <w:tc>
          <w:tcPr>
            <w:tcW w:w="4536" w:type="dxa"/>
            <w:shd w:val="clear" w:color="auto" w:fill="auto"/>
            <w:noWrap/>
            <w:vAlign w:val="bottom"/>
            <w:hideMark/>
          </w:tcPr>
          <w:p w14:paraId="0E6D57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Clinical stage C chronic lymphocytic leukaemia</w:t>
            </w:r>
          </w:p>
        </w:tc>
      </w:tr>
      <w:tr w:rsidR="00AC538D" w:rsidRPr="002032A8" w14:paraId="39FACA92" w14:textId="77777777" w:rsidTr="00D05ED3">
        <w:trPr>
          <w:trHeight w:val="290"/>
        </w:trPr>
        <w:tc>
          <w:tcPr>
            <w:tcW w:w="3823" w:type="dxa"/>
            <w:shd w:val="clear" w:color="auto" w:fill="auto"/>
            <w:noWrap/>
            <w:vAlign w:val="bottom"/>
            <w:hideMark/>
          </w:tcPr>
          <w:p w14:paraId="22F0BD2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8955B9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132852</w:t>
            </w:r>
          </w:p>
        </w:tc>
        <w:tc>
          <w:tcPr>
            <w:tcW w:w="4536" w:type="dxa"/>
            <w:shd w:val="clear" w:color="auto" w:fill="auto"/>
            <w:noWrap/>
            <w:vAlign w:val="bottom"/>
            <w:hideMark/>
          </w:tcPr>
          <w:p w14:paraId="64E82C5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reticuloendotheliosis of extranodal AND/OR solid organ site</w:t>
            </w:r>
          </w:p>
        </w:tc>
      </w:tr>
      <w:tr w:rsidR="00AC538D" w:rsidRPr="002032A8" w14:paraId="150A8CAE" w14:textId="77777777" w:rsidTr="00D05ED3">
        <w:trPr>
          <w:trHeight w:val="290"/>
        </w:trPr>
        <w:tc>
          <w:tcPr>
            <w:tcW w:w="3823" w:type="dxa"/>
            <w:shd w:val="clear" w:color="auto" w:fill="auto"/>
            <w:noWrap/>
            <w:vAlign w:val="bottom"/>
            <w:hideMark/>
          </w:tcPr>
          <w:p w14:paraId="653A144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028244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44811228</w:t>
            </w:r>
          </w:p>
        </w:tc>
        <w:tc>
          <w:tcPr>
            <w:tcW w:w="4536" w:type="dxa"/>
            <w:shd w:val="clear" w:color="auto" w:fill="auto"/>
            <w:noWrap/>
            <w:vAlign w:val="bottom"/>
            <w:hideMark/>
          </w:tcPr>
          <w:p w14:paraId="1F04C51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Clinical stage B chronic lymphocytic leukaemia</w:t>
            </w:r>
          </w:p>
        </w:tc>
      </w:tr>
      <w:tr w:rsidR="00AC538D" w:rsidRPr="002032A8" w14:paraId="514F73C9" w14:textId="77777777" w:rsidTr="00D05ED3">
        <w:trPr>
          <w:trHeight w:val="290"/>
        </w:trPr>
        <w:tc>
          <w:tcPr>
            <w:tcW w:w="3823" w:type="dxa"/>
            <w:shd w:val="clear" w:color="auto" w:fill="auto"/>
            <w:noWrap/>
            <w:vAlign w:val="bottom"/>
            <w:hideMark/>
          </w:tcPr>
          <w:p w14:paraId="50C3B85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F83C63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439269</w:t>
            </w:r>
          </w:p>
        </w:tc>
        <w:tc>
          <w:tcPr>
            <w:tcW w:w="4536" w:type="dxa"/>
            <w:shd w:val="clear" w:color="auto" w:fill="auto"/>
            <w:noWrap/>
            <w:vAlign w:val="bottom"/>
            <w:hideMark/>
          </w:tcPr>
          <w:p w14:paraId="7D58C37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reticuloendotheliosis of lymph nodes of axilla and upper limb</w:t>
            </w:r>
          </w:p>
        </w:tc>
      </w:tr>
      <w:tr w:rsidR="00AC538D" w:rsidRPr="00AC538D" w14:paraId="2E76CB4E" w14:textId="77777777" w:rsidTr="00D05ED3">
        <w:trPr>
          <w:trHeight w:val="290"/>
        </w:trPr>
        <w:tc>
          <w:tcPr>
            <w:tcW w:w="3823" w:type="dxa"/>
            <w:shd w:val="clear" w:color="auto" w:fill="auto"/>
            <w:noWrap/>
            <w:vAlign w:val="bottom"/>
            <w:hideMark/>
          </w:tcPr>
          <w:p w14:paraId="7019D1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9940D8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4173956</w:t>
            </w:r>
          </w:p>
        </w:tc>
        <w:tc>
          <w:tcPr>
            <w:tcW w:w="4536" w:type="dxa"/>
            <w:shd w:val="clear" w:color="auto" w:fill="auto"/>
            <w:noWrap/>
            <w:vAlign w:val="bottom"/>
            <w:hideMark/>
          </w:tcPr>
          <w:p w14:paraId="2FD8E28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Richter's syndrome</w:t>
            </w:r>
          </w:p>
        </w:tc>
      </w:tr>
      <w:tr w:rsidR="00AC538D" w:rsidRPr="002032A8" w14:paraId="17C071D0" w14:textId="77777777" w:rsidTr="00D05ED3">
        <w:trPr>
          <w:trHeight w:val="290"/>
        </w:trPr>
        <w:tc>
          <w:tcPr>
            <w:tcW w:w="3823" w:type="dxa"/>
            <w:shd w:val="clear" w:color="auto" w:fill="auto"/>
            <w:noWrap/>
            <w:vAlign w:val="bottom"/>
            <w:hideMark/>
          </w:tcPr>
          <w:p w14:paraId="1E6231A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8177DA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318989</w:t>
            </w:r>
          </w:p>
        </w:tc>
        <w:tc>
          <w:tcPr>
            <w:tcW w:w="4536" w:type="dxa"/>
            <w:shd w:val="clear" w:color="auto" w:fill="auto"/>
            <w:noWrap/>
            <w:vAlign w:val="bottom"/>
            <w:hideMark/>
          </w:tcPr>
          <w:p w14:paraId="783B588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reticuloendotheliosis of lymph nodes of multiple sites</w:t>
            </w:r>
          </w:p>
        </w:tc>
      </w:tr>
      <w:tr w:rsidR="00AC538D" w:rsidRPr="002032A8" w14:paraId="6D7397A5" w14:textId="77777777" w:rsidTr="00D05ED3">
        <w:trPr>
          <w:trHeight w:val="290"/>
        </w:trPr>
        <w:tc>
          <w:tcPr>
            <w:tcW w:w="3823" w:type="dxa"/>
            <w:shd w:val="clear" w:color="auto" w:fill="auto"/>
            <w:noWrap/>
            <w:vAlign w:val="bottom"/>
            <w:hideMark/>
          </w:tcPr>
          <w:p w14:paraId="4CDAFDB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8446EC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442095</w:t>
            </w:r>
          </w:p>
        </w:tc>
        <w:tc>
          <w:tcPr>
            <w:tcW w:w="4536" w:type="dxa"/>
            <w:shd w:val="clear" w:color="auto" w:fill="auto"/>
            <w:noWrap/>
            <w:vAlign w:val="bottom"/>
            <w:hideMark/>
          </w:tcPr>
          <w:p w14:paraId="445AE0E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reticuloendotheliosis of intrathoracic lymph nodes</w:t>
            </w:r>
          </w:p>
        </w:tc>
      </w:tr>
      <w:tr w:rsidR="00AC538D" w:rsidRPr="002032A8" w14:paraId="767673F8" w14:textId="77777777" w:rsidTr="00D05ED3">
        <w:trPr>
          <w:trHeight w:val="290"/>
        </w:trPr>
        <w:tc>
          <w:tcPr>
            <w:tcW w:w="3823" w:type="dxa"/>
            <w:shd w:val="clear" w:color="auto" w:fill="auto"/>
            <w:noWrap/>
            <w:vAlign w:val="bottom"/>
            <w:hideMark/>
          </w:tcPr>
          <w:p w14:paraId="068D93F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07180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4173957</w:t>
            </w:r>
          </w:p>
        </w:tc>
        <w:tc>
          <w:tcPr>
            <w:tcW w:w="4536" w:type="dxa"/>
            <w:shd w:val="clear" w:color="auto" w:fill="auto"/>
            <w:noWrap/>
            <w:vAlign w:val="bottom"/>
            <w:hideMark/>
          </w:tcPr>
          <w:p w14:paraId="1D52398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Splenic lymphoma with villous lymphocytes</w:t>
            </w:r>
          </w:p>
        </w:tc>
      </w:tr>
      <w:tr w:rsidR="00AC538D" w:rsidRPr="002032A8" w14:paraId="4F9311E5" w14:textId="77777777" w:rsidTr="00D05ED3">
        <w:trPr>
          <w:trHeight w:val="290"/>
        </w:trPr>
        <w:tc>
          <w:tcPr>
            <w:tcW w:w="3823" w:type="dxa"/>
            <w:shd w:val="clear" w:color="auto" w:fill="auto"/>
            <w:noWrap/>
            <w:vAlign w:val="bottom"/>
            <w:hideMark/>
          </w:tcPr>
          <w:p w14:paraId="394BDAB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E12195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439268</w:t>
            </w:r>
          </w:p>
        </w:tc>
        <w:tc>
          <w:tcPr>
            <w:tcW w:w="4536" w:type="dxa"/>
            <w:shd w:val="clear" w:color="auto" w:fill="auto"/>
            <w:noWrap/>
            <w:vAlign w:val="bottom"/>
            <w:hideMark/>
          </w:tcPr>
          <w:p w14:paraId="0761D7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reticuloendotheliosis of lymph nodes of inguinal region and lower limb</w:t>
            </w:r>
          </w:p>
        </w:tc>
      </w:tr>
      <w:tr w:rsidR="00AC538D" w:rsidRPr="002032A8" w14:paraId="6535A466" w14:textId="77777777" w:rsidTr="00D05ED3">
        <w:trPr>
          <w:trHeight w:val="290"/>
        </w:trPr>
        <w:tc>
          <w:tcPr>
            <w:tcW w:w="3823" w:type="dxa"/>
            <w:shd w:val="clear" w:color="auto" w:fill="auto"/>
            <w:noWrap/>
            <w:vAlign w:val="bottom"/>
            <w:hideMark/>
          </w:tcPr>
          <w:p w14:paraId="5822641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A66C7C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196650</w:t>
            </w:r>
          </w:p>
        </w:tc>
        <w:tc>
          <w:tcPr>
            <w:tcW w:w="4536" w:type="dxa"/>
            <w:shd w:val="clear" w:color="auto" w:fill="auto"/>
            <w:noWrap/>
            <w:vAlign w:val="bottom"/>
            <w:hideMark/>
          </w:tcPr>
          <w:p w14:paraId="140A2B8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Leukemic reticuloendotheliosis of intrapelvic lymph nodes</w:t>
            </w:r>
          </w:p>
        </w:tc>
      </w:tr>
      <w:tr w:rsidR="00AC538D" w:rsidRPr="002032A8" w14:paraId="2EC79EAF" w14:textId="77777777" w:rsidTr="00D05ED3">
        <w:trPr>
          <w:trHeight w:val="290"/>
        </w:trPr>
        <w:tc>
          <w:tcPr>
            <w:tcW w:w="3823" w:type="dxa"/>
            <w:shd w:val="clear" w:color="auto" w:fill="auto"/>
            <w:noWrap/>
            <w:vAlign w:val="bottom"/>
            <w:hideMark/>
          </w:tcPr>
          <w:p w14:paraId="55F0D7A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38D685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44811227</w:t>
            </w:r>
          </w:p>
        </w:tc>
        <w:tc>
          <w:tcPr>
            <w:tcW w:w="4536" w:type="dxa"/>
            <w:shd w:val="clear" w:color="auto" w:fill="auto"/>
            <w:noWrap/>
            <w:vAlign w:val="bottom"/>
            <w:hideMark/>
          </w:tcPr>
          <w:p w14:paraId="32E8F9E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Clinical stage A chronic lymphocytic leukaemia</w:t>
            </w:r>
          </w:p>
        </w:tc>
      </w:tr>
      <w:tr w:rsidR="00AC538D" w:rsidRPr="00AC538D" w14:paraId="70620896" w14:textId="77777777" w:rsidTr="00D05ED3">
        <w:trPr>
          <w:trHeight w:val="290"/>
        </w:trPr>
        <w:tc>
          <w:tcPr>
            <w:tcW w:w="3823" w:type="dxa"/>
            <w:shd w:val="clear" w:color="auto" w:fill="auto"/>
            <w:noWrap/>
            <w:vAlign w:val="bottom"/>
            <w:hideMark/>
          </w:tcPr>
          <w:p w14:paraId="3B1F66E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EBBA9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4003184</w:t>
            </w:r>
          </w:p>
        </w:tc>
        <w:tc>
          <w:tcPr>
            <w:tcW w:w="4536" w:type="dxa"/>
            <w:shd w:val="clear" w:color="auto" w:fill="auto"/>
            <w:noWrap/>
            <w:vAlign w:val="bottom"/>
            <w:hideMark/>
          </w:tcPr>
          <w:p w14:paraId="4053F81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panmyelosis with myelofibrosis</w:t>
            </w:r>
          </w:p>
        </w:tc>
      </w:tr>
      <w:tr w:rsidR="00AC538D" w:rsidRPr="002032A8" w14:paraId="2CDFE0F7" w14:textId="77777777" w:rsidTr="00D05ED3">
        <w:trPr>
          <w:trHeight w:val="290"/>
        </w:trPr>
        <w:tc>
          <w:tcPr>
            <w:tcW w:w="3823" w:type="dxa"/>
            <w:shd w:val="clear" w:color="auto" w:fill="auto"/>
            <w:noWrap/>
            <w:vAlign w:val="bottom"/>
            <w:hideMark/>
          </w:tcPr>
          <w:p w14:paraId="7BF0481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C0AA63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44807009</w:t>
            </w:r>
          </w:p>
        </w:tc>
        <w:tc>
          <w:tcPr>
            <w:tcW w:w="4536" w:type="dxa"/>
            <w:shd w:val="clear" w:color="auto" w:fill="auto"/>
            <w:noWrap/>
            <w:vAlign w:val="bottom"/>
            <w:hideMark/>
          </w:tcPr>
          <w:p w14:paraId="4F989D8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Acute myeloid leukaemia with 11q23 abnormality</w:t>
            </w:r>
          </w:p>
        </w:tc>
      </w:tr>
      <w:tr w:rsidR="00AC538D" w:rsidRPr="00AC538D" w14:paraId="3FC6AB36" w14:textId="77777777" w:rsidTr="00D05ED3">
        <w:trPr>
          <w:trHeight w:val="290"/>
        </w:trPr>
        <w:tc>
          <w:tcPr>
            <w:tcW w:w="3823" w:type="dxa"/>
            <w:shd w:val="clear" w:color="auto" w:fill="auto"/>
            <w:noWrap/>
            <w:vAlign w:val="bottom"/>
            <w:hideMark/>
          </w:tcPr>
          <w:p w14:paraId="23C641E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7DB943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4097582</w:t>
            </w:r>
          </w:p>
        </w:tc>
        <w:tc>
          <w:tcPr>
            <w:tcW w:w="4536" w:type="dxa"/>
            <w:shd w:val="clear" w:color="auto" w:fill="auto"/>
            <w:noWrap/>
            <w:vAlign w:val="bottom"/>
            <w:hideMark/>
          </w:tcPr>
          <w:p w14:paraId="0DD1AC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Chloroma</w:t>
            </w:r>
          </w:p>
        </w:tc>
      </w:tr>
      <w:tr w:rsidR="00AC538D" w:rsidRPr="002032A8" w14:paraId="22C075ED" w14:textId="77777777" w:rsidTr="00D05ED3">
        <w:trPr>
          <w:trHeight w:val="290"/>
        </w:trPr>
        <w:tc>
          <w:tcPr>
            <w:tcW w:w="3823" w:type="dxa"/>
            <w:shd w:val="clear" w:color="auto" w:fill="auto"/>
            <w:noWrap/>
            <w:vAlign w:val="bottom"/>
            <w:hideMark/>
          </w:tcPr>
          <w:p w14:paraId="43A31C4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38155B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4227963</w:t>
            </w:r>
          </w:p>
        </w:tc>
        <w:tc>
          <w:tcPr>
            <w:tcW w:w="4536" w:type="dxa"/>
            <w:shd w:val="clear" w:color="auto" w:fill="auto"/>
            <w:noWrap/>
            <w:vAlign w:val="bottom"/>
            <w:hideMark/>
          </w:tcPr>
          <w:p w14:paraId="73C3347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Precursor T-cell lymphoblastic lymphoma</w:t>
            </w:r>
          </w:p>
        </w:tc>
      </w:tr>
      <w:tr w:rsidR="00AC538D" w:rsidRPr="002032A8" w14:paraId="0A29FC43" w14:textId="77777777" w:rsidTr="00D05ED3">
        <w:trPr>
          <w:trHeight w:val="290"/>
        </w:trPr>
        <w:tc>
          <w:tcPr>
            <w:tcW w:w="3823" w:type="dxa"/>
            <w:shd w:val="clear" w:color="auto" w:fill="auto"/>
            <w:noWrap/>
            <w:vAlign w:val="bottom"/>
            <w:hideMark/>
          </w:tcPr>
          <w:p w14:paraId="4C78BDA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F1128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3661511</w:t>
            </w:r>
          </w:p>
        </w:tc>
        <w:tc>
          <w:tcPr>
            <w:tcW w:w="4536" w:type="dxa"/>
            <w:shd w:val="clear" w:color="auto" w:fill="auto"/>
            <w:noWrap/>
            <w:vAlign w:val="bottom"/>
            <w:hideMark/>
          </w:tcPr>
          <w:p w14:paraId="60431FD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Down syndrome co-occurrent with leukemoid reaction associated transient neonatal pustulosis</w:t>
            </w:r>
          </w:p>
        </w:tc>
      </w:tr>
      <w:tr w:rsidR="00AC538D" w:rsidRPr="002032A8" w14:paraId="25769D3D" w14:textId="77777777" w:rsidTr="00D05ED3">
        <w:trPr>
          <w:trHeight w:val="290"/>
        </w:trPr>
        <w:tc>
          <w:tcPr>
            <w:tcW w:w="3823" w:type="dxa"/>
            <w:shd w:val="clear" w:color="auto" w:fill="auto"/>
            <w:noWrap/>
            <w:vAlign w:val="bottom"/>
            <w:hideMark/>
          </w:tcPr>
          <w:p w14:paraId="07BF58C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2BE8E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4298848</w:t>
            </w:r>
          </w:p>
        </w:tc>
        <w:tc>
          <w:tcPr>
            <w:tcW w:w="4536" w:type="dxa"/>
            <w:shd w:val="clear" w:color="auto" w:fill="auto"/>
            <w:noWrap/>
            <w:vAlign w:val="bottom"/>
            <w:hideMark/>
          </w:tcPr>
          <w:p w14:paraId="7376891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T-cell leukemic infiltration of skin</w:t>
            </w:r>
          </w:p>
        </w:tc>
      </w:tr>
      <w:tr w:rsidR="00AC538D" w:rsidRPr="002032A8" w14:paraId="0A27D32D" w14:textId="77777777" w:rsidTr="00D05ED3">
        <w:trPr>
          <w:trHeight w:val="290"/>
        </w:trPr>
        <w:tc>
          <w:tcPr>
            <w:tcW w:w="3823" w:type="dxa"/>
            <w:shd w:val="clear" w:color="auto" w:fill="auto"/>
            <w:noWrap/>
            <w:vAlign w:val="bottom"/>
            <w:hideMark/>
          </w:tcPr>
          <w:p w14:paraId="527AEB20" w14:textId="77777777" w:rsidR="00AC538D" w:rsidRPr="00AC538D" w:rsidRDefault="00AC538D" w:rsidP="00AC538D">
            <w:pPr>
              <w:spacing w:after="0" w:line="240" w:lineRule="auto"/>
              <w:rPr>
                <w:rFonts w:ascii="Calibri" w:eastAsia="Times New Roman" w:hAnsi="Calibri" w:cs="Calibri"/>
                <w:b/>
                <w:color w:val="000000"/>
                <w:sz w:val="20"/>
                <w:szCs w:val="20"/>
                <w:lang w:val="en-GB" w:eastAsia="en-GB"/>
              </w:rPr>
            </w:pPr>
            <w:r w:rsidRPr="00AC538D">
              <w:rPr>
                <w:rFonts w:ascii="Calibri" w:eastAsia="Times New Roman" w:hAnsi="Calibri" w:cs="Calibri"/>
                <w:b/>
                <w:color w:val="000000"/>
                <w:sz w:val="20"/>
                <w:szCs w:val="20"/>
                <w:lang w:val="en-GB" w:eastAsia="en-GB"/>
              </w:rPr>
              <w:t>Multiple Myeloma</w:t>
            </w:r>
          </w:p>
        </w:tc>
        <w:tc>
          <w:tcPr>
            <w:tcW w:w="1134" w:type="dxa"/>
            <w:shd w:val="clear" w:color="auto" w:fill="auto"/>
            <w:noWrap/>
            <w:vAlign w:val="bottom"/>
            <w:hideMark/>
          </w:tcPr>
          <w:p w14:paraId="509B0CC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4224628</w:t>
            </w:r>
          </w:p>
        </w:tc>
        <w:tc>
          <w:tcPr>
            <w:tcW w:w="4536" w:type="dxa"/>
            <w:shd w:val="clear" w:color="auto" w:fill="auto"/>
            <w:noWrap/>
            <w:vAlign w:val="bottom"/>
            <w:hideMark/>
          </w:tcPr>
          <w:p w14:paraId="67462C8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US" w:eastAsia="en-GB"/>
              </w:rPr>
              <w:t>Amyloid light chain amyloidosis due to multiple myeloma</w:t>
            </w:r>
          </w:p>
        </w:tc>
      </w:tr>
      <w:tr w:rsidR="00AC538D" w:rsidRPr="00AC538D" w14:paraId="02697904" w14:textId="77777777" w:rsidTr="00D05ED3">
        <w:trPr>
          <w:trHeight w:val="290"/>
        </w:trPr>
        <w:tc>
          <w:tcPr>
            <w:tcW w:w="3823" w:type="dxa"/>
            <w:shd w:val="clear" w:color="auto" w:fill="auto"/>
            <w:noWrap/>
            <w:vAlign w:val="bottom"/>
            <w:hideMark/>
          </w:tcPr>
          <w:p w14:paraId="34DD106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FCC36D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4258135</w:t>
            </w:r>
          </w:p>
        </w:tc>
        <w:tc>
          <w:tcPr>
            <w:tcW w:w="4536" w:type="dxa"/>
            <w:shd w:val="clear" w:color="auto" w:fill="auto"/>
            <w:noWrap/>
            <w:vAlign w:val="bottom"/>
            <w:hideMark/>
          </w:tcPr>
          <w:p w14:paraId="785F7DC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Asymptomatic multiple myeloma</w:t>
            </w:r>
          </w:p>
        </w:tc>
      </w:tr>
      <w:tr w:rsidR="00AC538D" w:rsidRPr="00AC538D" w14:paraId="4BD324A0" w14:textId="77777777" w:rsidTr="00D05ED3">
        <w:trPr>
          <w:trHeight w:val="290"/>
        </w:trPr>
        <w:tc>
          <w:tcPr>
            <w:tcW w:w="3823" w:type="dxa"/>
            <w:shd w:val="clear" w:color="auto" w:fill="auto"/>
            <w:noWrap/>
            <w:vAlign w:val="bottom"/>
            <w:hideMark/>
          </w:tcPr>
          <w:p w14:paraId="23543EA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1F39ED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4043447</w:t>
            </w:r>
          </w:p>
        </w:tc>
        <w:tc>
          <w:tcPr>
            <w:tcW w:w="4536" w:type="dxa"/>
            <w:shd w:val="clear" w:color="auto" w:fill="auto"/>
            <w:noWrap/>
            <w:vAlign w:val="bottom"/>
            <w:hideMark/>
          </w:tcPr>
          <w:p w14:paraId="2A20EA8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Bone marrow: myeloma cells</w:t>
            </w:r>
          </w:p>
        </w:tc>
      </w:tr>
      <w:tr w:rsidR="00AC538D" w:rsidRPr="00AC538D" w14:paraId="41256B76" w14:textId="77777777" w:rsidTr="00D05ED3">
        <w:trPr>
          <w:trHeight w:val="290"/>
        </w:trPr>
        <w:tc>
          <w:tcPr>
            <w:tcW w:w="3823" w:type="dxa"/>
            <w:shd w:val="clear" w:color="auto" w:fill="auto"/>
            <w:noWrap/>
            <w:vAlign w:val="bottom"/>
            <w:hideMark/>
          </w:tcPr>
          <w:p w14:paraId="7E30DC3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37C74B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4094548</w:t>
            </w:r>
          </w:p>
        </w:tc>
        <w:tc>
          <w:tcPr>
            <w:tcW w:w="4536" w:type="dxa"/>
            <w:shd w:val="clear" w:color="auto" w:fill="auto"/>
            <w:noWrap/>
            <w:vAlign w:val="bottom"/>
            <w:hideMark/>
          </w:tcPr>
          <w:p w14:paraId="4896180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Extramedullary plasmacytoma</w:t>
            </w:r>
          </w:p>
        </w:tc>
      </w:tr>
      <w:tr w:rsidR="00AC538D" w:rsidRPr="00AC538D" w14:paraId="15D1A3A6" w14:textId="77777777" w:rsidTr="00D05ED3">
        <w:trPr>
          <w:trHeight w:val="290"/>
        </w:trPr>
        <w:tc>
          <w:tcPr>
            <w:tcW w:w="3823" w:type="dxa"/>
            <w:shd w:val="clear" w:color="auto" w:fill="auto"/>
            <w:noWrap/>
            <w:vAlign w:val="bottom"/>
            <w:hideMark/>
          </w:tcPr>
          <w:p w14:paraId="5398654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873609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46270015</w:t>
            </w:r>
          </w:p>
        </w:tc>
        <w:tc>
          <w:tcPr>
            <w:tcW w:w="4536" w:type="dxa"/>
            <w:shd w:val="clear" w:color="auto" w:fill="auto"/>
            <w:noWrap/>
            <w:vAlign w:val="bottom"/>
            <w:hideMark/>
          </w:tcPr>
          <w:p w14:paraId="1D4C5E7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History of multiple myeloma</w:t>
            </w:r>
          </w:p>
        </w:tc>
      </w:tr>
      <w:tr w:rsidR="00AC538D" w:rsidRPr="002032A8" w14:paraId="32FBECB7" w14:textId="77777777" w:rsidTr="00D05ED3">
        <w:trPr>
          <w:trHeight w:val="290"/>
        </w:trPr>
        <w:tc>
          <w:tcPr>
            <w:tcW w:w="3823" w:type="dxa"/>
            <w:shd w:val="clear" w:color="auto" w:fill="auto"/>
            <w:noWrap/>
            <w:vAlign w:val="bottom"/>
            <w:hideMark/>
          </w:tcPr>
          <w:p w14:paraId="267FE0A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2DA869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37209514</w:t>
            </w:r>
          </w:p>
        </w:tc>
        <w:tc>
          <w:tcPr>
            <w:tcW w:w="4536" w:type="dxa"/>
            <w:shd w:val="clear" w:color="auto" w:fill="auto"/>
            <w:noWrap/>
            <w:vAlign w:val="bottom"/>
            <w:hideMark/>
          </w:tcPr>
          <w:p w14:paraId="646933F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it-IT" w:eastAsia="en-GB"/>
              </w:rPr>
              <w:t>Hypogammaglobulinemia due to multiple myeloma</w:t>
            </w:r>
          </w:p>
        </w:tc>
      </w:tr>
      <w:tr w:rsidR="00AC538D" w:rsidRPr="00AC538D" w14:paraId="7BE0C55B" w14:textId="77777777" w:rsidTr="00D05ED3">
        <w:trPr>
          <w:trHeight w:val="290"/>
        </w:trPr>
        <w:tc>
          <w:tcPr>
            <w:tcW w:w="3823" w:type="dxa"/>
            <w:shd w:val="clear" w:color="auto" w:fill="auto"/>
            <w:noWrap/>
            <w:vAlign w:val="bottom"/>
            <w:hideMark/>
          </w:tcPr>
          <w:p w14:paraId="05B4FB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B29E0D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4111355</w:t>
            </w:r>
          </w:p>
        </w:tc>
        <w:tc>
          <w:tcPr>
            <w:tcW w:w="4536" w:type="dxa"/>
            <w:shd w:val="clear" w:color="auto" w:fill="auto"/>
            <w:noWrap/>
            <w:vAlign w:val="bottom"/>
            <w:hideMark/>
          </w:tcPr>
          <w:p w14:paraId="60A382E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IgA myeloma</w:t>
            </w:r>
          </w:p>
        </w:tc>
      </w:tr>
      <w:tr w:rsidR="00AC538D" w:rsidRPr="00AC538D" w14:paraId="196684AA" w14:textId="77777777" w:rsidTr="00D05ED3">
        <w:trPr>
          <w:trHeight w:val="290"/>
        </w:trPr>
        <w:tc>
          <w:tcPr>
            <w:tcW w:w="3823" w:type="dxa"/>
            <w:shd w:val="clear" w:color="auto" w:fill="auto"/>
            <w:noWrap/>
            <w:vAlign w:val="bottom"/>
            <w:hideMark/>
          </w:tcPr>
          <w:p w14:paraId="7900292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638533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4112310</w:t>
            </w:r>
          </w:p>
        </w:tc>
        <w:tc>
          <w:tcPr>
            <w:tcW w:w="4536" w:type="dxa"/>
            <w:shd w:val="clear" w:color="auto" w:fill="auto"/>
            <w:noWrap/>
            <w:vAlign w:val="bottom"/>
            <w:hideMark/>
          </w:tcPr>
          <w:p w14:paraId="09DDB49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IgD myeloma</w:t>
            </w:r>
          </w:p>
        </w:tc>
      </w:tr>
      <w:tr w:rsidR="00AC538D" w:rsidRPr="00AC538D" w14:paraId="12002E59" w14:textId="77777777" w:rsidTr="00D05ED3">
        <w:trPr>
          <w:trHeight w:val="290"/>
        </w:trPr>
        <w:tc>
          <w:tcPr>
            <w:tcW w:w="3823" w:type="dxa"/>
            <w:shd w:val="clear" w:color="auto" w:fill="auto"/>
            <w:noWrap/>
            <w:vAlign w:val="bottom"/>
            <w:hideMark/>
          </w:tcPr>
          <w:p w14:paraId="0CFC25E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04604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4111356</w:t>
            </w:r>
          </w:p>
        </w:tc>
        <w:tc>
          <w:tcPr>
            <w:tcW w:w="4536" w:type="dxa"/>
            <w:shd w:val="clear" w:color="auto" w:fill="auto"/>
            <w:noWrap/>
            <w:vAlign w:val="bottom"/>
            <w:hideMark/>
          </w:tcPr>
          <w:p w14:paraId="5925963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IgG myeloma</w:t>
            </w:r>
          </w:p>
        </w:tc>
      </w:tr>
      <w:tr w:rsidR="00AC538D" w:rsidRPr="00AC538D" w14:paraId="20AC4C90" w14:textId="77777777" w:rsidTr="00D05ED3">
        <w:trPr>
          <w:trHeight w:val="290"/>
        </w:trPr>
        <w:tc>
          <w:tcPr>
            <w:tcW w:w="3823" w:type="dxa"/>
            <w:shd w:val="clear" w:color="auto" w:fill="auto"/>
            <w:noWrap/>
            <w:vAlign w:val="bottom"/>
            <w:hideMark/>
          </w:tcPr>
          <w:p w14:paraId="2BFEBD9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6BAFDC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4259972</w:t>
            </w:r>
          </w:p>
        </w:tc>
        <w:tc>
          <w:tcPr>
            <w:tcW w:w="4536" w:type="dxa"/>
            <w:shd w:val="clear" w:color="auto" w:fill="auto"/>
            <w:noWrap/>
            <w:vAlign w:val="bottom"/>
            <w:hideMark/>
          </w:tcPr>
          <w:p w14:paraId="2EA590A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Indolent multiple myeloma</w:t>
            </w:r>
          </w:p>
        </w:tc>
      </w:tr>
      <w:tr w:rsidR="00AC538D" w:rsidRPr="00AC538D" w14:paraId="55B086B1" w14:textId="77777777" w:rsidTr="00D05ED3">
        <w:trPr>
          <w:trHeight w:val="290"/>
        </w:trPr>
        <w:tc>
          <w:tcPr>
            <w:tcW w:w="3823" w:type="dxa"/>
            <w:shd w:val="clear" w:color="auto" w:fill="auto"/>
            <w:noWrap/>
            <w:vAlign w:val="bottom"/>
            <w:hideMark/>
          </w:tcPr>
          <w:p w14:paraId="0D01F2A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EC5B4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4188299</w:t>
            </w:r>
          </w:p>
        </w:tc>
        <w:tc>
          <w:tcPr>
            <w:tcW w:w="4536" w:type="dxa"/>
            <w:shd w:val="clear" w:color="auto" w:fill="auto"/>
            <w:noWrap/>
            <w:vAlign w:val="bottom"/>
            <w:hideMark/>
          </w:tcPr>
          <w:p w14:paraId="21A86ED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Kappa light chain myeloma</w:t>
            </w:r>
          </w:p>
        </w:tc>
      </w:tr>
      <w:tr w:rsidR="00AC538D" w:rsidRPr="00AC538D" w14:paraId="4D82F1C0" w14:textId="77777777" w:rsidTr="00D05ED3">
        <w:trPr>
          <w:trHeight w:val="290"/>
        </w:trPr>
        <w:tc>
          <w:tcPr>
            <w:tcW w:w="3823" w:type="dxa"/>
            <w:shd w:val="clear" w:color="auto" w:fill="auto"/>
            <w:noWrap/>
            <w:vAlign w:val="bottom"/>
            <w:hideMark/>
          </w:tcPr>
          <w:p w14:paraId="702C1FA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7C7EE7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4197600</w:t>
            </w:r>
          </w:p>
        </w:tc>
        <w:tc>
          <w:tcPr>
            <w:tcW w:w="4536" w:type="dxa"/>
            <w:shd w:val="clear" w:color="auto" w:fill="auto"/>
            <w:noWrap/>
            <w:vAlign w:val="bottom"/>
            <w:hideMark/>
          </w:tcPr>
          <w:p w14:paraId="7C15058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Lambda light chain myeloma</w:t>
            </w:r>
          </w:p>
        </w:tc>
      </w:tr>
      <w:tr w:rsidR="00AC538D" w:rsidRPr="00AC538D" w14:paraId="1ED722D9" w14:textId="77777777" w:rsidTr="00D05ED3">
        <w:trPr>
          <w:trHeight w:val="290"/>
        </w:trPr>
        <w:tc>
          <w:tcPr>
            <w:tcW w:w="3823" w:type="dxa"/>
            <w:shd w:val="clear" w:color="auto" w:fill="auto"/>
            <w:noWrap/>
            <w:vAlign w:val="bottom"/>
            <w:hideMark/>
          </w:tcPr>
          <w:p w14:paraId="3381329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E7E642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4082464</w:t>
            </w:r>
          </w:p>
        </w:tc>
        <w:tc>
          <w:tcPr>
            <w:tcW w:w="4536" w:type="dxa"/>
            <w:shd w:val="clear" w:color="auto" w:fill="auto"/>
            <w:noWrap/>
            <w:vAlign w:val="bottom"/>
            <w:hideMark/>
          </w:tcPr>
          <w:p w14:paraId="51D621A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Light chain myeloma</w:t>
            </w:r>
          </w:p>
        </w:tc>
      </w:tr>
      <w:tr w:rsidR="00AC538D" w:rsidRPr="002032A8" w14:paraId="66525002" w14:textId="77777777" w:rsidTr="00D05ED3">
        <w:trPr>
          <w:trHeight w:val="290"/>
        </w:trPr>
        <w:tc>
          <w:tcPr>
            <w:tcW w:w="3823" w:type="dxa"/>
            <w:shd w:val="clear" w:color="auto" w:fill="auto"/>
            <w:noWrap/>
            <w:vAlign w:val="bottom"/>
            <w:hideMark/>
          </w:tcPr>
          <w:p w14:paraId="3E60A45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C8E733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37016161</w:t>
            </w:r>
          </w:p>
        </w:tc>
        <w:tc>
          <w:tcPr>
            <w:tcW w:w="4536" w:type="dxa"/>
            <w:shd w:val="clear" w:color="auto" w:fill="auto"/>
            <w:noWrap/>
            <w:vAlign w:val="bottom"/>
            <w:hideMark/>
          </w:tcPr>
          <w:p w14:paraId="1FE66F8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US" w:eastAsia="en-GB"/>
              </w:rPr>
              <w:t>Light chain nephropathy due to multiple myeloma</w:t>
            </w:r>
          </w:p>
        </w:tc>
      </w:tr>
      <w:tr w:rsidR="00AC538D" w:rsidRPr="00AC538D" w14:paraId="3D47393A" w14:textId="77777777" w:rsidTr="00D05ED3">
        <w:trPr>
          <w:trHeight w:val="290"/>
        </w:trPr>
        <w:tc>
          <w:tcPr>
            <w:tcW w:w="3823" w:type="dxa"/>
            <w:shd w:val="clear" w:color="auto" w:fill="auto"/>
            <w:noWrap/>
            <w:vAlign w:val="bottom"/>
            <w:hideMark/>
          </w:tcPr>
          <w:p w14:paraId="7ED44A1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12C689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437233</w:t>
            </w:r>
          </w:p>
        </w:tc>
        <w:tc>
          <w:tcPr>
            <w:tcW w:w="4536" w:type="dxa"/>
            <w:shd w:val="clear" w:color="auto" w:fill="auto"/>
            <w:noWrap/>
            <w:vAlign w:val="bottom"/>
            <w:hideMark/>
          </w:tcPr>
          <w:p w14:paraId="0FB5674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Multiple myeloma</w:t>
            </w:r>
          </w:p>
        </w:tc>
      </w:tr>
      <w:tr w:rsidR="00AC538D" w:rsidRPr="00AC538D" w14:paraId="0F10F624" w14:textId="77777777" w:rsidTr="00D05ED3">
        <w:trPr>
          <w:trHeight w:val="290"/>
        </w:trPr>
        <w:tc>
          <w:tcPr>
            <w:tcW w:w="3823" w:type="dxa"/>
            <w:shd w:val="clear" w:color="auto" w:fill="auto"/>
            <w:noWrap/>
            <w:vAlign w:val="bottom"/>
            <w:hideMark/>
          </w:tcPr>
          <w:p w14:paraId="706B2F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B017C0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4210177</w:t>
            </w:r>
          </w:p>
        </w:tc>
        <w:tc>
          <w:tcPr>
            <w:tcW w:w="4536" w:type="dxa"/>
            <w:shd w:val="clear" w:color="auto" w:fill="auto"/>
            <w:noWrap/>
            <w:vAlign w:val="bottom"/>
            <w:hideMark/>
          </w:tcPr>
          <w:p w14:paraId="62FFEC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Multiple myeloma</w:t>
            </w:r>
          </w:p>
        </w:tc>
      </w:tr>
      <w:tr w:rsidR="00AC538D" w:rsidRPr="00AC538D" w14:paraId="595D5D97" w14:textId="77777777" w:rsidTr="00D05ED3">
        <w:trPr>
          <w:trHeight w:val="290"/>
        </w:trPr>
        <w:tc>
          <w:tcPr>
            <w:tcW w:w="3823" w:type="dxa"/>
            <w:shd w:val="clear" w:color="auto" w:fill="auto"/>
            <w:noWrap/>
            <w:vAlign w:val="bottom"/>
            <w:hideMark/>
          </w:tcPr>
          <w:p w14:paraId="18BF770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445367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436059</w:t>
            </w:r>
          </w:p>
        </w:tc>
        <w:tc>
          <w:tcPr>
            <w:tcW w:w="4536" w:type="dxa"/>
            <w:shd w:val="clear" w:color="auto" w:fill="auto"/>
            <w:noWrap/>
            <w:vAlign w:val="bottom"/>
            <w:hideMark/>
          </w:tcPr>
          <w:p w14:paraId="6E47F3B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Multiple myeloma in remission</w:t>
            </w:r>
          </w:p>
        </w:tc>
      </w:tr>
      <w:tr w:rsidR="00AC538D" w:rsidRPr="00AC538D" w14:paraId="453726BD" w14:textId="77777777" w:rsidTr="00D05ED3">
        <w:trPr>
          <w:trHeight w:val="290"/>
        </w:trPr>
        <w:tc>
          <w:tcPr>
            <w:tcW w:w="3823" w:type="dxa"/>
            <w:shd w:val="clear" w:color="auto" w:fill="auto"/>
            <w:noWrap/>
            <w:vAlign w:val="bottom"/>
            <w:hideMark/>
          </w:tcPr>
          <w:p w14:paraId="6DDC46F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69C4FA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4214660</w:t>
            </w:r>
          </w:p>
        </w:tc>
        <w:tc>
          <w:tcPr>
            <w:tcW w:w="4536" w:type="dxa"/>
            <w:shd w:val="clear" w:color="auto" w:fill="auto"/>
            <w:noWrap/>
            <w:vAlign w:val="bottom"/>
            <w:hideMark/>
          </w:tcPr>
          <w:p w14:paraId="25A850F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Multiple solitary plasmacytomas</w:t>
            </w:r>
          </w:p>
        </w:tc>
      </w:tr>
      <w:tr w:rsidR="00AC538D" w:rsidRPr="00AC538D" w14:paraId="2863E771" w14:textId="77777777" w:rsidTr="00D05ED3">
        <w:trPr>
          <w:trHeight w:val="290"/>
        </w:trPr>
        <w:tc>
          <w:tcPr>
            <w:tcW w:w="3823" w:type="dxa"/>
            <w:shd w:val="clear" w:color="auto" w:fill="auto"/>
            <w:noWrap/>
            <w:vAlign w:val="bottom"/>
            <w:hideMark/>
          </w:tcPr>
          <w:p w14:paraId="6FD6090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125791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4019477</w:t>
            </w:r>
          </w:p>
        </w:tc>
        <w:tc>
          <w:tcPr>
            <w:tcW w:w="4536" w:type="dxa"/>
            <w:shd w:val="clear" w:color="auto" w:fill="auto"/>
            <w:noWrap/>
            <w:vAlign w:val="bottom"/>
            <w:hideMark/>
          </w:tcPr>
          <w:p w14:paraId="15A2FA2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Myeloma-associated amyloidosis</w:t>
            </w:r>
          </w:p>
        </w:tc>
      </w:tr>
      <w:tr w:rsidR="00AC538D" w:rsidRPr="00AC538D" w14:paraId="6AEE5C1C" w14:textId="77777777" w:rsidTr="00D05ED3">
        <w:trPr>
          <w:trHeight w:val="290"/>
        </w:trPr>
        <w:tc>
          <w:tcPr>
            <w:tcW w:w="3823" w:type="dxa"/>
            <w:shd w:val="clear" w:color="auto" w:fill="auto"/>
            <w:noWrap/>
            <w:vAlign w:val="bottom"/>
            <w:hideMark/>
          </w:tcPr>
          <w:p w14:paraId="1BB2924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CA2CD8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4137433</w:t>
            </w:r>
          </w:p>
        </w:tc>
        <w:tc>
          <w:tcPr>
            <w:tcW w:w="4536" w:type="dxa"/>
            <w:shd w:val="clear" w:color="auto" w:fill="auto"/>
            <w:noWrap/>
            <w:vAlign w:val="bottom"/>
            <w:hideMark/>
          </w:tcPr>
          <w:p w14:paraId="7CB29AE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Myeloma kidney</w:t>
            </w:r>
          </w:p>
        </w:tc>
      </w:tr>
      <w:tr w:rsidR="00AC538D" w:rsidRPr="002032A8" w14:paraId="2A126917" w14:textId="77777777" w:rsidTr="00D05ED3">
        <w:trPr>
          <w:trHeight w:val="290"/>
        </w:trPr>
        <w:tc>
          <w:tcPr>
            <w:tcW w:w="3823" w:type="dxa"/>
            <w:shd w:val="clear" w:color="auto" w:fill="auto"/>
            <w:noWrap/>
            <w:vAlign w:val="bottom"/>
            <w:hideMark/>
          </w:tcPr>
          <w:p w14:paraId="555096E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FB9278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4043713</w:t>
            </w:r>
          </w:p>
        </w:tc>
        <w:tc>
          <w:tcPr>
            <w:tcW w:w="4536" w:type="dxa"/>
            <w:shd w:val="clear" w:color="auto" w:fill="auto"/>
            <w:noWrap/>
            <w:vAlign w:val="bottom"/>
            <w:hideMark/>
          </w:tcPr>
          <w:p w14:paraId="4D2F490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US" w:eastAsia="en-GB"/>
              </w:rPr>
              <w:t>Neuropathy due to multiple myeloma</w:t>
            </w:r>
          </w:p>
        </w:tc>
      </w:tr>
      <w:tr w:rsidR="00AC538D" w:rsidRPr="00AC538D" w14:paraId="7361FF1F" w14:textId="77777777" w:rsidTr="00D05ED3">
        <w:trPr>
          <w:trHeight w:val="290"/>
        </w:trPr>
        <w:tc>
          <w:tcPr>
            <w:tcW w:w="3823" w:type="dxa"/>
            <w:shd w:val="clear" w:color="auto" w:fill="auto"/>
            <w:noWrap/>
            <w:vAlign w:val="bottom"/>
            <w:hideMark/>
          </w:tcPr>
          <w:p w14:paraId="1F566A6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13BC89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4079684</w:t>
            </w:r>
          </w:p>
        </w:tc>
        <w:tc>
          <w:tcPr>
            <w:tcW w:w="4536" w:type="dxa"/>
            <w:shd w:val="clear" w:color="auto" w:fill="auto"/>
            <w:noWrap/>
            <w:vAlign w:val="bottom"/>
            <w:hideMark/>
          </w:tcPr>
          <w:p w14:paraId="7D8BB31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Non-secretory myeloma</w:t>
            </w:r>
          </w:p>
        </w:tc>
      </w:tr>
      <w:tr w:rsidR="00AC538D" w:rsidRPr="002032A8" w14:paraId="76F62698" w14:textId="77777777" w:rsidTr="00D05ED3">
        <w:trPr>
          <w:trHeight w:val="290"/>
        </w:trPr>
        <w:tc>
          <w:tcPr>
            <w:tcW w:w="3823" w:type="dxa"/>
            <w:shd w:val="clear" w:color="auto" w:fill="auto"/>
            <w:noWrap/>
            <w:vAlign w:val="bottom"/>
            <w:hideMark/>
          </w:tcPr>
          <w:p w14:paraId="1185480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1288FC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42538151</w:t>
            </w:r>
          </w:p>
        </w:tc>
        <w:tc>
          <w:tcPr>
            <w:tcW w:w="4536" w:type="dxa"/>
            <w:shd w:val="clear" w:color="auto" w:fill="auto"/>
            <w:noWrap/>
            <w:vAlign w:val="bottom"/>
            <w:hideMark/>
          </w:tcPr>
          <w:p w14:paraId="4C1FB1D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US" w:eastAsia="en-GB"/>
              </w:rPr>
              <w:t>Osteoporosis co-occurrent and due to multiple myeloma</w:t>
            </w:r>
          </w:p>
        </w:tc>
      </w:tr>
      <w:tr w:rsidR="00AC538D" w:rsidRPr="00AC538D" w14:paraId="4AFF5E90" w14:textId="77777777" w:rsidTr="00D05ED3">
        <w:trPr>
          <w:trHeight w:val="290"/>
        </w:trPr>
        <w:tc>
          <w:tcPr>
            <w:tcW w:w="3823" w:type="dxa"/>
            <w:shd w:val="clear" w:color="auto" w:fill="auto"/>
            <w:noWrap/>
            <w:vAlign w:val="bottom"/>
            <w:hideMark/>
          </w:tcPr>
          <w:p w14:paraId="5C339CD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314B54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4137510</w:t>
            </w:r>
          </w:p>
        </w:tc>
        <w:tc>
          <w:tcPr>
            <w:tcW w:w="4536" w:type="dxa"/>
            <w:shd w:val="clear" w:color="auto" w:fill="auto"/>
            <w:noWrap/>
            <w:vAlign w:val="bottom"/>
            <w:hideMark/>
          </w:tcPr>
          <w:p w14:paraId="0C7A4D9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Osteosclerotic myeloma</w:t>
            </w:r>
          </w:p>
        </w:tc>
      </w:tr>
      <w:tr w:rsidR="00AC538D" w:rsidRPr="00AC538D" w14:paraId="548122F6" w14:textId="77777777" w:rsidTr="00D05ED3">
        <w:trPr>
          <w:trHeight w:val="290"/>
        </w:trPr>
        <w:tc>
          <w:tcPr>
            <w:tcW w:w="3823" w:type="dxa"/>
            <w:shd w:val="clear" w:color="auto" w:fill="auto"/>
            <w:noWrap/>
            <w:vAlign w:val="bottom"/>
            <w:hideMark/>
          </w:tcPr>
          <w:p w14:paraId="41DBA9C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30E287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133154</w:t>
            </w:r>
          </w:p>
        </w:tc>
        <w:tc>
          <w:tcPr>
            <w:tcW w:w="4536" w:type="dxa"/>
            <w:shd w:val="clear" w:color="auto" w:fill="auto"/>
            <w:noWrap/>
            <w:vAlign w:val="bottom"/>
            <w:hideMark/>
          </w:tcPr>
          <w:p w14:paraId="713334E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Plasma cell leukemia</w:t>
            </w:r>
          </w:p>
        </w:tc>
      </w:tr>
      <w:tr w:rsidR="00AC538D" w:rsidRPr="00AC538D" w14:paraId="1629E4AA" w14:textId="77777777" w:rsidTr="00D05ED3">
        <w:trPr>
          <w:trHeight w:val="290"/>
        </w:trPr>
        <w:tc>
          <w:tcPr>
            <w:tcW w:w="3823" w:type="dxa"/>
            <w:shd w:val="clear" w:color="auto" w:fill="auto"/>
            <w:noWrap/>
            <w:vAlign w:val="bottom"/>
            <w:hideMark/>
          </w:tcPr>
          <w:p w14:paraId="7927154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B6728F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4028859</w:t>
            </w:r>
          </w:p>
        </w:tc>
        <w:tc>
          <w:tcPr>
            <w:tcW w:w="4536" w:type="dxa"/>
            <w:shd w:val="clear" w:color="auto" w:fill="auto"/>
            <w:noWrap/>
            <w:vAlign w:val="bottom"/>
            <w:hideMark/>
          </w:tcPr>
          <w:p w14:paraId="6F9A869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Plasma cell leukemia</w:t>
            </w:r>
          </w:p>
        </w:tc>
      </w:tr>
      <w:tr w:rsidR="00AC538D" w:rsidRPr="002032A8" w14:paraId="4F2F932C" w14:textId="77777777" w:rsidTr="00D05ED3">
        <w:trPr>
          <w:trHeight w:val="290"/>
        </w:trPr>
        <w:tc>
          <w:tcPr>
            <w:tcW w:w="3823" w:type="dxa"/>
            <w:shd w:val="clear" w:color="auto" w:fill="auto"/>
            <w:noWrap/>
            <w:vAlign w:val="bottom"/>
            <w:hideMark/>
          </w:tcPr>
          <w:p w14:paraId="6035FBD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20B35C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760936</w:t>
            </w:r>
          </w:p>
        </w:tc>
        <w:tc>
          <w:tcPr>
            <w:tcW w:w="4536" w:type="dxa"/>
            <w:shd w:val="clear" w:color="auto" w:fill="auto"/>
            <w:noWrap/>
            <w:vAlign w:val="bottom"/>
            <w:hideMark/>
          </w:tcPr>
          <w:p w14:paraId="531B08D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it-IT" w:eastAsia="en-GB"/>
              </w:rPr>
              <w:t>Plasma cell leukemia in relapse</w:t>
            </w:r>
          </w:p>
        </w:tc>
      </w:tr>
      <w:tr w:rsidR="00AC538D" w:rsidRPr="002032A8" w14:paraId="065CE89C" w14:textId="77777777" w:rsidTr="00D05ED3">
        <w:trPr>
          <w:trHeight w:val="290"/>
        </w:trPr>
        <w:tc>
          <w:tcPr>
            <w:tcW w:w="3823" w:type="dxa"/>
            <w:shd w:val="clear" w:color="auto" w:fill="auto"/>
            <w:noWrap/>
            <w:vAlign w:val="bottom"/>
            <w:hideMark/>
          </w:tcPr>
          <w:p w14:paraId="6F2DE2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E48584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133158</w:t>
            </w:r>
          </w:p>
        </w:tc>
        <w:tc>
          <w:tcPr>
            <w:tcW w:w="4536" w:type="dxa"/>
            <w:shd w:val="clear" w:color="auto" w:fill="auto"/>
            <w:noWrap/>
            <w:vAlign w:val="bottom"/>
            <w:hideMark/>
          </w:tcPr>
          <w:p w14:paraId="486FDC2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it-IT" w:eastAsia="en-GB"/>
              </w:rPr>
              <w:t>Plasma cell leukemia in remission</w:t>
            </w:r>
          </w:p>
        </w:tc>
      </w:tr>
      <w:tr w:rsidR="00AC538D" w:rsidRPr="00AC538D" w14:paraId="3F805BFE" w14:textId="77777777" w:rsidTr="00D05ED3">
        <w:trPr>
          <w:trHeight w:val="290"/>
        </w:trPr>
        <w:tc>
          <w:tcPr>
            <w:tcW w:w="3823" w:type="dxa"/>
            <w:shd w:val="clear" w:color="auto" w:fill="auto"/>
            <w:noWrap/>
            <w:vAlign w:val="bottom"/>
            <w:hideMark/>
          </w:tcPr>
          <w:p w14:paraId="35545D7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093AD2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4190641</w:t>
            </w:r>
          </w:p>
        </w:tc>
        <w:tc>
          <w:tcPr>
            <w:tcW w:w="4536" w:type="dxa"/>
            <w:shd w:val="clear" w:color="auto" w:fill="auto"/>
            <w:noWrap/>
            <w:vAlign w:val="bottom"/>
            <w:hideMark/>
          </w:tcPr>
          <w:p w14:paraId="3C6666B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Plasma cell myeloma - category</w:t>
            </w:r>
          </w:p>
        </w:tc>
      </w:tr>
      <w:tr w:rsidR="00AC538D" w:rsidRPr="00AC538D" w14:paraId="2B018E2A" w14:textId="77777777" w:rsidTr="00D05ED3">
        <w:trPr>
          <w:trHeight w:val="290"/>
        </w:trPr>
        <w:tc>
          <w:tcPr>
            <w:tcW w:w="3823" w:type="dxa"/>
            <w:shd w:val="clear" w:color="auto" w:fill="auto"/>
            <w:noWrap/>
            <w:vAlign w:val="bottom"/>
            <w:hideMark/>
          </w:tcPr>
          <w:p w14:paraId="3A5603D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0DDACB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4190642</w:t>
            </w:r>
          </w:p>
        </w:tc>
        <w:tc>
          <w:tcPr>
            <w:tcW w:w="4536" w:type="dxa"/>
            <w:shd w:val="clear" w:color="auto" w:fill="auto"/>
            <w:noWrap/>
            <w:vAlign w:val="bottom"/>
            <w:hideMark/>
          </w:tcPr>
          <w:p w14:paraId="2337B40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Plasma cell myeloma/plasmacytoma</w:t>
            </w:r>
          </w:p>
        </w:tc>
      </w:tr>
      <w:tr w:rsidR="00AC538D" w:rsidRPr="00AC538D" w14:paraId="4C2207A9" w14:textId="77777777" w:rsidTr="00D05ED3">
        <w:trPr>
          <w:trHeight w:val="290"/>
        </w:trPr>
        <w:tc>
          <w:tcPr>
            <w:tcW w:w="3823" w:type="dxa"/>
            <w:shd w:val="clear" w:color="auto" w:fill="auto"/>
            <w:noWrap/>
            <w:vAlign w:val="bottom"/>
            <w:hideMark/>
          </w:tcPr>
          <w:p w14:paraId="75B7A82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1BA407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4163558</w:t>
            </w:r>
          </w:p>
        </w:tc>
        <w:tc>
          <w:tcPr>
            <w:tcW w:w="4536" w:type="dxa"/>
            <w:shd w:val="clear" w:color="auto" w:fill="auto"/>
            <w:noWrap/>
            <w:vAlign w:val="bottom"/>
            <w:hideMark/>
          </w:tcPr>
          <w:p w14:paraId="0148423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Plasma cell myeloma/plasmacytoma</w:t>
            </w:r>
          </w:p>
        </w:tc>
      </w:tr>
      <w:tr w:rsidR="00AC538D" w:rsidRPr="00AC538D" w14:paraId="443CE417" w14:textId="77777777" w:rsidTr="00D05ED3">
        <w:trPr>
          <w:trHeight w:val="290"/>
        </w:trPr>
        <w:tc>
          <w:tcPr>
            <w:tcW w:w="3823" w:type="dxa"/>
            <w:shd w:val="clear" w:color="auto" w:fill="auto"/>
            <w:noWrap/>
            <w:vAlign w:val="bottom"/>
            <w:hideMark/>
          </w:tcPr>
          <w:p w14:paraId="508CAEA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014C37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4216139</w:t>
            </w:r>
          </w:p>
        </w:tc>
        <w:tc>
          <w:tcPr>
            <w:tcW w:w="4536" w:type="dxa"/>
            <w:shd w:val="clear" w:color="auto" w:fill="auto"/>
            <w:noWrap/>
            <w:vAlign w:val="bottom"/>
            <w:hideMark/>
          </w:tcPr>
          <w:p w14:paraId="779C5A3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Plasmacytoma</w:t>
            </w:r>
          </w:p>
        </w:tc>
      </w:tr>
      <w:tr w:rsidR="00AC538D" w:rsidRPr="00AC538D" w14:paraId="27328015" w14:textId="77777777" w:rsidTr="00D05ED3">
        <w:trPr>
          <w:trHeight w:val="290"/>
        </w:trPr>
        <w:tc>
          <w:tcPr>
            <w:tcW w:w="3823" w:type="dxa"/>
            <w:shd w:val="clear" w:color="auto" w:fill="auto"/>
            <w:noWrap/>
            <w:vAlign w:val="bottom"/>
            <w:hideMark/>
          </w:tcPr>
          <w:p w14:paraId="6F071B8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EB8B7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4024874</w:t>
            </w:r>
          </w:p>
        </w:tc>
        <w:tc>
          <w:tcPr>
            <w:tcW w:w="4536" w:type="dxa"/>
            <w:shd w:val="clear" w:color="auto" w:fill="auto"/>
            <w:noWrap/>
            <w:vAlign w:val="bottom"/>
            <w:hideMark/>
          </w:tcPr>
          <w:p w14:paraId="0F7218E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Plasmacytoma</w:t>
            </w:r>
          </w:p>
        </w:tc>
      </w:tr>
      <w:tr w:rsidR="00AC538D" w:rsidRPr="00AC538D" w14:paraId="1C4A35A6" w14:textId="77777777" w:rsidTr="00D05ED3">
        <w:trPr>
          <w:trHeight w:val="290"/>
        </w:trPr>
        <w:tc>
          <w:tcPr>
            <w:tcW w:w="3823" w:type="dxa"/>
            <w:shd w:val="clear" w:color="auto" w:fill="auto"/>
            <w:noWrap/>
            <w:vAlign w:val="bottom"/>
            <w:hideMark/>
          </w:tcPr>
          <w:p w14:paraId="57686C8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C17B0F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4300702</w:t>
            </w:r>
          </w:p>
        </w:tc>
        <w:tc>
          <w:tcPr>
            <w:tcW w:w="4536" w:type="dxa"/>
            <w:shd w:val="clear" w:color="auto" w:fill="auto"/>
            <w:noWrap/>
            <w:vAlign w:val="bottom"/>
            <w:hideMark/>
          </w:tcPr>
          <w:p w14:paraId="13ED93C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Primary cutaneous plasmacytoma</w:t>
            </w:r>
          </w:p>
        </w:tc>
      </w:tr>
      <w:tr w:rsidR="00AC538D" w:rsidRPr="00AC538D" w14:paraId="0A5AC4B5" w14:textId="77777777" w:rsidTr="00D05ED3">
        <w:trPr>
          <w:trHeight w:val="290"/>
        </w:trPr>
        <w:tc>
          <w:tcPr>
            <w:tcW w:w="3823" w:type="dxa"/>
            <w:shd w:val="clear" w:color="auto" w:fill="auto"/>
            <w:noWrap/>
            <w:vAlign w:val="bottom"/>
            <w:hideMark/>
          </w:tcPr>
          <w:p w14:paraId="65F8CF4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535F7C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764229</w:t>
            </w:r>
          </w:p>
        </w:tc>
        <w:tc>
          <w:tcPr>
            <w:tcW w:w="4536" w:type="dxa"/>
            <w:shd w:val="clear" w:color="auto" w:fill="auto"/>
            <w:noWrap/>
            <w:vAlign w:val="bottom"/>
            <w:hideMark/>
          </w:tcPr>
          <w:p w14:paraId="526F13E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Relapse multiple myeloma</w:t>
            </w:r>
          </w:p>
        </w:tc>
      </w:tr>
      <w:tr w:rsidR="00AC538D" w:rsidRPr="00AC538D" w14:paraId="058B0A6E" w14:textId="77777777" w:rsidTr="00D05ED3">
        <w:trPr>
          <w:trHeight w:val="290"/>
        </w:trPr>
        <w:tc>
          <w:tcPr>
            <w:tcW w:w="3823" w:type="dxa"/>
            <w:shd w:val="clear" w:color="auto" w:fill="auto"/>
            <w:noWrap/>
            <w:vAlign w:val="bottom"/>
            <w:hideMark/>
          </w:tcPr>
          <w:p w14:paraId="5739140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3C2BDF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4184985</w:t>
            </w:r>
          </w:p>
        </w:tc>
        <w:tc>
          <w:tcPr>
            <w:tcW w:w="4536" w:type="dxa"/>
            <w:shd w:val="clear" w:color="auto" w:fill="auto"/>
            <w:noWrap/>
            <w:vAlign w:val="bottom"/>
            <w:hideMark/>
          </w:tcPr>
          <w:p w14:paraId="20FF848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Smoldering myeloma</w:t>
            </w:r>
          </w:p>
        </w:tc>
      </w:tr>
      <w:tr w:rsidR="00AC538D" w:rsidRPr="00AC538D" w14:paraId="4ED17C19" w14:textId="77777777" w:rsidTr="00D05ED3">
        <w:trPr>
          <w:trHeight w:val="290"/>
        </w:trPr>
        <w:tc>
          <w:tcPr>
            <w:tcW w:w="3823" w:type="dxa"/>
            <w:shd w:val="clear" w:color="auto" w:fill="auto"/>
            <w:noWrap/>
            <w:vAlign w:val="bottom"/>
            <w:hideMark/>
          </w:tcPr>
          <w:p w14:paraId="421BCEF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FDFABA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4145040</w:t>
            </w:r>
          </w:p>
        </w:tc>
        <w:tc>
          <w:tcPr>
            <w:tcW w:w="4536" w:type="dxa"/>
            <w:shd w:val="clear" w:color="auto" w:fill="auto"/>
            <w:noWrap/>
            <w:vAlign w:val="bottom"/>
            <w:hideMark/>
          </w:tcPr>
          <w:p w14:paraId="02C8076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eastAsia="en-GB"/>
              </w:rPr>
              <w:t>Solitary osseous myeloma</w:t>
            </w:r>
          </w:p>
        </w:tc>
      </w:tr>
      <w:tr w:rsidR="00AC538D" w:rsidRPr="002032A8" w14:paraId="15459DA4" w14:textId="77777777" w:rsidTr="00D05ED3">
        <w:trPr>
          <w:trHeight w:val="290"/>
        </w:trPr>
        <w:tc>
          <w:tcPr>
            <w:tcW w:w="3823" w:type="dxa"/>
            <w:shd w:val="clear" w:color="auto" w:fill="auto"/>
            <w:noWrap/>
            <w:vAlign w:val="bottom"/>
            <w:hideMark/>
          </w:tcPr>
          <w:p w14:paraId="559297F6" w14:textId="2A4A03BD"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b/>
                <w:bCs/>
                <w:color w:val="000000"/>
                <w:sz w:val="20"/>
                <w:szCs w:val="20"/>
                <w:lang w:val="en-GB" w:eastAsia="en-GB"/>
              </w:rPr>
              <w:t>Breast</w:t>
            </w:r>
            <w:r w:rsidRPr="00AC538D">
              <w:rPr>
                <w:rFonts w:ascii="Calibri" w:eastAsia="Times New Roman" w:hAnsi="Calibri" w:cs="Calibri"/>
                <w:color w:val="000000"/>
                <w:sz w:val="20"/>
                <w:szCs w:val="20"/>
                <w:lang w:val="en-GB" w:eastAsia="en-GB"/>
              </w:rPr>
              <w:t xml:space="preserve">; </w:t>
            </w:r>
            <w:hyperlink r:id="rId37" w:anchor="/cohortdefinition/1788621/conceptsets/" w:history="1">
              <w:r w:rsidR="008E06CE" w:rsidRPr="00AC538D">
                <w:rPr>
                  <w:rStyle w:val="Hyperlink"/>
                  <w:rFonts w:ascii="Calibri" w:eastAsia="Times New Roman" w:hAnsi="Calibri" w:cs="Calibri"/>
                  <w:sz w:val="20"/>
                  <w:szCs w:val="20"/>
                  <w:lang w:val="en-GB" w:eastAsia="en-GB"/>
                </w:rPr>
                <w:t>https://atlas-demo.ohdsi.org/#/cohortdefinition/1788621/conceptsets/</w:t>
              </w:r>
            </w:hyperlink>
            <w:r w:rsidR="008E06CE">
              <w:rPr>
                <w:rFonts w:ascii="Calibri" w:eastAsia="Times New Roman" w:hAnsi="Calibri" w:cs="Calibri"/>
                <w:color w:val="000000"/>
                <w:sz w:val="20"/>
                <w:szCs w:val="20"/>
                <w:lang w:val="en-GB" w:eastAsia="en-GB"/>
              </w:rPr>
              <w:t xml:space="preserve"> </w:t>
            </w:r>
            <w:r w:rsidRPr="00AC538D">
              <w:rPr>
                <w:rFonts w:ascii="Calibri" w:eastAsia="Times New Roman" w:hAnsi="Calibri" w:cs="Calibri"/>
                <w:color w:val="000000"/>
                <w:sz w:val="20"/>
                <w:szCs w:val="20"/>
                <w:lang w:val="en-GB" w:eastAsia="en-GB"/>
              </w:rPr>
              <w:t xml:space="preserve">  </w:t>
            </w:r>
          </w:p>
        </w:tc>
        <w:tc>
          <w:tcPr>
            <w:tcW w:w="1134" w:type="dxa"/>
            <w:shd w:val="clear" w:color="auto" w:fill="auto"/>
            <w:noWrap/>
            <w:vAlign w:val="bottom"/>
            <w:hideMark/>
          </w:tcPr>
          <w:p w14:paraId="73DC90C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759932</w:t>
            </w:r>
          </w:p>
        </w:tc>
        <w:tc>
          <w:tcPr>
            <w:tcW w:w="4536" w:type="dxa"/>
            <w:shd w:val="clear" w:color="auto" w:fill="auto"/>
            <w:noWrap/>
            <w:vAlign w:val="bottom"/>
            <w:hideMark/>
          </w:tcPr>
          <w:p w14:paraId="6FAB2F6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 carcinoma of left female breast</w:t>
            </w:r>
          </w:p>
        </w:tc>
      </w:tr>
      <w:tr w:rsidR="00AC538D" w:rsidRPr="002032A8" w14:paraId="4C14440F" w14:textId="77777777" w:rsidTr="00D05ED3">
        <w:trPr>
          <w:trHeight w:val="290"/>
        </w:trPr>
        <w:tc>
          <w:tcPr>
            <w:tcW w:w="3823" w:type="dxa"/>
            <w:shd w:val="clear" w:color="auto" w:fill="auto"/>
            <w:noWrap/>
            <w:vAlign w:val="bottom"/>
            <w:hideMark/>
          </w:tcPr>
          <w:p w14:paraId="2ABD6A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FB44CB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759933</w:t>
            </w:r>
          </w:p>
        </w:tc>
        <w:tc>
          <w:tcPr>
            <w:tcW w:w="4536" w:type="dxa"/>
            <w:shd w:val="clear" w:color="auto" w:fill="auto"/>
            <w:noWrap/>
            <w:vAlign w:val="bottom"/>
            <w:hideMark/>
          </w:tcPr>
          <w:p w14:paraId="02EFFEF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 carcinoma of right female breast</w:t>
            </w:r>
          </w:p>
        </w:tc>
      </w:tr>
      <w:tr w:rsidR="00AC538D" w:rsidRPr="002032A8" w14:paraId="2C69859D" w14:textId="77777777" w:rsidTr="00D05ED3">
        <w:trPr>
          <w:trHeight w:val="290"/>
        </w:trPr>
        <w:tc>
          <w:tcPr>
            <w:tcW w:w="3823" w:type="dxa"/>
            <w:shd w:val="clear" w:color="auto" w:fill="auto"/>
            <w:noWrap/>
            <w:vAlign w:val="bottom"/>
            <w:hideMark/>
          </w:tcPr>
          <w:p w14:paraId="4083CB7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B227BA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761170</w:t>
            </w:r>
          </w:p>
        </w:tc>
        <w:tc>
          <w:tcPr>
            <w:tcW w:w="4536" w:type="dxa"/>
            <w:shd w:val="clear" w:color="auto" w:fill="auto"/>
            <w:noWrap/>
            <w:vAlign w:val="bottom"/>
            <w:hideMark/>
          </w:tcPr>
          <w:p w14:paraId="14EEE8E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 carcinoma of bilateral female breasts</w:t>
            </w:r>
          </w:p>
        </w:tc>
      </w:tr>
      <w:tr w:rsidR="00AC538D" w:rsidRPr="002032A8" w14:paraId="608413BD" w14:textId="77777777" w:rsidTr="00D05ED3">
        <w:trPr>
          <w:trHeight w:val="290"/>
        </w:trPr>
        <w:tc>
          <w:tcPr>
            <w:tcW w:w="3823" w:type="dxa"/>
            <w:shd w:val="clear" w:color="auto" w:fill="auto"/>
            <w:noWrap/>
            <w:vAlign w:val="bottom"/>
            <w:hideMark/>
          </w:tcPr>
          <w:p w14:paraId="6737AB8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DBB5B0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4241765</w:t>
            </w:r>
          </w:p>
        </w:tc>
        <w:tc>
          <w:tcPr>
            <w:tcW w:w="4536" w:type="dxa"/>
            <w:shd w:val="clear" w:color="auto" w:fill="auto"/>
            <w:noWrap/>
            <w:vAlign w:val="bottom"/>
            <w:hideMark/>
          </w:tcPr>
          <w:p w14:paraId="77A06D0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areola of female breast</w:t>
            </w:r>
          </w:p>
        </w:tc>
      </w:tr>
      <w:tr w:rsidR="00AC538D" w:rsidRPr="002032A8" w14:paraId="687DCA85" w14:textId="77777777" w:rsidTr="00D05ED3">
        <w:trPr>
          <w:trHeight w:val="290"/>
        </w:trPr>
        <w:tc>
          <w:tcPr>
            <w:tcW w:w="3823" w:type="dxa"/>
            <w:shd w:val="clear" w:color="auto" w:fill="auto"/>
            <w:noWrap/>
            <w:vAlign w:val="bottom"/>
            <w:hideMark/>
          </w:tcPr>
          <w:p w14:paraId="45F624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EDACA3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4242684</w:t>
            </w:r>
          </w:p>
        </w:tc>
        <w:tc>
          <w:tcPr>
            <w:tcW w:w="4536" w:type="dxa"/>
            <w:shd w:val="clear" w:color="auto" w:fill="auto"/>
            <w:noWrap/>
            <w:vAlign w:val="bottom"/>
            <w:hideMark/>
          </w:tcPr>
          <w:p w14:paraId="7A8C03E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ectopic female breast tissue</w:t>
            </w:r>
          </w:p>
        </w:tc>
      </w:tr>
      <w:tr w:rsidR="00AC538D" w:rsidRPr="002032A8" w14:paraId="74DB95C1" w14:textId="77777777" w:rsidTr="00D05ED3">
        <w:trPr>
          <w:trHeight w:val="290"/>
        </w:trPr>
        <w:tc>
          <w:tcPr>
            <w:tcW w:w="3823" w:type="dxa"/>
            <w:shd w:val="clear" w:color="auto" w:fill="auto"/>
            <w:noWrap/>
            <w:vAlign w:val="bottom"/>
            <w:hideMark/>
          </w:tcPr>
          <w:p w14:paraId="3CCF2C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2F88D8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4242800</w:t>
            </w:r>
          </w:p>
        </w:tc>
        <w:tc>
          <w:tcPr>
            <w:tcW w:w="4536" w:type="dxa"/>
            <w:shd w:val="clear" w:color="auto" w:fill="auto"/>
            <w:noWrap/>
            <w:vAlign w:val="bottom"/>
            <w:hideMark/>
          </w:tcPr>
          <w:p w14:paraId="445B125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female breast</w:t>
            </w:r>
          </w:p>
        </w:tc>
      </w:tr>
      <w:tr w:rsidR="00AC538D" w:rsidRPr="002032A8" w14:paraId="55C62349" w14:textId="77777777" w:rsidTr="00D05ED3">
        <w:trPr>
          <w:trHeight w:val="290"/>
        </w:trPr>
        <w:tc>
          <w:tcPr>
            <w:tcW w:w="3823" w:type="dxa"/>
            <w:shd w:val="clear" w:color="auto" w:fill="auto"/>
            <w:noWrap/>
            <w:vAlign w:val="bottom"/>
            <w:hideMark/>
          </w:tcPr>
          <w:p w14:paraId="270CFA8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7F32E8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4243138</w:t>
            </w:r>
          </w:p>
        </w:tc>
        <w:tc>
          <w:tcPr>
            <w:tcW w:w="4536" w:type="dxa"/>
            <w:shd w:val="clear" w:color="auto" w:fill="auto"/>
            <w:noWrap/>
            <w:vAlign w:val="bottom"/>
            <w:hideMark/>
          </w:tcPr>
          <w:p w14:paraId="074DFBE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lower inner quadrant of female breast</w:t>
            </w:r>
          </w:p>
        </w:tc>
      </w:tr>
      <w:tr w:rsidR="00AC538D" w:rsidRPr="002032A8" w14:paraId="1E3FB85B" w14:textId="77777777" w:rsidTr="00D05ED3">
        <w:trPr>
          <w:trHeight w:val="290"/>
        </w:trPr>
        <w:tc>
          <w:tcPr>
            <w:tcW w:w="3823" w:type="dxa"/>
            <w:shd w:val="clear" w:color="auto" w:fill="auto"/>
            <w:noWrap/>
            <w:vAlign w:val="bottom"/>
            <w:hideMark/>
          </w:tcPr>
          <w:p w14:paraId="2D449B3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C032B7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4245092</w:t>
            </w:r>
          </w:p>
        </w:tc>
        <w:tc>
          <w:tcPr>
            <w:tcW w:w="4536" w:type="dxa"/>
            <w:shd w:val="clear" w:color="auto" w:fill="auto"/>
            <w:noWrap/>
            <w:vAlign w:val="bottom"/>
            <w:hideMark/>
          </w:tcPr>
          <w:p w14:paraId="60A7BE6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upper inner quadrant of female breast</w:t>
            </w:r>
          </w:p>
        </w:tc>
      </w:tr>
      <w:tr w:rsidR="00AC538D" w:rsidRPr="002032A8" w14:paraId="469A3893" w14:textId="77777777" w:rsidTr="00D05ED3">
        <w:trPr>
          <w:trHeight w:val="290"/>
        </w:trPr>
        <w:tc>
          <w:tcPr>
            <w:tcW w:w="3823" w:type="dxa"/>
            <w:shd w:val="clear" w:color="auto" w:fill="auto"/>
            <w:noWrap/>
            <w:vAlign w:val="bottom"/>
            <w:hideMark/>
          </w:tcPr>
          <w:p w14:paraId="0D902D1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F1F71E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4245093</w:t>
            </w:r>
          </w:p>
        </w:tc>
        <w:tc>
          <w:tcPr>
            <w:tcW w:w="4536" w:type="dxa"/>
            <w:shd w:val="clear" w:color="auto" w:fill="auto"/>
            <w:noWrap/>
            <w:vAlign w:val="bottom"/>
            <w:hideMark/>
          </w:tcPr>
          <w:p w14:paraId="24615F8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upper outer quadrant of female breast</w:t>
            </w:r>
          </w:p>
        </w:tc>
      </w:tr>
      <w:tr w:rsidR="00AC538D" w:rsidRPr="002032A8" w14:paraId="25B81ED8" w14:textId="77777777" w:rsidTr="00D05ED3">
        <w:trPr>
          <w:trHeight w:val="290"/>
        </w:trPr>
        <w:tc>
          <w:tcPr>
            <w:tcW w:w="3823" w:type="dxa"/>
            <w:shd w:val="clear" w:color="auto" w:fill="auto"/>
            <w:noWrap/>
            <w:vAlign w:val="bottom"/>
            <w:hideMark/>
          </w:tcPr>
          <w:p w14:paraId="25792F4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517826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4243743</w:t>
            </w:r>
          </w:p>
        </w:tc>
        <w:tc>
          <w:tcPr>
            <w:tcW w:w="4536" w:type="dxa"/>
            <w:shd w:val="clear" w:color="auto" w:fill="auto"/>
            <w:noWrap/>
            <w:vAlign w:val="bottom"/>
            <w:hideMark/>
          </w:tcPr>
          <w:p w14:paraId="61F2411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axillary tail of female breast</w:t>
            </w:r>
          </w:p>
        </w:tc>
      </w:tr>
      <w:tr w:rsidR="00AC538D" w:rsidRPr="002032A8" w14:paraId="63672AB8" w14:textId="77777777" w:rsidTr="00D05ED3">
        <w:trPr>
          <w:trHeight w:val="290"/>
        </w:trPr>
        <w:tc>
          <w:tcPr>
            <w:tcW w:w="3823" w:type="dxa"/>
            <w:shd w:val="clear" w:color="auto" w:fill="auto"/>
            <w:noWrap/>
            <w:vAlign w:val="bottom"/>
            <w:hideMark/>
          </w:tcPr>
          <w:p w14:paraId="2384183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DA2B8D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4243749</w:t>
            </w:r>
          </w:p>
        </w:tc>
        <w:tc>
          <w:tcPr>
            <w:tcW w:w="4536" w:type="dxa"/>
            <w:shd w:val="clear" w:color="auto" w:fill="auto"/>
            <w:noWrap/>
            <w:vAlign w:val="bottom"/>
            <w:hideMark/>
          </w:tcPr>
          <w:p w14:paraId="069A2AC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central portion of female breast</w:t>
            </w:r>
          </w:p>
        </w:tc>
      </w:tr>
      <w:tr w:rsidR="00AC538D" w:rsidRPr="002032A8" w14:paraId="17AB541E" w14:textId="77777777" w:rsidTr="00D05ED3">
        <w:trPr>
          <w:trHeight w:val="290"/>
        </w:trPr>
        <w:tc>
          <w:tcPr>
            <w:tcW w:w="3823" w:type="dxa"/>
            <w:shd w:val="clear" w:color="auto" w:fill="auto"/>
            <w:noWrap/>
            <w:vAlign w:val="bottom"/>
            <w:hideMark/>
          </w:tcPr>
          <w:p w14:paraId="07DEB14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544DCB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4243269</w:t>
            </w:r>
          </w:p>
        </w:tc>
        <w:tc>
          <w:tcPr>
            <w:tcW w:w="4536" w:type="dxa"/>
            <w:shd w:val="clear" w:color="auto" w:fill="auto"/>
            <w:noWrap/>
            <w:vAlign w:val="bottom"/>
            <w:hideMark/>
          </w:tcPr>
          <w:p w14:paraId="3DD4617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nipple of female breast</w:t>
            </w:r>
          </w:p>
        </w:tc>
      </w:tr>
      <w:tr w:rsidR="00AC538D" w:rsidRPr="002032A8" w14:paraId="58C12712" w14:textId="77777777" w:rsidTr="00D05ED3">
        <w:trPr>
          <w:trHeight w:val="290"/>
        </w:trPr>
        <w:tc>
          <w:tcPr>
            <w:tcW w:w="3823" w:type="dxa"/>
            <w:shd w:val="clear" w:color="auto" w:fill="auto"/>
            <w:noWrap/>
            <w:vAlign w:val="bottom"/>
            <w:hideMark/>
          </w:tcPr>
          <w:p w14:paraId="22C6C67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3EB956B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4244508</w:t>
            </w:r>
          </w:p>
        </w:tc>
        <w:tc>
          <w:tcPr>
            <w:tcW w:w="4536" w:type="dxa"/>
            <w:shd w:val="clear" w:color="auto" w:fill="auto"/>
            <w:noWrap/>
            <w:vAlign w:val="bottom"/>
            <w:hideMark/>
          </w:tcPr>
          <w:p w14:paraId="67418CB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in situ of lower outer quadrant of female breast</w:t>
            </w:r>
          </w:p>
        </w:tc>
      </w:tr>
      <w:tr w:rsidR="00AC538D" w:rsidRPr="002032A8" w14:paraId="20AEFDC0" w14:textId="77777777" w:rsidTr="00D05ED3">
        <w:trPr>
          <w:trHeight w:val="290"/>
        </w:trPr>
        <w:tc>
          <w:tcPr>
            <w:tcW w:w="3823" w:type="dxa"/>
            <w:shd w:val="clear" w:color="auto" w:fill="auto"/>
            <w:noWrap/>
            <w:vAlign w:val="bottom"/>
            <w:hideMark/>
          </w:tcPr>
          <w:p w14:paraId="0504B36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0637CC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36712719</w:t>
            </w:r>
          </w:p>
        </w:tc>
        <w:tc>
          <w:tcPr>
            <w:tcW w:w="4536" w:type="dxa"/>
            <w:shd w:val="clear" w:color="auto" w:fill="auto"/>
            <w:noWrap/>
            <w:vAlign w:val="bottom"/>
            <w:hideMark/>
          </w:tcPr>
          <w:p w14:paraId="23B638D5"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ductal carcinoma of upper inner quadrant of left female breast</w:t>
            </w:r>
          </w:p>
        </w:tc>
      </w:tr>
      <w:tr w:rsidR="00AC538D" w:rsidRPr="002032A8" w14:paraId="672E3A4F" w14:textId="77777777" w:rsidTr="00D05ED3">
        <w:trPr>
          <w:trHeight w:val="290"/>
        </w:trPr>
        <w:tc>
          <w:tcPr>
            <w:tcW w:w="3823" w:type="dxa"/>
            <w:shd w:val="clear" w:color="auto" w:fill="auto"/>
            <w:noWrap/>
            <w:vAlign w:val="bottom"/>
            <w:hideMark/>
          </w:tcPr>
          <w:p w14:paraId="7449755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1271BC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36712720</w:t>
            </w:r>
          </w:p>
        </w:tc>
        <w:tc>
          <w:tcPr>
            <w:tcW w:w="4536" w:type="dxa"/>
            <w:shd w:val="clear" w:color="auto" w:fill="auto"/>
            <w:noWrap/>
            <w:vAlign w:val="bottom"/>
            <w:hideMark/>
          </w:tcPr>
          <w:p w14:paraId="1460F89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ductal carcinoma of upper outer quadrant of left female breast</w:t>
            </w:r>
          </w:p>
        </w:tc>
      </w:tr>
      <w:tr w:rsidR="00AC538D" w:rsidRPr="002032A8" w14:paraId="7D4E6433" w14:textId="77777777" w:rsidTr="00D05ED3">
        <w:trPr>
          <w:trHeight w:val="290"/>
        </w:trPr>
        <w:tc>
          <w:tcPr>
            <w:tcW w:w="3823" w:type="dxa"/>
            <w:shd w:val="clear" w:color="auto" w:fill="auto"/>
            <w:noWrap/>
            <w:vAlign w:val="bottom"/>
            <w:hideMark/>
          </w:tcPr>
          <w:p w14:paraId="737FC70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803720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36712721</w:t>
            </w:r>
          </w:p>
        </w:tc>
        <w:tc>
          <w:tcPr>
            <w:tcW w:w="4536" w:type="dxa"/>
            <w:shd w:val="clear" w:color="auto" w:fill="auto"/>
            <w:noWrap/>
            <w:vAlign w:val="bottom"/>
            <w:hideMark/>
          </w:tcPr>
          <w:p w14:paraId="073AFE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ductal carcinoma of central portion of right female breast</w:t>
            </w:r>
          </w:p>
        </w:tc>
      </w:tr>
      <w:tr w:rsidR="00AC538D" w:rsidRPr="002032A8" w14:paraId="36332FD1" w14:textId="77777777" w:rsidTr="00D05ED3">
        <w:trPr>
          <w:trHeight w:val="290"/>
        </w:trPr>
        <w:tc>
          <w:tcPr>
            <w:tcW w:w="3823" w:type="dxa"/>
            <w:shd w:val="clear" w:color="auto" w:fill="auto"/>
            <w:noWrap/>
            <w:vAlign w:val="bottom"/>
            <w:hideMark/>
          </w:tcPr>
          <w:p w14:paraId="4366F54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FDCB5A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36712722</w:t>
            </w:r>
          </w:p>
        </w:tc>
        <w:tc>
          <w:tcPr>
            <w:tcW w:w="4536" w:type="dxa"/>
            <w:shd w:val="clear" w:color="auto" w:fill="auto"/>
            <w:noWrap/>
            <w:vAlign w:val="bottom"/>
            <w:hideMark/>
          </w:tcPr>
          <w:p w14:paraId="3130BF9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ductal carcinoma of upper inner quadrant of right female breast</w:t>
            </w:r>
          </w:p>
        </w:tc>
      </w:tr>
      <w:tr w:rsidR="00AC538D" w:rsidRPr="002032A8" w14:paraId="76E7F76F" w14:textId="77777777" w:rsidTr="00D05ED3">
        <w:trPr>
          <w:trHeight w:val="290"/>
        </w:trPr>
        <w:tc>
          <w:tcPr>
            <w:tcW w:w="3823" w:type="dxa"/>
            <w:shd w:val="clear" w:color="auto" w:fill="auto"/>
            <w:noWrap/>
            <w:vAlign w:val="bottom"/>
            <w:hideMark/>
          </w:tcPr>
          <w:p w14:paraId="64BE3998"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0B45FCC"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36712723</w:t>
            </w:r>
          </w:p>
        </w:tc>
        <w:tc>
          <w:tcPr>
            <w:tcW w:w="4536" w:type="dxa"/>
            <w:shd w:val="clear" w:color="auto" w:fill="auto"/>
            <w:noWrap/>
            <w:vAlign w:val="bottom"/>
            <w:hideMark/>
          </w:tcPr>
          <w:p w14:paraId="52CBFE4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ductal carcinoma of upper outer quadrant of right female breast</w:t>
            </w:r>
          </w:p>
        </w:tc>
      </w:tr>
      <w:tr w:rsidR="00AC538D" w:rsidRPr="002032A8" w14:paraId="3A3D0792" w14:textId="77777777" w:rsidTr="00D05ED3">
        <w:trPr>
          <w:trHeight w:val="290"/>
        </w:trPr>
        <w:tc>
          <w:tcPr>
            <w:tcW w:w="3823" w:type="dxa"/>
            <w:shd w:val="clear" w:color="auto" w:fill="auto"/>
            <w:noWrap/>
            <w:vAlign w:val="bottom"/>
            <w:hideMark/>
          </w:tcPr>
          <w:p w14:paraId="3C0C5C4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413BF81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36712724</w:t>
            </w:r>
          </w:p>
        </w:tc>
        <w:tc>
          <w:tcPr>
            <w:tcW w:w="4536" w:type="dxa"/>
            <w:shd w:val="clear" w:color="auto" w:fill="auto"/>
            <w:noWrap/>
            <w:vAlign w:val="bottom"/>
            <w:hideMark/>
          </w:tcPr>
          <w:p w14:paraId="34A85E7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lobular carcinoma of left female breast</w:t>
            </w:r>
          </w:p>
        </w:tc>
      </w:tr>
      <w:tr w:rsidR="00AC538D" w:rsidRPr="002032A8" w14:paraId="746F8718" w14:textId="77777777" w:rsidTr="00D05ED3">
        <w:trPr>
          <w:trHeight w:val="290"/>
        </w:trPr>
        <w:tc>
          <w:tcPr>
            <w:tcW w:w="3823" w:type="dxa"/>
            <w:shd w:val="clear" w:color="auto" w:fill="auto"/>
            <w:noWrap/>
            <w:vAlign w:val="bottom"/>
            <w:hideMark/>
          </w:tcPr>
          <w:p w14:paraId="52584E0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20B6EC5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36712725</w:t>
            </w:r>
          </w:p>
        </w:tc>
        <w:tc>
          <w:tcPr>
            <w:tcW w:w="4536" w:type="dxa"/>
            <w:shd w:val="clear" w:color="auto" w:fill="auto"/>
            <w:noWrap/>
            <w:vAlign w:val="bottom"/>
            <w:hideMark/>
          </w:tcPr>
          <w:p w14:paraId="24949D9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lobular carcinoma of right female breast</w:t>
            </w:r>
          </w:p>
        </w:tc>
      </w:tr>
      <w:tr w:rsidR="00AC538D" w:rsidRPr="002032A8" w14:paraId="47EDD85A" w14:textId="77777777" w:rsidTr="00D05ED3">
        <w:trPr>
          <w:trHeight w:val="290"/>
        </w:trPr>
        <w:tc>
          <w:tcPr>
            <w:tcW w:w="3823" w:type="dxa"/>
            <w:shd w:val="clear" w:color="auto" w:fill="auto"/>
            <w:noWrap/>
            <w:vAlign w:val="bottom"/>
            <w:hideMark/>
          </w:tcPr>
          <w:p w14:paraId="759E959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FDE5F1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36717260</w:t>
            </w:r>
          </w:p>
        </w:tc>
        <w:tc>
          <w:tcPr>
            <w:tcW w:w="4536" w:type="dxa"/>
            <w:shd w:val="clear" w:color="auto" w:fill="auto"/>
            <w:noWrap/>
            <w:vAlign w:val="bottom"/>
            <w:hideMark/>
          </w:tcPr>
          <w:p w14:paraId="70F37C2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ductal carcinoma of central portion of left female breast</w:t>
            </w:r>
          </w:p>
        </w:tc>
      </w:tr>
      <w:tr w:rsidR="00AC538D" w:rsidRPr="002032A8" w14:paraId="04D652C5" w14:textId="77777777" w:rsidTr="00D05ED3">
        <w:trPr>
          <w:trHeight w:val="290"/>
        </w:trPr>
        <w:tc>
          <w:tcPr>
            <w:tcW w:w="3823" w:type="dxa"/>
            <w:shd w:val="clear" w:color="auto" w:fill="auto"/>
            <w:noWrap/>
            <w:vAlign w:val="bottom"/>
            <w:hideMark/>
          </w:tcPr>
          <w:p w14:paraId="0A91D0F0"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7092B4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37208322</w:t>
            </w:r>
          </w:p>
        </w:tc>
        <w:tc>
          <w:tcPr>
            <w:tcW w:w="4536" w:type="dxa"/>
            <w:shd w:val="clear" w:color="auto" w:fill="auto"/>
            <w:noWrap/>
            <w:vAlign w:val="bottom"/>
            <w:hideMark/>
          </w:tcPr>
          <w:p w14:paraId="55CF17F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ductal carcinoma of axillary tail of left female breast</w:t>
            </w:r>
          </w:p>
        </w:tc>
      </w:tr>
      <w:tr w:rsidR="00AC538D" w:rsidRPr="002032A8" w14:paraId="4E180342" w14:textId="77777777" w:rsidTr="00D05ED3">
        <w:trPr>
          <w:trHeight w:val="290"/>
        </w:trPr>
        <w:tc>
          <w:tcPr>
            <w:tcW w:w="3823" w:type="dxa"/>
            <w:shd w:val="clear" w:color="auto" w:fill="auto"/>
            <w:noWrap/>
            <w:vAlign w:val="bottom"/>
            <w:hideMark/>
          </w:tcPr>
          <w:p w14:paraId="2D31F75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0EB22D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37208324</w:t>
            </w:r>
          </w:p>
        </w:tc>
        <w:tc>
          <w:tcPr>
            <w:tcW w:w="4536" w:type="dxa"/>
            <w:shd w:val="clear" w:color="auto" w:fill="auto"/>
            <w:noWrap/>
            <w:vAlign w:val="bottom"/>
            <w:hideMark/>
          </w:tcPr>
          <w:p w14:paraId="07A4889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ductal carcinoma of lower inner quadrant of left female breast</w:t>
            </w:r>
          </w:p>
        </w:tc>
      </w:tr>
      <w:tr w:rsidR="00AC538D" w:rsidRPr="002032A8" w14:paraId="0F8E49AD" w14:textId="77777777" w:rsidTr="00D05ED3">
        <w:trPr>
          <w:trHeight w:val="290"/>
        </w:trPr>
        <w:tc>
          <w:tcPr>
            <w:tcW w:w="3823" w:type="dxa"/>
            <w:shd w:val="clear" w:color="auto" w:fill="auto"/>
            <w:noWrap/>
            <w:vAlign w:val="bottom"/>
            <w:hideMark/>
          </w:tcPr>
          <w:p w14:paraId="0A41D9F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B547EAD"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37208325</w:t>
            </w:r>
          </w:p>
        </w:tc>
        <w:tc>
          <w:tcPr>
            <w:tcW w:w="4536" w:type="dxa"/>
            <w:shd w:val="clear" w:color="auto" w:fill="auto"/>
            <w:noWrap/>
            <w:vAlign w:val="bottom"/>
            <w:hideMark/>
          </w:tcPr>
          <w:p w14:paraId="138C7C6E"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ductal carcinoma of lower outer quadrant of left female breast</w:t>
            </w:r>
          </w:p>
        </w:tc>
      </w:tr>
      <w:tr w:rsidR="00AC538D" w:rsidRPr="002032A8" w14:paraId="1EBCBD66" w14:textId="77777777" w:rsidTr="00D05ED3">
        <w:trPr>
          <w:trHeight w:val="290"/>
        </w:trPr>
        <w:tc>
          <w:tcPr>
            <w:tcW w:w="3823" w:type="dxa"/>
            <w:shd w:val="clear" w:color="auto" w:fill="auto"/>
            <w:noWrap/>
            <w:vAlign w:val="bottom"/>
            <w:hideMark/>
          </w:tcPr>
          <w:p w14:paraId="60AD30C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F357F09"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37208326</w:t>
            </w:r>
          </w:p>
        </w:tc>
        <w:tc>
          <w:tcPr>
            <w:tcW w:w="4536" w:type="dxa"/>
            <w:shd w:val="clear" w:color="auto" w:fill="auto"/>
            <w:noWrap/>
            <w:vAlign w:val="bottom"/>
            <w:hideMark/>
          </w:tcPr>
          <w:p w14:paraId="72576B4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ductal carcinoma of axillary tail of right female breast</w:t>
            </w:r>
          </w:p>
        </w:tc>
      </w:tr>
      <w:tr w:rsidR="00AC538D" w:rsidRPr="002032A8" w14:paraId="18153265" w14:textId="77777777" w:rsidTr="00D05ED3">
        <w:trPr>
          <w:trHeight w:val="290"/>
        </w:trPr>
        <w:tc>
          <w:tcPr>
            <w:tcW w:w="3823" w:type="dxa"/>
            <w:shd w:val="clear" w:color="auto" w:fill="auto"/>
            <w:noWrap/>
            <w:vAlign w:val="bottom"/>
            <w:hideMark/>
          </w:tcPr>
          <w:p w14:paraId="49BAA3BB"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1828272F"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37208328</w:t>
            </w:r>
          </w:p>
        </w:tc>
        <w:tc>
          <w:tcPr>
            <w:tcW w:w="4536" w:type="dxa"/>
            <w:shd w:val="clear" w:color="auto" w:fill="auto"/>
            <w:noWrap/>
            <w:vAlign w:val="bottom"/>
            <w:hideMark/>
          </w:tcPr>
          <w:p w14:paraId="5773FF4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ductal carcinoma of lower inner quadrant of right female breast</w:t>
            </w:r>
          </w:p>
        </w:tc>
      </w:tr>
      <w:tr w:rsidR="00AC538D" w:rsidRPr="002032A8" w14:paraId="01DC91DF" w14:textId="77777777" w:rsidTr="00D05ED3">
        <w:trPr>
          <w:trHeight w:val="290"/>
        </w:trPr>
        <w:tc>
          <w:tcPr>
            <w:tcW w:w="3823" w:type="dxa"/>
            <w:shd w:val="clear" w:color="auto" w:fill="auto"/>
            <w:noWrap/>
            <w:vAlign w:val="bottom"/>
            <w:hideMark/>
          </w:tcPr>
          <w:p w14:paraId="003AF9E1"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7190CE27"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37208329</w:t>
            </w:r>
          </w:p>
        </w:tc>
        <w:tc>
          <w:tcPr>
            <w:tcW w:w="4536" w:type="dxa"/>
            <w:shd w:val="clear" w:color="auto" w:fill="auto"/>
            <w:noWrap/>
            <w:vAlign w:val="bottom"/>
            <w:hideMark/>
          </w:tcPr>
          <w:p w14:paraId="5B41AED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ductal carcinoma of lower outer quadrant of right female breast</w:t>
            </w:r>
          </w:p>
        </w:tc>
      </w:tr>
      <w:tr w:rsidR="00AC538D" w:rsidRPr="00AC538D" w14:paraId="6DE432E4" w14:textId="77777777" w:rsidTr="00D05ED3">
        <w:trPr>
          <w:trHeight w:val="290"/>
        </w:trPr>
        <w:tc>
          <w:tcPr>
            <w:tcW w:w="3823" w:type="dxa"/>
            <w:shd w:val="clear" w:color="auto" w:fill="auto"/>
            <w:noWrap/>
            <w:vAlign w:val="bottom"/>
            <w:hideMark/>
          </w:tcPr>
          <w:p w14:paraId="05D4DAD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51DC9192"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40486563</w:t>
            </w:r>
          </w:p>
        </w:tc>
        <w:tc>
          <w:tcPr>
            <w:tcW w:w="4536" w:type="dxa"/>
            <w:shd w:val="clear" w:color="auto" w:fill="auto"/>
            <w:noWrap/>
            <w:vAlign w:val="bottom"/>
            <w:hideMark/>
          </w:tcPr>
          <w:p w14:paraId="15C97D9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Carcinoma of female breast</w:t>
            </w:r>
          </w:p>
        </w:tc>
      </w:tr>
      <w:tr w:rsidR="00AC538D" w:rsidRPr="002032A8" w14:paraId="539D77F0" w14:textId="77777777" w:rsidTr="00D05ED3">
        <w:trPr>
          <w:trHeight w:val="290"/>
        </w:trPr>
        <w:tc>
          <w:tcPr>
            <w:tcW w:w="3823" w:type="dxa"/>
            <w:shd w:val="clear" w:color="auto" w:fill="auto"/>
            <w:noWrap/>
            <w:vAlign w:val="bottom"/>
            <w:hideMark/>
          </w:tcPr>
          <w:p w14:paraId="66814CA3"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0965F424"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40492507</w:t>
            </w:r>
          </w:p>
        </w:tc>
        <w:tc>
          <w:tcPr>
            <w:tcW w:w="4536" w:type="dxa"/>
            <w:shd w:val="clear" w:color="auto" w:fill="auto"/>
            <w:noWrap/>
            <w:vAlign w:val="bottom"/>
            <w:hideMark/>
          </w:tcPr>
          <w:p w14:paraId="2753C446"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r w:rsidRPr="00AC538D">
              <w:rPr>
                <w:rFonts w:ascii="Calibri" w:eastAsia="Times New Roman" w:hAnsi="Calibri" w:cs="Calibri"/>
                <w:color w:val="000000"/>
                <w:sz w:val="20"/>
                <w:szCs w:val="20"/>
                <w:lang w:val="en-GB" w:eastAsia="en-GB"/>
              </w:rPr>
              <w:t>Infiltrating duct carcinoma of female breast</w:t>
            </w:r>
          </w:p>
        </w:tc>
      </w:tr>
      <w:tr w:rsidR="00AC538D" w:rsidRPr="002032A8" w14:paraId="1C02B7FB" w14:textId="77777777" w:rsidTr="00D05ED3">
        <w:trPr>
          <w:trHeight w:val="290"/>
        </w:trPr>
        <w:tc>
          <w:tcPr>
            <w:tcW w:w="3823" w:type="dxa"/>
            <w:shd w:val="clear" w:color="auto" w:fill="auto"/>
            <w:noWrap/>
            <w:vAlign w:val="bottom"/>
            <w:hideMark/>
          </w:tcPr>
          <w:p w14:paraId="5B0F091A" w14:textId="77777777" w:rsidR="00AC538D" w:rsidRPr="00AC538D" w:rsidRDefault="00AC538D" w:rsidP="00AC538D">
            <w:pPr>
              <w:spacing w:after="0" w:line="240" w:lineRule="auto"/>
              <w:rPr>
                <w:rFonts w:ascii="Calibri" w:eastAsia="Times New Roman" w:hAnsi="Calibri" w:cs="Calibri"/>
                <w:color w:val="000000"/>
                <w:sz w:val="20"/>
                <w:szCs w:val="20"/>
                <w:lang w:val="en-GB" w:eastAsia="en-GB"/>
              </w:rPr>
            </w:pPr>
          </w:p>
        </w:tc>
        <w:tc>
          <w:tcPr>
            <w:tcW w:w="1134" w:type="dxa"/>
            <w:shd w:val="clear" w:color="auto" w:fill="auto"/>
            <w:noWrap/>
            <w:vAlign w:val="bottom"/>
            <w:hideMark/>
          </w:tcPr>
          <w:p w14:paraId="6ADD1F42" w14:textId="77777777" w:rsidR="00AC538D" w:rsidRPr="00AC538D" w:rsidRDefault="00AC538D" w:rsidP="00AC538D">
            <w:pPr>
              <w:spacing w:after="0" w:line="240" w:lineRule="auto"/>
              <w:rPr>
                <w:rFonts w:eastAsiaTheme="minorEastAsia"/>
                <w:color w:val="000000" w:themeColor="text1"/>
                <w:sz w:val="20"/>
                <w:szCs w:val="20"/>
                <w:lang w:val="en-GB" w:eastAsia="en-GB"/>
              </w:rPr>
            </w:pPr>
            <w:r w:rsidRPr="37B3DAA4">
              <w:rPr>
                <w:rFonts w:eastAsiaTheme="minorEastAsia"/>
                <w:color w:val="000000" w:themeColor="text1"/>
                <w:sz w:val="20"/>
                <w:szCs w:val="20"/>
                <w:lang w:val="en-GB" w:eastAsia="en-GB"/>
              </w:rPr>
              <w:t>37018660</w:t>
            </w:r>
          </w:p>
        </w:tc>
        <w:tc>
          <w:tcPr>
            <w:tcW w:w="4536" w:type="dxa"/>
            <w:shd w:val="clear" w:color="auto" w:fill="auto"/>
            <w:noWrap/>
            <w:vAlign w:val="bottom"/>
            <w:hideMark/>
          </w:tcPr>
          <w:p w14:paraId="400507A2" w14:textId="77777777" w:rsidR="00AC538D" w:rsidRPr="00AC538D" w:rsidRDefault="00AC538D" w:rsidP="00AC538D">
            <w:pPr>
              <w:spacing w:after="0" w:line="240" w:lineRule="auto"/>
              <w:rPr>
                <w:rFonts w:eastAsiaTheme="minorEastAsia"/>
                <w:color w:val="000000" w:themeColor="text1"/>
                <w:sz w:val="20"/>
                <w:szCs w:val="20"/>
                <w:lang w:val="en-GB" w:eastAsia="en-GB"/>
              </w:rPr>
            </w:pPr>
            <w:r w:rsidRPr="37B3DAA4">
              <w:rPr>
                <w:rFonts w:eastAsiaTheme="minorEastAsia"/>
                <w:color w:val="000000" w:themeColor="text1"/>
                <w:sz w:val="20"/>
                <w:szCs w:val="20"/>
                <w:lang w:val="en-GB" w:eastAsia="en-GB"/>
              </w:rPr>
              <w:t>Primary malignant inflammatory neoplasm of female breast</w:t>
            </w:r>
          </w:p>
        </w:tc>
      </w:tr>
      <w:tr w:rsidR="00AF39DE" w14:paraId="572E8CFC" w14:textId="77777777" w:rsidTr="00D05ED3">
        <w:trPr>
          <w:trHeight w:val="290"/>
        </w:trPr>
        <w:tc>
          <w:tcPr>
            <w:tcW w:w="3823" w:type="dxa"/>
            <w:shd w:val="clear" w:color="auto" w:fill="FFFFFF" w:themeFill="background2"/>
            <w:noWrap/>
            <w:vAlign w:val="bottom"/>
          </w:tcPr>
          <w:p w14:paraId="33C2A85C" w14:textId="431F27D5" w:rsidR="00AF39DE" w:rsidRDefault="00AF39DE" w:rsidP="3C506881">
            <w:pPr>
              <w:spacing w:line="240" w:lineRule="auto"/>
              <w:rPr>
                <w:rFonts w:ascii="Calibri" w:eastAsia="Times New Roman" w:hAnsi="Calibri" w:cs="Calibri"/>
                <w:b/>
                <w:bCs/>
                <w:color w:val="000000" w:themeColor="text1"/>
                <w:sz w:val="20"/>
                <w:szCs w:val="20"/>
                <w:lang w:val="en-GB" w:eastAsia="en-GB"/>
              </w:rPr>
            </w:pPr>
            <w:r w:rsidRPr="00AC538D">
              <w:rPr>
                <w:rFonts w:ascii="Calibri" w:eastAsia="Times New Roman" w:hAnsi="Calibri" w:cs="Calibri"/>
                <w:b/>
                <w:bCs/>
                <w:color w:val="000000"/>
                <w:sz w:val="20"/>
                <w:szCs w:val="20"/>
                <w:lang w:val="en-GB" w:eastAsia="en-GB"/>
              </w:rPr>
              <w:t>Endometrium</w:t>
            </w:r>
          </w:p>
        </w:tc>
        <w:tc>
          <w:tcPr>
            <w:tcW w:w="1134" w:type="dxa"/>
            <w:shd w:val="clear" w:color="auto" w:fill="auto"/>
            <w:noWrap/>
            <w:vAlign w:val="bottom"/>
          </w:tcPr>
          <w:p w14:paraId="4DC19B27" w14:textId="6D142FD3" w:rsidR="00AF39DE" w:rsidRPr="7672CF12" w:rsidRDefault="00AF39DE" w:rsidP="7672CF12">
            <w:pPr>
              <w:spacing w:after="0" w:line="240" w:lineRule="auto"/>
              <w:rPr>
                <w:rFonts w:ascii="Calibri" w:eastAsia="Times New Roman" w:hAnsi="Calibri" w:cs="Calibri"/>
                <w:color w:val="000000" w:themeColor="text1"/>
                <w:sz w:val="20"/>
                <w:szCs w:val="20"/>
                <w:lang w:eastAsia="en-GB"/>
              </w:rPr>
            </w:pPr>
            <w:r w:rsidRPr="37B3DAA4">
              <w:rPr>
                <w:rFonts w:eastAsiaTheme="minorEastAsia"/>
                <w:color w:val="000000" w:themeColor="text1"/>
                <w:sz w:val="20"/>
                <w:szCs w:val="20"/>
                <w:lang w:eastAsia="en-GB"/>
              </w:rPr>
              <w:t>4048226</w:t>
            </w:r>
          </w:p>
        </w:tc>
        <w:tc>
          <w:tcPr>
            <w:tcW w:w="4536" w:type="dxa"/>
            <w:shd w:val="clear" w:color="auto" w:fill="auto"/>
            <w:noWrap/>
            <w:vAlign w:val="bottom"/>
          </w:tcPr>
          <w:p w14:paraId="1769F6D2" w14:textId="4E5FC858" w:rsidR="00AF39DE" w:rsidRDefault="00000000" w:rsidP="7672CF12">
            <w:pPr>
              <w:spacing w:after="0" w:line="240" w:lineRule="auto"/>
            </w:pPr>
            <w:hyperlink r:id="rId38">
              <w:r w:rsidR="00AF39DE" w:rsidRPr="37B3DAA4">
                <w:rPr>
                  <w:rFonts w:eastAsiaTheme="minorEastAsia"/>
                  <w:color w:val="000000" w:themeColor="text1"/>
                  <w:sz w:val="20"/>
                  <w:szCs w:val="20"/>
                  <w:lang w:eastAsia="en-GB"/>
                </w:rPr>
                <w:t>Adenocarcinoma of endometrium</w:t>
              </w:r>
            </w:hyperlink>
          </w:p>
        </w:tc>
      </w:tr>
      <w:tr w:rsidR="00AF39DE" w14:paraId="62679D05" w14:textId="77777777" w:rsidTr="00D05ED3">
        <w:trPr>
          <w:trHeight w:val="290"/>
        </w:trPr>
        <w:tc>
          <w:tcPr>
            <w:tcW w:w="3823" w:type="dxa"/>
            <w:shd w:val="clear" w:color="auto" w:fill="FFFFFF" w:themeFill="background2"/>
            <w:noWrap/>
            <w:vAlign w:val="bottom"/>
          </w:tcPr>
          <w:p w14:paraId="64D50C92" w14:textId="77777777" w:rsidR="00AF39DE" w:rsidRDefault="00AF39DE" w:rsidP="3C50688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5C501D65" w14:textId="7E3F7FA7" w:rsidR="00AF39DE" w:rsidRPr="7672CF12" w:rsidRDefault="00AF39DE" w:rsidP="7672CF12">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4048225</w:t>
            </w:r>
          </w:p>
        </w:tc>
        <w:tc>
          <w:tcPr>
            <w:tcW w:w="4536" w:type="dxa"/>
            <w:shd w:val="clear" w:color="auto" w:fill="auto"/>
            <w:noWrap/>
            <w:vAlign w:val="bottom"/>
          </w:tcPr>
          <w:p w14:paraId="08849C2A" w14:textId="452E61A8" w:rsidR="00AF39DE" w:rsidRDefault="00000000" w:rsidP="7672CF12">
            <w:pPr>
              <w:spacing w:after="0" w:line="240" w:lineRule="auto"/>
            </w:pPr>
            <w:hyperlink r:id="rId39">
              <w:r w:rsidR="00AF39DE" w:rsidRPr="7672CF12">
                <w:rPr>
                  <w:rFonts w:ascii="Calibri" w:eastAsia="Times New Roman" w:hAnsi="Calibri" w:cs="Calibri"/>
                  <w:color w:val="000000" w:themeColor="text1"/>
                  <w:sz w:val="20"/>
                  <w:szCs w:val="20"/>
                  <w:lang w:eastAsia="en-GB"/>
                </w:rPr>
                <w:t>Neoplasm of endometrium</w:t>
              </w:r>
            </w:hyperlink>
          </w:p>
        </w:tc>
      </w:tr>
      <w:tr w:rsidR="3C506881" w14:paraId="79EE2F33" w14:textId="77777777" w:rsidTr="00D05ED3">
        <w:trPr>
          <w:trHeight w:val="290"/>
        </w:trPr>
        <w:tc>
          <w:tcPr>
            <w:tcW w:w="3823" w:type="dxa"/>
            <w:shd w:val="clear" w:color="auto" w:fill="FFFFFF" w:themeFill="background2"/>
            <w:noWrap/>
            <w:vAlign w:val="bottom"/>
            <w:hideMark/>
          </w:tcPr>
          <w:p w14:paraId="778B9D6D" w14:textId="2CDE9F46" w:rsidR="3C506881" w:rsidRDefault="3C506881" w:rsidP="3C50688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hideMark/>
          </w:tcPr>
          <w:p w14:paraId="4E903CAF" w14:textId="63BA2FFB" w:rsidR="04594EDA" w:rsidRDefault="04594EDA" w:rsidP="7672CF12">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40491873</w:t>
            </w:r>
          </w:p>
        </w:tc>
        <w:tc>
          <w:tcPr>
            <w:tcW w:w="4536" w:type="dxa"/>
            <w:shd w:val="clear" w:color="auto" w:fill="auto"/>
            <w:noWrap/>
            <w:vAlign w:val="bottom"/>
            <w:hideMark/>
          </w:tcPr>
          <w:p w14:paraId="65281E32" w14:textId="49382BEB" w:rsidR="001E3860" w:rsidRDefault="00000000" w:rsidP="7672CF12">
            <w:pPr>
              <w:spacing w:after="0" w:line="240" w:lineRule="auto"/>
              <w:rPr>
                <w:rFonts w:ascii="Calibri" w:eastAsia="Times New Roman" w:hAnsi="Calibri" w:cs="Calibri"/>
                <w:color w:val="000000" w:themeColor="text1"/>
                <w:sz w:val="20"/>
                <w:szCs w:val="20"/>
                <w:lang w:eastAsia="en-GB"/>
              </w:rPr>
            </w:pPr>
            <w:hyperlink r:id="rId40">
              <w:r w:rsidR="04594EDA" w:rsidRPr="7672CF12">
                <w:rPr>
                  <w:rFonts w:ascii="Calibri" w:eastAsia="Times New Roman" w:hAnsi="Calibri" w:cs="Calibri"/>
                  <w:color w:val="000000" w:themeColor="text1"/>
                  <w:sz w:val="20"/>
                  <w:szCs w:val="20"/>
                  <w:lang w:eastAsia="en-GB"/>
                </w:rPr>
                <w:t>Sarcoma of endometrium</w:t>
              </w:r>
            </w:hyperlink>
          </w:p>
        </w:tc>
      </w:tr>
      <w:tr w:rsidR="3C506881" w:rsidRPr="009A48FE" w14:paraId="38FADEDD" w14:textId="77777777" w:rsidTr="00D05ED3">
        <w:trPr>
          <w:trHeight w:val="290"/>
        </w:trPr>
        <w:tc>
          <w:tcPr>
            <w:tcW w:w="3823" w:type="dxa"/>
            <w:shd w:val="clear" w:color="auto" w:fill="FFFFFF" w:themeFill="background2"/>
            <w:noWrap/>
            <w:vAlign w:val="bottom"/>
            <w:hideMark/>
          </w:tcPr>
          <w:p w14:paraId="2AB92826" w14:textId="39992E37" w:rsidR="3C506881" w:rsidRDefault="3C506881" w:rsidP="3C50688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hideMark/>
          </w:tcPr>
          <w:p w14:paraId="546C570A" w14:textId="44E825B8" w:rsidR="04594EDA" w:rsidRDefault="04594EDA" w:rsidP="7672CF12">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4247238</w:t>
            </w:r>
          </w:p>
        </w:tc>
        <w:tc>
          <w:tcPr>
            <w:tcW w:w="4536" w:type="dxa"/>
            <w:shd w:val="clear" w:color="auto" w:fill="auto"/>
            <w:noWrap/>
            <w:vAlign w:val="bottom"/>
            <w:hideMark/>
          </w:tcPr>
          <w:p w14:paraId="38A0BA7B" w14:textId="18460D7F" w:rsidR="001E3860" w:rsidRPr="009A48FE" w:rsidRDefault="00000000" w:rsidP="7672CF12">
            <w:pPr>
              <w:spacing w:after="0" w:line="240" w:lineRule="auto"/>
              <w:rPr>
                <w:rFonts w:ascii="Calibri" w:eastAsia="Times New Roman" w:hAnsi="Calibri" w:cs="Calibri"/>
                <w:color w:val="000000" w:themeColor="text1"/>
                <w:sz w:val="20"/>
                <w:szCs w:val="20"/>
                <w:lang w:val="en-GB" w:eastAsia="en-GB"/>
              </w:rPr>
            </w:pPr>
            <w:hyperlink r:id="rId41">
              <w:r w:rsidR="04594EDA" w:rsidRPr="009A48FE">
                <w:rPr>
                  <w:rFonts w:ascii="Calibri" w:eastAsia="Times New Roman" w:hAnsi="Calibri" w:cs="Calibri"/>
                  <w:color w:val="000000" w:themeColor="text1"/>
                  <w:sz w:val="20"/>
                  <w:szCs w:val="20"/>
                  <w:lang w:val="en-GB" w:eastAsia="en-GB"/>
                </w:rPr>
                <w:t>Primary malignant neoplasm of endometrium</w:t>
              </w:r>
            </w:hyperlink>
          </w:p>
        </w:tc>
      </w:tr>
      <w:tr w:rsidR="00AF13A1" w:rsidRPr="009A48FE" w14:paraId="04D33C72" w14:textId="77777777" w:rsidTr="00D05ED3">
        <w:trPr>
          <w:trHeight w:val="290"/>
        </w:trPr>
        <w:tc>
          <w:tcPr>
            <w:tcW w:w="3823" w:type="dxa"/>
            <w:shd w:val="clear" w:color="auto" w:fill="FFFFFF" w:themeFill="background2"/>
            <w:noWrap/>
            <w:vAlign w:val="bottom"/>
          </w:tcPr>
          <w:p w14:paraId="369BC937" w14:textId="77777777" w:rsidR="00AF13A1" w:rsidRDefault="00AF13A1" w:rsidP="3C50688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11831422" w14:textId="0D39F161" w:rsidR="00AF13A1" w:rsidRPr="7672CF12" w:rsidRDefault="00AF13A1" w:rsidP="7672CF12">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37115735</w:t>
            </w:r>
          </w:p>
        </w:tc>
        <w:tc>
          <w:tcPr>
            <w:tcW w:w="4536" w:type="dxa"/>
            <w:shd w:val="clear" w:color="auto" w:fill="auto"/>
            <w:noWrap/>
            <w:vAlign w:val="bottom"/>
          </w:tcPr>
          <w:p w14:paraId="6CA804F6" w14:textId="2495EA19" w:rsidR="00AF13A1" w:rsidRDefault="00000000" w:rsidP="7672CF12">
            <w:pPr>
              <w:spacing w:after="0" w:line="240" w:lineRule="auto"/>
            </w:pPr>
            <w:hyperlink r:id="rId42">
              <w:r w:rsidR="00AF13A1" w:rsidRPr="7672CF12">
                <w:rPr>
                  <w:rFonts w:ascii="Calibri" w:eastAsia="Times New Roman" w:hAnsi="Calibri" w:cs="Calibri"/>
                  <w:color w:val="000000" w:themeColor="text1"/>
                  <w:sz w:val="20"/>
                  <w:szCs w:val="20"/>
                  <w:lang w:eastAsia="en-GB"/>
                </w:rPr>
                <w:t>Endometrial carcinosarcoma</w:t>
              </w:r>
            </w:hyperlink>
          </w:p>
        </w:tc>
      </w:tr>
      <w:tr w:rsidR="00AF13A1" w:rsidRPr="009A48FE" w14:paraId="6C451017" w14:textId="77777777" w:rsidTr="00D05ED3">
        <w:trPr>
          <w:trHeight w:val="290"/>
        </w:trPr>
        <w:tc>
          <w:tcPr>
            <w:tcW w:w="3823" w:type="dxa"/>
            <w:shd w:val="clear" w:color="auto" w:fill="FFFFFF" w:themeFill="background2"/>
            <w:noWrap/>
            <w:vAlign w:val="bottom"/>
          </w:tcPr>
          <w:p w14:paraId="780AB709" w14:textId="77777777" w:rsidR="00AF13A1" w:rsidRDefault="00AF13A1" w:rsidP="3C50688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4E1CD4EC" w14:textId="3CEC234D" w:rsidR="00AF13A1" w:rsidRPr="7672CF12" w:rsidRDefault="00AF13A1" w:rsidP="7672CF12">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40489883</w:t>
            </w:r>
          </w:p>
        </w:tc>
        <w:tc>
          <w:tcPr>
            <w:tcW w:w="4536" w:type="dxa"/>
            <w:shd w:val="clear" w:color="auto" w:fill="auto"/>
            <w:noWrap/>
            <w:vAlign w:val="bottom"/>
          </w:tcPr>
          <w:p w14:paraId="432136EE" w14:textId="016CA1DA" w:rsidR="00AF13A1" w:rsidRDefault="00000000" w:rsidP="7672CF12">
            <w:pPr>
              <w:spacing w:after="0" w:line="240" w:lineRule="auto"/>
            </w:pPr>
            <w:hyperlink r:id="rId43">
              <w:r w:rsidR="00AF13A1" w:rsidRPr="7672CF12">
                <w:rPr>
                  <w:rFonts w:ascii="Calibri" w:eastAsia="Times New Roman" w:hAnsi="Calibri" w:cs="Calibri"/>
                  <w:color w:val="000000" w:themeColor="text1"/>
                  <w:sz w:val="20"/>
                  <w:szCs w:val="20"/>
                  <w:lang w:eastAsia="en-GB"/>
                </w:rPr>
                <w:t>Endometrial stromal tumor</w:t>
              </w:r>
            </w:hyperlink>
          </w:p>
        </w:tc>
      </w:tr>
      <w:tr w:rsidR="00AF13A1" w:rsidRPr="009A48FE" w14:paraId="1536DF51" w14:textId="77777777" w:rsidTr="00D05ED3">
        <w:trPr>
          <w:trHeight w:val="290"/>
        </w:trPr>
        <w:tc>
          <w:tcPr>
            <w:tcW w:w="3823" w:type="dxa"/>
            <w:shd w:val="clear" w:color="auto" w:fill="FFFFFF" w:themeFill="background2"/>
            <w:noWrap/>
            <w:vAlign w:val="bottom"/>
          </w:tcPr>
          <w:p w14:paraId="214C45CA" w14:textId="77777777" w:rsidR="00AF13A1" w:rsidRDefault="00AF13A1" w:rsidP="00AF13A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061E103B" w14:textId="7B09F6FE" w:rsidR="00AF13A1" w:rsidRPr="7672CF12" w:rsidRDefault="00AF13A1" w:rsidP="00AF13A1">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37116597</w:t>
            </w:r>
          </w:p>
        </w:tc>
        <w:tc>
          <w:tcPr>
            <w:tcW w:w="4536" w:type="dxa"/>
            <w:shd w:val="clear" w:color="auto" w:fill="auto"/>
            <w:noWrap/>
            <w:vAlign w:val="bottom"/>
          </w:tcPr>
          <w:p w14:paraId="4A61639A" w14:textId="23405688" w:rsidR="00AF13A1" w:rsidRDefault="00000000" w:rsidP="00AF13A1">
            <w:pPr>
              <w:spacing w:after="0" w:line="240" w:lineRule="auto"/>
            </w:pPr>
            <w:hyperlink r:id="rId44">
              <w:r w:rsidR="00AF13A1" w:rsidRPr="009A48FE">
                <w:rPr>
                  <w:rFonts w:ascii="Calibri" w:eastAsia="Times New Roman" w:hAnsi="Calibri" w:cs="Calibri"/>
                  <w:color w:val="000000" w:themeColor="text1"/>
                  <w:sz w:val="20"/>
                  <w:szCs w:val="20"/>
                  <w:lang w:val="en-GB" w:eastAsia="en-GB"/>
                </w:rPr>
                <w:t>Primary undifferentiated carcinoma of endometrium</w:t>
              </w:r>
            </w:hyperlink>
          </w:p>
        </w:tc>
      </w:tr>
      <w:tr w:rsidR="00AF13A1" w:rsidRPr="009A48FE" w14:paraId="79F48BDB" w14:textId="77777777" w:rsidTr="00D05ED3">
        <w:trPr>
          <w:trHeight w:val="290"/>
        </w:trPr>
        <w:tc>
          <w:tcPr>
            <w:tcW w:w="3823" w:type="dxa"/>
            <w:shd w:val="clear" w:color="auto" w:fill="FFFFFF" w:themeFill="background2"/>
            <w:noWrap/>
            <w:vAlign w:val="bottom"/>
          </w:tcPr>
          <w:p w14:paraId="7521EE21" w14:textId="77777777" w:rsidR="00AF13A1" w:rsidRDefault="00AF13A1" w:rsidP="00AF13A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31B961AC" w14:textId="37C81F8B" w:rsidR="00AF13A1" w:rsidRPr="7672CF12" w:rsidRDefault="00AF13A1" w:rsidP="00AF13A1">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37116596</w:t>
            </w:r>
          </w:p>
        </w:tc>
        <w:tc>
          <w:tcPr>
            <w:tcW w:w="4536" w:type="dxa"/>
            <w:shd w:val="clear" w:color="auto" w:fill="auto"/>
            <w:noWrap/>
            <w:vAlign w:val="bottom"/>
          </w:tcPr>
          <w:p w14:paraId="2FE4DCBA" w14:textId="55F05AF1" w:rsidR="00AF13A1" w:rsidRDefault="00000000" w:rsidP="00AF13A1">
            <w:pPr>
              <w:spacing w:after="0" w:line="240" w:lineRule="auto"/>
            </w:pPr>
            <w:hyperlink r:id="rId45">
              <w:r w:rsidR="00AF13A1" w:rsidRPr="009A48FE">
                <w:rPr>
                  <w:rFonts w:ascii="Calibri" w:eastAsia="Times New Roman" w:hAnsi="Calibri" w:cs="Calibri"/>
                  <w:color w:val="000000" w:themeColor="text1"/>
                  <w:sz w:val="20"/>
                  <w:szCs w:val="20"/>
                  <w:lang w:val="en-GB" w:eastAsia="en-GB"/>
                </w:rPr>
                <w:t>Primary squamous cell carcinoma of endometrium</w:t>
              </w:r>
            </w:hyperlink>
          </w:p>
        </w:tc>
      </w:tr>
      <w:tr w:rsidR="00AF13A1" w:rsidRPr="009A48FE" w14:paraId="76F60D99" w14:textId="77777777" w:rsidTr="00D05ED3">
        <w:trPr>
          <w:trHeight w:val="290"/>
        </w:trPr>
        <w:tc>
          <w:tcPr>
            <w:tcW w:w="3823" w:type="dxa"/>
            <w:shd w:val="clear" w:color="auto" w:fill="FFFFFF" w:themeFill="background2"/>
            <w:noWrap/>
            <w:vAlign w:val="bottom"/>
          </w:tcPr>
          <w:p w14:paraId="66ABE9F7" w14:textId="77777777" w:rsidR="00AF13A1" w:rsidRDefault="00AF13A1" w:rsidP="00AF13A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6C3B8809" w14:textId="3DA283D8" w:rsidR="00AF13A1" w:rsidRPr="7672CF12" w:rsidRDefault="00AF13A1" w:rsidP="00AF13A1">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36716616</w:t>
            </w:r>
          </w:p>
        </w:tc>
        <w:tc>
          <w:tcPr>
            <w:tcW w:w="4536" w:type="dxa"/>
            <w:shd w:val="clear" w:color="auto" w:fill="auto"/>
            <w:noWrap/>
            <w:vAlign w:val="bottom"/>
          </w:tcPr>
          <w:p w14:paraId="42DEC345" w14:textId="435C4EB0" w:rsidR="00AF13A1" w:rsidRDefault="00000000" w:rsidP="00AF13A1">
            <w:pPr>
              <w:spacing w:after="0" w:line="240" w:lineRule="auto"/>
            </w:pPr>
            <w:hyperlink r:id="rId46">
              <w:r w:rsidR="00AF13A1" w:rsidRPr="009A48FE">
                <w:rPr>
                  <w:rFonts w:ascii="Calibri" w:eastAsia="Times New Roman" w:hAnsi="Calibri" w:cs="Calibri"/>
                  <w:color w:val="000000" w:themeColor="text1"/>
                  <w:sz w:val="20"/>
                  <w:szCs w:val="20"/>
                  <w:lang w:val="en-GB" w:eastAsia="en-GB"/>
                </w:rPr>
                <w:t>Primary small cell carcinoma of endometrium</w:t>
              </w:r>
            </w:hyperlink>
          </w:p>
        </w:tc>
      </w:tr>
      <w:tr w:rsidR="00AF13A1" w:rsidRPr="009A48FE" w14:paraId="7E03477A" w14:textId="77777777" w:rsidTr="00D05ED3">
        <w:trPr>
          <w:trHeight w:val="290"/>
        </w:trPr>
        <w:tc>
          <w:tcPr>
            <w:tcW w:w="3823" w:type="dxa"/>
            <w:shd w:val="clear" w:color="auto" w:fill="FFFFFF" w:themeFill="background2"/>
            <w:noWrap/>
            <w:vAlign w:val="bottom"/>
          </w:tcPr>
          <w:p w14:paraId="41ABDEEE" w14:textId="77777777" w:rsidR="00AF13A1" w:rsidRDefault="00AF13A1" w:rsidP="00AF13A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79942414" w14:textId="63281B93" w:rsidR="00AF13A1" w:rsidRPr="7672CF12" w:rsidRDefault="00AF13A1" w:rsidP="00AF13A1">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4110871</w:t>
            </w:r>
          </w:p>
        </w:tc>
        <w:tc>
          <w:tcPr>
            <w:tcW w:w="4536" w:type="dxa"/>
            <w:shd w:val="clear" w:color="auto" w:fill="auto"/>
            <w:noWrap/>
            <w:vAlign w:val="bottom"/>
          </w:tcPr>
          <w:p w14:paraId="43390861" w14:textId="2C6E0D6C" w:rsidR="00AF13A1" w:rsidRDefault="00000000" w:rsidP="00AF13A1">
            <w:pPr>
              <w:spacing w:after="0" w:line="240" w:lineRule="auto"/>
            </w:pPr>
            <w:hyperlink r:id="rId47">
              <w:r w:rsidR="00AF13A1" w:rsidRPr="7672CF12">
                <w:rPr>
                  <w:rFonts w:ascii="Calibri" w:eastAsia="Times New Roman" w:hAnsi="Calibri" w:cs="Calibri"/>
                  <w:color w:val="000000" w:themeColor="text1"/>
                  <w:sz w:val="20"/>
                  <w:szCs w:val="20"/>
                  <w:lang w:eastAsia="en-GB"/>
                </w:rPr>
                <w:t>Endometrial carcinoma</w:t>
              </w:r>
            </w:hyperlink>
          </w:p>
        </w:tc>
      </w:tr>
      <w:tr w:rsidR="00AF13A1" w:rsidRPr="009A48FE" w14:paraId="185FAC45" w14:textId="77777777" w:rsidTr="00D05ED3">
        <w:trPr>
          <w:trHeight w:val="290"/>
        </w:trPr>
        <w:tc>
          <w:tcPr>
            <w:tcW w:w="3823" w:type="dxa"/>
            <w:shd w:val="clear" w:color="auto" w:fill="FFFFFF" w:themeFill="background2"/>
            <w:noWrap/>
            <w:vAlign w:val="bottom"/>
          </w:tcPr>
          <w:p w14:paraId="7B91A099" w14:textId="61144A81" w:rsidR="00AF13A1" w:rsidRDefault="00AF13A1" w:rsidP="00AF13A1">
            <w:pPr>
              <w:spacing w:line="240" w:lineRule="auto"/>
              <w:rPr>
                <w:rFonts w:ascii="Calibri" w:eastAsia="Times New Roman" w:hAnsi="Calibri" w:cs="Calibri"/>
                <w:b/>
                <w:bCs/>
                <w:color w:val="000000" w:themeColor="text1"/>
                <w:sz w:val="20"/>
                <w:szCs w:val="20"/>
                <w:lang w:val="en-GB" w:eastAsia="en-GB"/>
              </w:rPr>
            </w:pPr>
            <w:r w:rsidRPr="00860DAE">
              <w:rPr>
                <w:rFonts w:ascii="Calibri" w:eastAsia="Calibri" w:hAnsi="Calibri" w:cs="Calibri"/>
                <w:b/>
                <w:color w:val="000000" w:themeColor="text1"/>
              </w:rPr>
              <w:lastRenderedPageBreak/>
              <w:t>Lymphoma</w:t>
            </w:r>
          </w:p>
        </w:tc>
        <w:tc>
          <w:tcPr>
            <w:tcW w:w="1134" w:type="dxa"/>
            <w:shd w:val="clear" w:color="auto" w:fill="auto"/>
            <w:noWrap/>
            <w:vAlign w:val="bottom"/>
          </w:tcPr>
          <w:p w14:paraId="1CCB09F7" w14:textId="17BD643D" w:rsidR="00AF13A1" w:rsidRPr="7672CF12" w:rsidRDefault="00AF13A1" w:rsidP="00AF13A1">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147411</w:t>
            </w:r>
          </w:p>
        </w:tc>
        <w:tc>
          <w:tcPr>
            <w:tcW w:w="4536" w:type="dxa"/>
            <w:shd w:val="clear" w:color="auto" w:fill="auto"/>
            <w:noWrap/>
            <w:vAlign w:val="bottom"/>
          </w:tcPr>
          <w:p w14:paraId="344A104A" w14:textId="29D35C0B" w:rsidR="00AF13A1" w:rsidRDefault="00000000" w:rsidP="00AF13A1">
            <w:pPr>
              <w:spacing w:after="0" w:line="240" w:lineRule="auto"/>
            </w:pPr>
            <w:hyperlink r:id="rId48">
              <w:r w:rsidR="00AF13A1" w:rsidRPr="7672CF12">
                <w:rPr>
                  <w:rFonts w:ascii="Calibri" w:eastAsia="Times New Roman" w:hAnsi="Calibri" w:cs="Calibri"/>
                  <w:color w:val="000000" w:themeColor="text1"/>
                  <w:sz w:val="20"/>
                  <w:szCs w:val="20"/>
                  <w:lang w:eastAsia="en-GB"/>
                </w:rPr>
                <w:t>Follicular non-Hodgkin's lymphoma</w:t>
              </w:r>
            </w:hyperlink>
          </w:p>
        </w:tc>
      </w:tr>
      <w:tr w:rsidR="00AF13A1" w:rsidRPr="009A48FE" w14:paraId="5B58FBC7" w14:textId="77777777" w:rsidTr="00D05ED3">
        <w:trPr>
          <w:trHeight w:val="290"/>
        </w:trPr>
        <w:tc>
          <w:tcPr>
            <w:tcW w:w="3823" w:type="dxa"/>
            <w:shd w:val="clear" w:color="auto" w:fill="FFFFFF" w:themeFill="background2"/>
            <w:noWrap/>
            <w:vAlign w:val="bottom"/>
          </w:tcPr>
          <w:p w14:paraId="47256912" w14:textId="77777777" w:rsidR="00AF13A1" w:rsidRDefault="00AF13A1" w:rsidP="00AF13A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013CC2B1" w14:textId="05913CFC" w:rsidR="00AF13A1" w:rsidRPr="7672CF12" w:rsidRDefault="00AF13A1" w:rsidP="00AF13A1">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4038838</w:t>
            </w:r>
          </w:p>
        </w:tc>
        <w:tc>
          <w:tcPr>
            <w:tcW w:w="4536" w:type="dxa"/>
            <w:shd w:val="clear" w:color="auto" w:fill="auto"/>
            <w:noWrap/>
            <w:vAlign w:val="bottom"/>
          </w:tcPr>
          <w:p w14:paraId="1305AA0A" w14:textId="2C0BD7DB" w:rsidR="00AF13A1" w:rsidRDefault="00000000" w:rsidP="00AF13A1">
            <w:pPr>
              <w:spacing w:after="0" w:line="240" w:lineRule="auto"/>
            </w:pPr>
            <w:hyperlink r:id="rId49">
              <w:r w:rsidR="00AF13A1" w:rsidRPr="7672CF12">
                <w:rPr>
                  <w:rFonts w:ascii="Calibri" w:eastAsia="Times New Roman" w:hAnsi="Calibri" w:cs="Calibri"/>
                  <w:color w:val="000000" w:themeColor="text1"/>
                  <w:sz w:val="20"/>
                  <w:szCs w:val="20"/>
                  <w:lang w:eastAsia="en-GB"/>
                </w:rPr>
                <w:t>Non-Hodgkin's lymphoma (clinical)</w:t>
              </w:r>
            </w:hyperlink>
          </w:p>
        </w:tc>
      </w:tr>
      <w:tr w:rsidR="00AF13A1" w:rsidRPr="009A48FE" w14:paraId="700562F6" w14:textId="77777777" w:rsidTr="00D05ED3">
        <w:trPr>
          <w:trHeight w:val="290"/>
        </w:trPr>
        <w:tc>
          <w:tcPr>
            <w:tcW w:w="3823" w:type="dxa"/>
            <w:shd w:val="clear" w:color="auto" w:fill="FFFFFF" w:themeFill="background2"/>
            <w:noWrap/>
            <w:vAlign w:val="bottom"/>
          </w:tcPr>
          <w:p w14:paraId="0F689A4A" w14:textId="77777777" w:rsidR="00AF13A1" w:rsidRDefault="00AF13A1" w:rsidP="00AF13A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3AF3B17F" w14:textId="23146B75" w:rsidR="00AF13A1" w:rsidRPr="7672CF12" w:rsidRDefault="00AF13A1" w:rsidP="00AF13A1">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432571</w:t>
            </w:r>
          </w:p>
        </w:tc>
        <w:tc>
          <w:tcPr>
            <w:tcW w:w="4536" w:type="dxa"/>
            <w:shd w:val="clear" w:color="auto" w:fill="auto"/>
            <w:noWrap/>
            <w:vAlign w:val="bottom"/>
          </w:tcPr>
          <w:p w14:paraId="31ED19D9" w14:textId="13176385" w:rsidR="00AF13A1" w:rsidRDefault="00000000" w:rsidP="00AF13A1">
            <w:pPr>
              <w:spacing w:after="0" w:line="240" w:lineRule="auto"/>
            </w:pPr>
            <w:hyperlink r:id="rId50">
              <w:r w:rsidR="00AF13A1" w:rsidRPr="7672CF12">
                <w:rPr>
                  <w:rFonts w:ascii="Calibri" w:eastAsia="Times New Roman" w:hAnsi="Calibri" w:cs="Calibri"/>
                  <w:color w:val="000000" w:themeColor="text1"/>
                  <w:sz w:val="20"/>
                  <w:szCs w:val="20"/>
                  <w:lang w:eastAsia="en-GB"/>
                </w:rPr>
                <w:t>Malignant lymphoma</w:t>
              </w:r>
            </w:hyperlink>
          </w:p>
        </w:tc>
      </w:tr>
      <w:tr w:rsidR="00AF13A1" w:rsidRPr="009A48FE" w14:paraId="1F13BCF0" w14:textId="77777777" w:rsidTr="00D05ED3">
        <w:trPr>
          <w:trHeight w:val="290"/>
        </w:trPr>
        <w:tc>
          <w:tcPr>
            <w:tcW w:w="3823" w:type="dxa"/>
            <w:shd w:val="clear" w:color="auto" w:fill="FFFFFF" w:themeFill="background2"/>
            <w:noWrap/>
            <w:vAlign w:val="bottom"/>
          </w:tcPr>
          <w:p w14:paraId="4D6E7951" w14:textId="77777777" w:rsidR="00AF13A1" w:rsidRDefault="00AF13A1" w:rsidP="00AF13A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2230EDB2" w14:textId="3C1B8392" w:rsidR="00AF13A1" w:rsidRPr="7672CF12" w:rsidRDefault="00AF13A1" w:rsidP="00AF13A1">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35624275</w:t>
            </w:r>
          </w:p>
        </w:tc>
        <w:tc>
          <w:tcPr>
            <w:tcW w:w="4536" w:type="dxa"/>
            <w:shd w:val="clear" w:color="auto" w:fill="auto"/>
            <w:noWrap/>
            <w:vAlign w:val="bottom"/>
          </w:tcPr>
          <w:p w14:paraId="4A1B9443" w14:textId="06935A46" w:rsidR="00AF13A1" w:rsidRDefault="00000000" w:rsidP="00AF13A1">
            <w:pPr>
              <w:spacing w:after="0" w:line="240" w:lineRule="auto"/>
            </w:pPr>
            <w:hyperlink r:id="rId51">
              <w:r w:rsidR="00AF13A1" w:rsidRPr="7672CF12">
                <w:rPr>
                  <w:rFonts w:ascii="Calibri" w:eastAsia="Times New Roman" w:hAnsi="Calibri" w:cs="Calibri"/>
                  <w:color w:val="000000" w:themeColor="text1"/>
                  <w:sz w:val="20"/>
                  <w:szCs w:val="20"/>
                  <w:lang w:eastAsia="en-GB"/>
                </w:rPr>
                <w:t>Primary bone lymphoma</w:t>
              </w:r>
            </w:hyperlink>
          </w:p>
        </w:tc>
      </w:tr>
      <w:tr w:rsidR="00AF13A1" w:rsidRPr="009A48FE" w14:paraId="27B5A28C" w14:textId="77777777" w:rsidTr="00D05ED3">
        <w:trPr>
          <w:trHeight w:val="290"/>
        </w:trPr>
        <w:tc>
          <w:tcPr>
            <w:tcW w:w="3823" w:type="dxa"/>
            <w:shd w:val="clear" w:color="auto" w:fill="FFFFFF" w:themeFill="background2"/>
            <w:noWrap/>
            <w:vAlign w:val="bottom"/>
          </w:tcPr>
          <w:p w14:paraId="00D4278B" w14:textId="77777777" w:rsidR="00AF13A1" w:rsidRDefault="00AF13A1" w:rsidP="00AF13A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65FDB48B" w14:textId="0E33473F" w:rsidR="00AF13A1" w:rsidRPr="7672CF12" w:rsidRDefault="00AF13A1" w:rsidP="00AF13A1">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373152</w:t>
            </w:r>
          </w:p>
        </w:tc>
        <w:tc>
          <w:tcPr>
            <w:tcW w:w="4536" w:type="dxa"/>
            <w:shd w:val="clear" w:color="auto" w:fill="auto"/>
            <w:noWrap/>
            <w:vAlign w:val="bottom"/>
          </w:tcPr>
          <w:p w14:paraId="5104296A" w14:textId="6040F654" w:rsidR="00AF13A1" w:rsidRDefault="00000000" w:rsidP="00AF13A1">
            <w:pPr>
              <w:spacing w:after="0" w:line="240" w:lineRule="auto"/>
            </w:pPr>
            <w:hyperlink r:id="rId52">
              <w:r w:rsidR="00AF13A1" w:rsidRPr="009A48FE">
                <w:rPr>
                  <w:rFonts w:ascii="Calibri" w:eastAsia="Times New Roman" w:hAnsi="Calibri" w:cs="Calibri"/>
                  <w:color w:val="000000" w:themeColor="text1"/>
                  <w:sz w:val="20"/>
                  <w:szCs w:val="20"/>
                  <w:lang w:val="en-GB" w:eastAsia="en-GB"/>
                </w:rPr>
                <w:t>Primary central nervous system lymphoma</w:t>
              </w:r>
            </w:hyperlink>
          </w:p>
        </w:tc>
      </w:tr>
      <w:tr w:rsidR="00AF13A1" w:rsidRPr="009A48FE" w14:paraId="4DBC86D8" w14:textId="77777777" w:rsidTr="00D05ED3">
        <w:trPr>
          <w:trHeight w:val="290"/>
        </w:trPr>
        <w:tc>
          <w:tcPr>
            <w:tcW w:w="3823" w:type="dxa"/>
            <w:shd w:val="clear" w:color="auto" w:fill="FFFFFF" w:themeFill="background2"/>
            <w:noWrap/>
            <w:vAlign w:val="bottom"/>
          </w:tcPr>
          <w:p w14:paraId="39382D22" w14:textId="77777777" w:rsidR="00AF13A1" w:rsidRDefault="00AF13A1" w:rsidP="00AF13A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3B2848CB" w14:textId="461D071A" w:rsidR="00AF13A1" w:rsidRPr="7672CF12" w:rsidRDefault="00AF13A1" w:rsidP="00AF13A1">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4002358</w:t>
            </w:r>
          </w:p>
        </w:tc>
        <w:tc>
          <w:tcPr>
            <w:tcW w:w="4536" w:type="dxa"/>
            <w:shd w:val="clear" w:color="auto" w:fill="auto"/>
            <w:noWrap/>
            <w:vAlign w:val="bottom"/>
          </w:tcPr>
          <w:p w14:paraId="137D6C9D" w14:textId="62A63C1F" w:rsidR="00AF13A1" w:rsidRDefault="00000000" w:rsidP="00AF13A1">
            <w:pPr>
              <w:spacing w:after="0" w:line="240" w:lineRule="auto"/>
            </w:pPr>
            <w:hyperlink r:id="rId53">
              <w:r w:rsidR="00AF13A1" w:rsidRPr="7672CF12">
                <w:rPr>
                  <w:rFonts w:ascii="Calibri" w:eastAsia="Times New Roman" w:hAnsi="Calibri" w:cs="Calibri"/>
                  <w:color w:val="000000" w:themeColor="text1"/>
                  <w:sz w:val="20"/>
                  <w:szCs w:val="20"/>
                  <w:lang w:eastAsia="en-GB"/>
                </w:rPr>
                <w:t>Lymphoepithelioid lymphoma (clinical)</w:t>
              </w:r>
            </w:hyperlink>
          </w:p>
        </w:tc>
      </w:tr>
      <w:tr w:rsidR="00AF13A1" w:rsidRPr="009A48FE" w14:paraId="59A8BE8E" w14:textId="77777777" w:rsidTr="00D05ED3">
        <w:trPr>
          <w:trHeight w:val="290"/>
        </w:trPr>
        <w:tc>
          <w:tcPr>
            <w:tcW w:w="3823" w:type="dxa"/>
            <w:shd w:val="clear" w:color="auto" w:fill="FFFFFF" w:themeFill="background2"/>
            <w:noWrap/>
            <w:vAlign w:val="bottom"/>
          </w:tcPr>
          <w:p w14:paraId="39E71A15" w14:textId="77777777" w:rsidR="00AF13A1" w:rsidRDefault="00AF13A1" w:rsidP="00AF13A1">
            <w:pPr>
              <w:spacing w:line="240" w:lineRule="auto"/>
              <w:rPr>
                <w:rFonts w:ascii="Calibri" w:eastAsia="Times New Roman" w:hAnsi="Calibri" w:cs="Calibri"/>
                <w:b/>
                <w:bCs/>
                <w:color w:val="000000" w:themeColor="text1"/>
                <w:sz w:val="20"/>
                <w:szCs w:val="20"/>
                <w:lang w:val="en-GB" w:eastAsia="en-GB"/>
              </w:rPr>
            </w:pPr>
          </w:p>
        </w:tc>
        <w:tc>
          <w:tcPr>
            <w:tcW w:w="1134" w:type="dxa"/>
            <w:shd w:val="clear" w:color="auto" w:fill="auto"/>
            <w:noWrap/>
            <w:vAlign w:val="bottom"/>
          </w:tcPr>
          <w:p w14:paraId="71E0755D" w14:textId="706758A3" w:rsidR="00AF13A1" w:rsidRPr="7672CF12" w:rsidRDefault="00AF13A1" w:rsidP="00AF13A1">
            <w:pPr>
              <w:spacing w:after="0" w:line="240" w:lineRule="auto"/>
              <w:rPr>
                <w:rFonts w:ascii="Calibri" w:eastAsia="Times New Roman" w:hAnsi="Calibri" w:cs="Calibri"/>
                <w:color w:val="000000" w:themeColor="text1"/>
                <w:sz w:val="20"/>
                <w:szCs w:val="20"/>
                <w:lang w:eastAsia="en-GB"/>
              </w:rPr>
            </w:pPr>
            <w:r w:rsidRPr="7672CF12">
              <w:rPr>
                <w:rFonts w:ascii="Calibri" w:eastAsia="Times New Roman" w:hAnsi="Calibri" w:cs="Calibri"/>
                <w:color w:val="000000" w:themeColor="text1"/>
                <w:sz w:val="20"/>
                <w:szCs w:val="20"/>
                <w:lang w:eastAsia="en-GB"/>
              </w:rPr>
              <w:t>4174442</w:t>
            </w:r>
          </w:p>
        </w:tc>
        <w:tc>
          <w:tcPr>
            <w:tcW w:w="4536" w:type="dxa"/>
            <w:shd w:val="clear" w:color="auto" w:fill="auto"/>
            <w:noWrap/>
            <w:vAlign w:val="bottom"/>
          </w:tcPr>
          <w:p w14:paraId="4B03538A" w14:textId="6F1AED2C" w:rsidR="00AF13A1" w:rsidRDefault="00AF13A1" w:rsidP="00AF13A1">
            <w:pPr>
              <w:spacing w:after="0" w:line="240" w:lineRule="auto"/>
            </w:pPr>
            <w:r>
              <w:t>L</w:t>
            </w:r>
            <w:r w:rsidRPr="00AF13A1">
              <w:t>ymphoma of intestine</w:t>
            </w:r>
          </w:p>
        </w:tc>
      </w:tr>
    </w:tbl>
    <w:p w14:paraId="4753CD99" w14:textId="35879745" w:rsidR="00CF5EE7" w:rsidRPr="00F01937" w:rsidRDefault="00CF5EE7" w:rsidP="00CF5EE7">
      <w:pPr>
        <w:pStyle w:val="paragraph"/>
        <w:spacing w:before="0" w:beforeAutospacing="0" w:after="0" w:afterAutospacing="0"/>
        <w:textAlignment w:val="baseline"/>
        <w:rPr>
          <w:rFonts w:ascii="Segoe UI" w:hAnsi="Segoe UI" w:cs="Segoe UI"/>
          <w:sz w:val="18"/>
          <w:szCs w:val="18"/>
          <w:lang w:val="en-GB"/>
        </w:rPr>
      </w:pPr>
      <w:r w:rsidRPr="00F01937">
        <w:rPr>
          <w:rStyle w:val="normaltextrun"/>
          <w:rFonts w:ascii="Calibri" w:hAnsi="Calibri" w:cs="Calibri"/>
          <w:sz w:val="22"/>
          <w:szCs w:val="22"/>
          <w:lang w:val="en-GB"/>
        </w:rPr>
        <w:t>Concept IDs include descendants unless highlighted as being excluded. By OMOP standards descendants automatically include the ancestor.</w:t>
      </w:r>
      <w:r w:rsidRPr="00F01937">
        <w:rPr>
          <w:rStyle w:val="eop"/>
          <w:rFonts w:ascii="Calibri" w:hAnsi="Calibri" w:cs="Calibri"/>
          <w:sz w:val="22"/>
          <w:szCs w:val="22"/>
          <w:lang w:val="en-GB"/>
        </w:rPr>
        <w:t> </w:t>
      </w:r>
    </w:p>
    <w:p w14:paraId="75033DDF" w14:textId="58337253" w:rsidR="00CF5EE7" w:rsidRPr="00F01937" w:rsidRDefault="00CF5EE7" w:rsidP="00CF5EE7">
      <w:pPr>
        <w:pStyle w:val="paragraph"/>
        <w:spacing w:before="0" w:beforeAutospacing="0" w:after="0" w:afterAutospacing="0"/>
        <w:textAlignment w:val="baseline"/>
        <w:rPr>
          <w:rFonts w:ascii="Segoe UI" w:hAnsi="Segoe UI" w:cs="Segoe UI"/>
          <w:sz w:val="18"/>
          <w:szCs w:val="18"/>
          <w:lang w:val="en-GB"/>
        </w:rPr>
      </w:pPr>
      <w:r w:rsidRPr="00F01937">
        <w:rPr>
          <w:rStyle w:val="normaltextrun"/>
          <w:rFonts w:ascii="Calibri" w:hAnsi="Calibri" w:cs="Calibri"/>
          <w:sz w:val="22"/>
          <w:szCs w:val="22"/>
          <w:lang w:val="en-GB"/>
        </w:rPr>
        <w:t>Before finali</w:t>
      </w:r>
      <w:r w:rsidR="00F01937" w:rsidRPr="00F01937">
        <w:rPr>
          <w:rStyle w:val="normaltextrun"/>
          <w:rFonts w:ascii="Calibri" w:hAnsi="Calibri" w:cs="Calibri"/>
          <w:sz w:val="22"/>
          <w:szCs w:val="22"/>
          <w:lang w:val="en-GB"/>
        </w:rPr>
        <w:t>s</w:t>
      </w:r>
      <w:r w:rsidRPr="00F01937">
        <w:rPr>
          <w:rStyle w:val="normaltextrun"/>
          <w:rFonts w:ascii="Calibri" w:hAnsi="Calibri" w:cs="Calibri"/>
          <w:sz w:val="22"/>
          <w:szCs w:val="22"/>
          <w:lang w:val="en-GB"/>
        </w:rPr>
        <w:t>ing the concept sets, CohortDiagnostics will run on cohorts created using the initial concept sets to check code counts and patient characteristics which might give indications to adjust the concept sets. </w:t>
      </w:r>
      <w:r w:rsidRPr="00F01937">
        <w:rPr>
          <w:rStyle w:val="eop"/>
          <w:rFonts w:ascii="Calibri" w:hAnsi="Calibri" w:cs="Calibri"/>
          <w:sz w:val="22"/>
          <w:szCs w:val="22"/>
          <w:lang w:val="en-GB"/>
        </w:rPr>
        <w:t> </w:t>
      </w:r>
    </w:p>
    <w:p w14:paraId="1540085B" w14:textId="77777777" w:rsidR="00410281" w:rsidRPr="00CF5EE7" w:rsidRDefault="00410281">
      <w:pPr>
        <w:rPr>
          <w:rFonts w:eastAsia="Calibri" w:cstheme="minorHAnsi"/>
          <w:b/>
          <w:color w:val="003399"/>
          <w:highlight w:val="yellow"/>
          <w:lang w:val="en-US"/>
        </w:rPr>
      </w:pPr>
    </w:p>
    <w:p w14:paraId="548D56BC" w14:textId="4B24825E" w:rsidR="00410281" w:rsidRDefault="00410281" w:rsidP="00410281">
      <w:pPr>
        <w:spacing w:before="120" w:after="120" w:line="240" w:lineRule="auto"/>
        <w:jc w:val="both"/>
        <w:rPr>
          <w:rFonts w:eastAsia="Calibri"/>
          <w:b/>
          <w:bCs/>
          <w:color w:val="003399"/>
          <w:lang w:val="en-GB"/>
        </w:rPr>
      </w:pPr>
      <w:r w:rsidRPr="1C6706D2">
        <w:rPr>
          <w:rFonts w:eastAsiaTheme="minorEastAsia"/>
          <w:b/>
          <w:bCs/>
          <w:color w:val="003399"/>
          <w:lang w:val="en-GB"/>
        </w:rPr>
        <w:t xml:space="preserve">Table </w:t>
      </w:r>
      <w:r>
        <w:rPr>
          <w:rFonts w:eastAsiaTheme="minorEastAsia"/>
          <w:b/>
          <w:bCs/>
          <w:color w:val="003399"/>
          <w:lang w:val="en-GB"/>
        </w:rPr>
        <w:t>2</w:t>
      </w:r>
      <w:r w:rsidRPr="1C6706D2">
        <w:rPr>
          <w:rFonts w:eastAsiaTheme="minorEastAsia"/>
          <w:b/>
          <w:bCs/>
          <w:color w:val="003399"/>
          <w:lang w:val="en-GB"/>
        </w:rPr>
        <w:t xml:space="preserve">. </w:t>
      </w:r>
      <w:r w:rsidRPr="1C6706D2">
        <w:rPr>
          <w:rFonts w:eastAsiaTheme="minorEastAsia"/>
          <w:color w:val="003399"/>
          <w:lang w:val="en-GB"/>
        </w:rPr>
        <w:t>Preliminary code list</w:t>
      </w:r>
      <w:r>
        <w:rPr>
          <w:rFonts w:eastAsiaTheme="minorEastAsia"/>
          <w:color w:val="003399"/>
          <w:lang w:val="en-GB"/>
        </w:rPr>
        <w:t xml:space="preserve"> for </w:t>
      </w:r>
      <w:r w:rsidR="00095560">
        <w:rPr>
          <w:rFonts w:eastAsiaTheme="minorEastAsia"/>
          <w:color w:val="003399"/>
          <w:lang w:val="en-GB"/>
        </w:rPr>
        <w:t>conditions</w:t>
      </w:r>
      <w:r w:rsidR="00193869">
        <w:rPr>
          <w:rFonts w:eastAsiaTheme="minorEastAsia"/>
          <w:color w:val="003399"/>
          <w:lang w:val="en-GB"/>
        </w:rPr>
        <w:t xml:space="preserve"> for the calculation of the approximate score of frailty</w:t>
      </w:r>
    </w:p>
    <w:tbl>
      <w:tblPr>
        <w:tblW w:w="9634" w:type="dxa"/>
        <w:tblLayout w:type="fixed"/>
        <w:tblLook w:val="06A0" w:firstRow="1" w:lastRow="0" w:firstColumn="1" w:lastColumn="0" w:noHBand="1" w:noVBand="1"/>
      </w:tblPr>
      <w:tblGrid>
        <w:gridCol w:w="3429"/>
        <w:gridCol w:w="1386"/>
        <w:gridCol w:w="4819"/>
      </w:tblGrid>
      <w:tr w:rsidR="68EC1663" w:rsidRPr="00860DAE" w14:paraId="61939D55" w14:textId="77777777" w:rsidTr="00AF13A1">
        <w:trPr>
          <w:trHeight w:val="300"/>
          <w:tblHeader/>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3CB88A" w14:textId="142A7D87" w:rsidR="68EC1663" w:rsidRPr="00860DAE" w:rsidRDefault="68EC1663" w:rsidP="00E445C5">
            <w:pPr>
              <w:spacing w:after="0" w:line="240" w:lineRule="auto"/>
              <w:contextualSpacing/>
              <w:rPr>
                <w:sz w:val="20"/>
                <w:szCs w:val="20"/>
              </w:rPr>
            </w:pPr>
            <w:r w:rsidRPr="00860DAE">
              <w:rPr>
                <w:rFonts w:ascii="Calibri" w:eastAsia="Calibri" w:hAnsi="Calibri" w:cs="Calibri"/>
                <w:b/>
                <w:color w:val="000000" w:themeColor="text1"/>
                <w:sz w:val="20"/>
                <w:szCs w:val="20"/>
              </w:rPr>
              <w:t>Condition</w:t>
            </w: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bottom"/>
          </w:tcPr>
          <w:p w14:paraId="315F2297" w14:textId="4C70784B" w:rsidR="68EC1663" w:rsidRPr="00860DAE" w:rsidRDefault="68EC1663" w:rsidP="00E445C5">
            <w:pPr>
              <w:spacing w:after="0" w:line="240" w:lineRule="auto"/>
              <w:contextualSpacing/>
              <w:rPr>
                <w:sz w:val="20"/>
                <w:szCs w:val="20"/>
              </w:rPr>
            </w:pPr>
            <w:r w:rsidRPr="00860DAE">
              <w:rPr>
                <w:rFonts w:ascii="Calibri" w:eastAsia="Calibri" w:hAnsi="Calibri" w:cs="Calibri"/>
                <w:b/>
                <w:color w:val="000000" w:themeColor="text1"/>
                <w:sz w:val="20"/>
                <w:szCs w:val="20"/>
              </w:rPr>
              <w:t>Concept ID</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FCAE944" w14:textId="1C65FA10" w:rsidR="68EC1663" w:rsidRPr="00860DAE" w:rsidRDefault="68EC1663" w:rsidP="00E445C5">
            <w:pPr>
              <w:spacing w:after="0" w:line="240" w:lineRule="auto"/>
              <w:contextualSpacing/>
              <w:rPr>
                <w:sz w:val="20"/>
                <w:szCs w:val="20"/>
              </w:rPr>
            </w:pPr>
            <w:r w:rsidRPr="00860DAE">
              <w:rPr>
                <w:rFonts w:ascii="Calibri" w:eastAsia="Calibri" w:hAnsi="Calibri" w:cs="Calibri"/>
                <w:b/>
                <w:color w:val="000000" w:themeColor="text1"/>
                <w:sz w:val="20"/>
                <w:szCs w:val="20"/>
              </w:rPr>
              <w:t xml:space="preserve">Concept Name </w:t>
            </w:r>
          </w:p>
        </w:tc>
      </w:tr>
      <w:tr w:rsidR="68EC1663" w:rsidRPr="00860DAE" w14:paraId="6C885635"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2D1E42" w14:textId="7F5C9A29"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Mobility and transfer problems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408391" w14:textId="137A10B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4053076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A56BB2" w14:textId="6635276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Mobility poor </w:t>
            </w:r>
          </w:p>
        </w:tc>
      </w:tr>
      <w:tr w:rsidR="68EC1663" w:rsidRPr="00860DAE" w14:paraId="64A953D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12B6AB" w14:textId="19F25682"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56B4B1" w14:textId="5EFE921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4306934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D51826" w14:textId="0F88AFB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Impaired mobility </w:t>
            </w:r>
          </w:p>
        </w:tc>
      </w:tr>
      <w:tr w:rsidR="68EC1663" w:rsidRPr="00860DAE" w14:paraId="3DE5116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5341DB" w14:textId="1090F11A"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BF5569" w14:textId="65D8268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4052049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00CAB4" w14:textId="269E8C0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Mobility fair </w:t>
            </w:r>
          </w:p>
        </w:tc>
      </w:tr>
      <w:tr w:rsidR="68EC1663" w:rsidRPr="00860DAE" w14:paraId="2351A6F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215AE3" w14:textId="22F333FE"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7C94E6" w14:textId="0AA63ED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4310235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2C6A90" w14:textId="74D2EA7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Reduced mobility </w:t>
            </w:r>
          </w:p>
        </w:tc>
      </w:tr>
      <w:tr w:rsidR="68EC1663" w:rsidRPr="00860DAE" w14:paraId="00B9E73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E069EC" w14:textId="34241702"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9552A3" w14:textId="0D23961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4031883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774A45" w14:textId="34FF8E8A" w:rsidR="68EC1663" w:rsidRPr="00860DAE" w:rsidRDefault="00000000" w:rsidP="00E445C5">
            <w:pPr>
              <w:spacing w:after="0" w:line="240" w:lineRule="auto"/>
              <w:contextualSpacing/>
              <w:rPr>
                <w:sz w:val="20"/>
                <w:szCs w:val="20"/>
              </w:rPr>
            </w:pPr>
            <w:hyperlink r:id="rId54">
              <w:r w:rsidR="68EC1663" w:rsidRPr="00860DAE">
                <w:rPr>
                  <w:rStyle w:val="Hyperlink"/>
                  <w:rFonts w:ascii="Calibri" w:eastAsia="Calibri" w:hAnsi="Calibri" w:cs="Calibri"/>
                  <w:color w:val="000000" w:themeColor="text1"/>
                  <w:sz w:val="20"/>
                  <w:szCs w:val="20"/>
                  <w:u w:val="none"/>
                </w:rPr>
                <w:t xml:space="preserve">Impaired bed mobility </w:t>
              </w:r>
            </w:hyperlink>
          </w:p>
        </w:tc>
      </w:tr>
      <w:tr w:rsidR="68EC1663" w:rsidRPr="00860DAE" w14:paraId="408F94C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0A78D0" w14:textId="5AF3A4DD"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A3C5F5" w14:textId="6830A06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4032531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7A8BAE" w14:textId="15242A3B" w:rsidR="68EC1663" w:rsidRPr="00860DAE" w:rsidRDefault="00000000" w:rsidP="00E445C5">
            <w:pPr>
              <w:spacing w:after="0" w:line="240" w:lineRule="auto"/>
              <w:contextualSpacing/>
              <w:rPr>
                <w:sz w:val="20"/>
                <w:szCs w:val="20"/>
              </w:rPr>
            </w:pPr>
            <w:hyperlink r:id="rId55">
              <w:r w:rsidR="68EC1663" w:rsidRPr="00860DAE">
                <w:rPr>
                  <w:rStyle w:val="Hyperlink"/>
                  <w:rFonts w:ascii="Calibri" w:eastAsia="Calibri" w:hAnsi="Calibri" w:cs="Calibri"/>
                  <w:color w:val="000000" w:themeColor="text1"/>
                  <w:sz w:val="20"/>
                  <w:szCs w:val="20"/>
                  <w:u w:val="none"/>
                </w:rPr>
                <w:t xml:space="preserve">Impaired wheelchair mobility </w:t>
              </w:r>
            </w:hyperlink>
          </w:p>
        </w:tc>
      </w:tr>
      <w:tr w:rsidR="68EC1663" w:rsidRPr="00860DAE" w14:paraId="4AB4A61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A622CC" w14:textId="13A656D9"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B4E25B" w14:textId="37B17E9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4052047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DCE054" w14:textId="16375CAE" w:rsidR="68EC1663" w:rsidRPr="00860DAE" w:rsidRDefault="00000000" w:rsidP="00E445C5">
            <w:pPr>
              <w:spacing w:after="0" w:line="240" w:lineRule="auto"/>
              <w:contextualSpacing/>
              <w:rPr>
                <w:sz w:val="20"/>
                <w:szCs w:val="20"/>
              </w:rPr>
            </w:pPr>
            <w:hyperlink r:id="rId56">
              <w:r w:rsidR="68EC1663" w:rsidRPr="00860DAE">
                <w:rPr>
                  <w:rStyle w:val="Hyperlink"/>
                  <w:rFonts w:ascii="Calibri" w:eastAsia="Calibri" w:hAnsi="Calibri" w:cs="Calibri"/>
                  <w:color w:val="000000" w:themeColor="text1"/>
                  <w:sz w:val="20"/>
                  <w:szCs w:val="20"/>
                  <w:u w:val="none"/>
                </w:rPr>
                <w:t xml:space="preserve">Mobility very poor </w:t>
              </w:r>
            </w:hyperlink>
          </w:p>
        </w:tc>
      </w:tr>
      <w:tr w:rsidR="68EC1663" w:rsidRPr="00E445C5" w14:paraId="1598854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E78AE3" w14:textId="1B7B6745"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9A677F" w14:textId="798B6B6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4119464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5B7D5C" w14:textId="44FA2683" w:rsidR="68EC1663" w:rsidRPr="00E445C5" w:rsidRDefault="00000000" w:rsidP="00E445C5">
            <w:pPr>
              <w:spacing w:after="0" w:line="240" w:lineRule="auto"/>
              <w:contextualSpacing/>
              <w:rPr>
                <w:sz w:val="20"/>
                <w:szCs w:val="20"/>
                <w:lang w:val="en-GB"/>
              </w:rPr>
            </w:pPr>
            <w:hyperlink r:id="rId57">
              <w:r w:rsidR="68EC1663" w:rsidRPr="00E445C5">
                <w:rPr>
                  <w:rStyle w:val="Hyperlink"/>
                  <w:rFonts w:ascii="Calibri" w:eastAsia="Calibri" w:hAnsi="Calibri" w:cs="Calibri"/>
                  <w:color w:val="000000" w:themeColor="text1"/>
                  <w:sz w:val="20"/>
                  <w:szCs w:val="20"/>
                  <w:u w:val="none"/>
                  <w:lang w:val="en-GB"/>
                </w:rPr>
                <w:t xml:space="preserve">Does not transfer between wheelchair and toilet </w:t>
              </w:r>
            </w:hyperlink>
          </w:p>
        </w:tc>
      </w:tr>
      <w:tr w:rsidR="68EC1663" w:rsidRPr="00E445C5" w14:paraId="77A7F55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BE16D5" w14:textId="5C771C4D" w:rsidR="68EC1663" w:rsidRPr="00E445C5" w:rsidRDefault="68EC1663" w:rsidP="00E445C5">
            <w:pPr>
              <w:spacing w:after="0" w:line="240" w:lineRule="auto"/>
              <w:contextualSpacing/>
              <w:rPr>
                <w:b/>
                <w:sz w:val="20"/>
                <w:szCs w:val="20"/>
                <w:lang w:val="en-GB"/>
              </w:rPr>
            </w:pPr>
            <w:r w:rsidRPr="00E445C5">
              <w:rPr>
                <w:rFonts w:ascii="Calibri" w:eastAsia="Calibri" w:hAnsi="Calibri" w:cs="Calibri"/>
                <w:b/>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911505" w14:textId="0056DEB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4118805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4CC283" w14:textId="56EA536B"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Unable to transfer between wheelchair and toilet </w:t>
            </w:r>
          </w:p>
        </w:tc>
      </w:tr>
      <w:tr w:rsidR="68EC1663" w:rsidRPr="00E445C5" w14:paraId="07DE0FCC" w14:textId="77777777" w:rsidTr="00E445C5">
        <w:trPr>
          <w:trHeight w:val="378"/>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6CB7F8" w14:textId="2F6C5D57" w:rsidR="68EC1663" w:rsidRPr="00E445C5" w:rsidRDefault="68EC1663" w:rsidP="00E445C5">
            <w:pPr>
              <w:spacing w:after="0" w:line="240" w:lineRule="auto"/>
              <w:contextualSpacing/>
              <w:rPr>
                <w:b/>
                <w:sz w:val="20"/>
                <w:szCs w:val="20"/>
                <w:lang w:val="en-GB"/>
              </w:rPr>
            </w:pPr>
            <w:r w:rsidRPr="00E445C5">
              <w:rPr>
                <w:rFonts w:ascii="Calibri" w:eastAsia="Calibri" w:hAnsi="Calibri" w:cs="Calibri"/>
                <w:b/>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98878F" w14:textId="0F80344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4199114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C81CB4" w14:textId="0AF714E8" w:rsidR="68EC1663" w:rsidRPr="00E445C5" w:rsidRDefault="00000000" w:rsidP="00E445C5">
            <w:pPr>
              <w:spacing w:after="0" w:line="240" w:lineRule="auto"/>
              <w:contextualSpacing/>
              <w:rPr>
                <w:sz w:val="20"/>
                <w:szCs w:val="20"/>
                <w:lang w:val="en-GB"/>
              </w:rPr>
            </w:pPr>
            <w:hyperlink r:id="rId58">
              <w:r w:rsidR="68EC1663" w:rsidRPr="00E445C5">
                <w:rPr>
                  <w:rStyle w:val="Hyperlink"/>
                  <w:rFonts w:ascii="Calibri" w:eastAsia="Calibri" w:hAnsi="Calibri" w:cs="Calibri"/>
                  <w:color w:val="000000" w:themeColor="text1"/>
                  <w:sz w:val="20"/>
                  <w:szCs w:val="20"/>
                  <w:u w:val="none"/>
                  <w:lang w:val="en-GB"/>
                </w:rPr>
                <w:t xml:space="preserve">Difficulty mobilizing using mobility aids </w:t>
              </w:r>
            </w:hyperlink>
          </w:p>
        </w:tc>
      </w:tr>
      <w:tr w:rsidR="68EC1663" w:rsidRPr="00E445C5" w14:paraId="00A4DDE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5F39E2" w14:textId="29584512" w:rsidR="68EC1663" w:rsidRPr="00E445C5" w:rsidRDefault="68EC1663" w:rsidP="00E445C5">
            <w:pPr>
              <w:spacing w:after="0" w:line="240" w:lineRule="auto"/>
              <w:contextualSpacing/>
              <w:rPr>
                <w:b/>
                <w:sz w:val="20"/>
                <w:szCs w:val="20"/>
                <w:lang w:val="en-GB"/>
              </w:rPr>
            </w:pPr>
            <w:r w:rsidRPr="00E445C5">
              <w:rPr>
                <w:rFonts w:ascii="Calibri" w:eastAsia="Calibri" w:hAnsi="Calibri" w:cs="Calibri"/>
                <w:b/>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362545" w14:textId="58764D7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4199113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89F7E6" w14:textId="0ACC03F9" w:rsidR="68EC1663" w:rsidRPr="00E445C5" w:rsidRDefault="00000000" w:rsidP="00E445C5">
            <w:pPr>
              <w:spacing w:after="0" w:line="240" w:lineRule="auto"/>
              <w:contextualSpacing/>
              <w:rPr>
                <w:sz w:val="20"/>
                <w:szCs w:val="20"/>
                <w:lang w:val="en-GB"/>
              </w:rPr>
            </w:pPr>
            <w:hyperlink r:id="rId59">
              <w:r w:rsidR="68EC1663" w:rsidRPr="00E445C5">
                <w:rPr>
                  <w:rStyle w:val="Hyperlink"/>
                  <w:rFonts w:ascii="Calibri" w:eastAsia="Calibri" w:hAnsi="Calibri" w:cs="Calibri"/>
                  <w:color w:val="000000" w:themeColor="text1"/>
                  <w:sz w:val="20"/>
                  <w:szCs w:val="20"/>
                  <w:u w:val="none"/>
                  <w:lang w:val="en-GB"/>
                </w:rPr>
                <w:t xml:space="preserve">Does not mobilize using mobility aids </w:t>
              </w:r>
            </w:hyperlink>
          </w:p>
        </w:tc>
      </w:tr>
      <w:tr w:rsidR="68EC1663" w:rsidRPr="00E445C5" w14:paraId="05075E0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DA93CC" w14:textId="741EB22E" w:rsidR="68EC1663" w:rsidRPr="00E445C5" w:rsidRDefault="68EC1663" w:rsidP="00E445C5">
            <w:pPr>
              <w:spacing w:after="0" w:line="240" w:lineRule="auto"/>
              <w:contextualSpacing/>
              <w:rPr>
                <w:b/>
                <w:sz w:val="20"/>
                <w:szCs w:val="20"/>
                <w:lang w:val="en-GB"/>
              </w:rPr>
            </w:pPr>
            <w:r w:rsidRPr="00E445C5">
              <w:rPr>
                <w:rFonts w:ascii="Calibri" w:eastAsia="Calibri" w:hAnsi="Calibri" w:cs="Calibri"/>
                <w:b/>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34D92E" w14:textId="67E3BCA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4199111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6A3E1A" w14:textId="52AA456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Unable to mobilize using mobility aids </w:t>
            </w:r>
          </w:p>
        </w:tc>
      </w:tr>
      <w:tr w:rsidR="68EC1663" w:rsidRPr="00860DAE" w14:paraId="2DDC7751" w14:textId="77777777" w:rsidTr="00E445C5">
        <w:trPr>
          <w:trHeight w:val="321"/>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F27EE3" w14:textId="5FE52FFC" w:rsidR="68EC1663" w:rsidRPr="00E445C5" w:rsidRDefault="68EC1663" w:rsidP="00E445C5">
            <w:pPr>
              <w:spacing w:after="0" w:line="240" w:lineRule="auto"/>
              <w:contextualSpacing/>
              <w:rPr>
                <w:b/>
                <w:sz w:val="20"/>
                <w:szCs w:val="20"/>
                <w:lang w:val="en-GB"/>
              </w:rPr>
            </w:pPr>
            <w:r w:rsidRPr="00E445C5">
              <w:rPr>
                <w:rFonts w:ascii="Calibri" w:eastAsia="Calibri" w:hAnsi="Calibri" w:cs="Calibri"/>
                <w:b/>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E84147" w14:textId="71669C3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4023190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47A79A" w14:textId="37F661BA" w:rsidR="68EC1663" w:rsidRPr="00860DAE" w:rsidRDefault="00000000" w:rsidP="00E445C5">
            <w:pPr>
              <w:spacing w:after="0" w:line="240" w:lineRule="auto"/>
              <w:contextualSpacing/>
              <w:rPr>
                <w:sz w:val="20"/>
                <w:szCs w:val="20"/>
              </w:rPr>
            </w:pPr>
            <w:hyperlink r:id="rId60">
              <w:r w:rsidR="68EC1663" w:rsidRPr="00860DAE">
                <w:rPr>
                  <w:rStyle w:val="Hyperlink"/>
                  <w:rFonts w:ascii="Calibri" w:eastAsia="Calibri" w:hAnsi="Calibri" w:cs="Calibri"/>
                  <w:color w:val="000000" w:themeColor="text1"/>
                  <w:sz w:val="20"/>
                  <w:szCs w:val="20"/>
                  <w:u w:val="none"/>
                </w:rPr>
                <w:t xml:space="preserve">Wheelchair bound </w:t>
              </w:r>
            </w:hyperlink>
          </w:p>
        </w:tc>
      </w:tr>
      <w:tr w:rsidR="68EC1663" w:rsidRPr="00E445C5" w14:paraId="6272669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27D7AD" w14:textId="1F06532D"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F99415" w14:textId="05E90B7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4136754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0FAD81" w14:textId="0900C893" w:rsidR="68EC1663" w:rsidRPr="00E445C5" w:rsidRDefault="00000000" w:rsidP="00E445C5">
            <w:pPr>
              <w:spacing w:after="0" w:line="240" w:lineRule="auto"/>
              <w:contextualSpacing/>
              <w:rPr>
                <w:sz w:val="20"/>
                <w:szCs w:val="20"/>
                <w:lang w:val="en-GB"/>
              </w:rPr>
            </w:pPr>
            <w:hyperlink r:id="rId61">
              <w:r w:rsidR="68EC1663" w:rsidRPr="00E445C5">
                <w:rPr>
                  <w:rStyle w:val="Hyperlink"/>
                  <w:rFonts w:ascii="Calibri" w:eastAsia="Calibri" w:hAnsi="Calibri" w:cs="Calibri"/>
                  <w:color w:val="000000" w:themeColor="text1"/>
                  <w:sz w:val="20"/>
                  <w:szCs w:val="20"/>
                  <w:u w:val="none"/>
                  <w:lang w:val="en-GB"/>
                </w:rPr>
                <w:t xml:space="preserve">Dependent on helper pushing wheelchair </w:t>
              </w:r>
            </w:hyperlink>
          </w:p>
        </w:tc>
      </w:tr>
      <w:tr w:rsidR="68EC1663" w:rsidRPr="00860DAE" w14:paraId="07F6B59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14BB4B" w14:textId="633407AE" w:rsidR="68EC1663" w:rsidRPr="00860DAE" w:rsidRDefault="68EC1663" w:rsidP="00E445C5">
            <w:pPr>
              <w:spacing w:after="0" w:line="240" w:lineRule="auto"/>
              <w:contextualSpacing/>
              <w:rPr>
                <w:b/>
                <w:sz w:val="20"/>
                <w:szCs w:val="20"/>
              </w:rPr>
            </w:pPr>
            <w:r w:rsidRPr="00E445C5">
              <w:rPr>
                <w:rFonts w:ascii="Calibri" w:eastAsia="Calibri" w:hAnsi="Calibri" w:cs="Calibri"/>
                <w:b/>
                <w:color w:val="000000" w:themeColor="text1"/>
                <w:sz w:val="20"/>
                <w:szCs w:val="20"/>
                <w:lang w:val="en-GB"/>
              </w:rPr>
              <w:t xml:space="preserve"> </w:t>
            </w:r>
            <w:r w:rsidRPr="00860DAE">
              <w:rPr>
                <w:rFonts w:ascii="Calibri" w:eastAsia="Calibri" w:hAnsi="Calibri" w:cs="Calibri"/>
                <w:b/>
                <w:color w:val="000000" w:themeColor="text1"/>
                <w:sz w:val="20"/>
                <w:szCs w:val="20"/>
              </w:rPr>
              <w:t xml:space="preserve">Housebound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7DE6FE" w14:textId="0FD891A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40299189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28F01A" w14:textId="3CF3898A" w:rsidR="68EC1663" w:rsidRPr="00860DAE" w:rsidRDefault="00000000" w:rsidP="00E445C5">
            <w:pPr>
              <w:spacing w:after="0" w:line="240" w:lineRule="auto"/>
              <w:contextualSpacing/>
              <w:rPr>
                <w:sz w:val="20"/>
                <w:szCs w:val="20"/>
              </w:rPr>
            </w:pPr>
            <w:hyperlink r:id="rId62">
              <w:r w:rsidR="68EC1663" w:rsidRPr="00860DAE">
                <w:rPr>
                  <w:rStyle w:val="Hyperlink"/>
                  <w:rFonts w:ascii="Calibri" w:eastAsia="Calibri" w:hAnsi="Calibri" w:cs="Calibri"/>
                  <w:color w:val="000000" w:themeColor="text1"/>
                  <w:sz w:val="20"/>
                  <w:szCs w:val="20"/>
                  <w:u w:val="none"/>
                </w:rPr>
                <w:t xml:space="preserve">Housebound </w:t>
              </w:r>
            </w:hyperlink>
          </w:p>
        </w:tc>
      </w:tr>
      <w:tr w:rsidR="68EC1663" w:rsidRPr="00860DAE" w14:paraId="0CF55ED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65AF04" w14:textId="6597FDB1"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Activity limitation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4AF79C" w14:textId="699DC7B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44811145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DB62ED" w14:textId="0E1DF1AA" w:rsidR="68EC1663" w:rsidRPr="00860DAE" w:rsidRDefault="00000000" w:rsidP="00E445C5">
            <w:pPr>
              <w:spacing w:after="0" w:line="240" w:lineRule="auto"/>
              <w:contextualSpacing/>
              <w:rPr>
                <w:sz w:val="20"/>
                <w:szCs w:val="20"/>
              </w:rPr>
            </w:pPr>
            <w:hyperlink r:id="rId63">
              <w:r w:rsidR="68EC1663" w:rsidRPr="00860DAE">
                <w:rPr>
                  <w:rStyle w:val="Hyperlink"/>
                  <w:rFonts w:ascii="Calibri" w:eastAsia="Calibri" w:hAnsi="Calibri" w:cs="Calibri"/>
                  <w:color w:val="000000" w:themeColor="text1"/>
                  <w:sz w:val="20"/>
                  <w:szCs w:val="20"/>
                  <w:u w:val="none"/>
                </w:rPr>
                <w:t xml:space="preserve">Unfit for activity </w:t>
              </w:r>
            </w:hyperlink>
          </w:p>
        </w:tc>
      </w:tr>
      <w:tr w:rsidR="68EC1663" w:rsidRPr="00E445C5" w14:paraId="526309B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FAD7C9" w14:textId="164CD77C"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6F71F3" w14:textId="2F0143B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5767124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473DF1" w14:textId="178B0296" w:rsidR="68EC1663" w:rsidRPr="00E445C5" w:rsidRDefault="00000000" w:rsidP="00E445C5">
            <w:pPr>
              <w:spacing w:after="0" w:line="240" w:lineRule="auto"/>
              <w:contextualSpacing/>
              <w:rPr>
                <w:sz w:val="20"/>
                <w:szCs w:val="20"/>
                <w:lang w:val="en-GB"/>
              </w:rPr>
            </w:pPr>
            <w:hyperlink r:id="rId64">
              <w:r w:rsidR="68EC1663" w:rsidRPr="00E445C5">
                <w:rPr>
                  <w:rStyle w:val="Hyperlink"/>
                  <w:rFonts w:ascii="Calibri" w:eastAsia="Calibri" w:hAnsi="Calibri" w:cs="Calibri"/>
                  <w:color w:val="000000" w:themeColor="text1"/>
                  <w:sz w:val="20"/>
                  <w:szCs w:val="20"/>
                  <w:u w:val="none"/>
                  <w:lang w:val="en-GB"/>
                </w:rPr>
                <w:t xml:space="preserve">Difficulty performing personal grooming activity </w:t>
              </w:r>
            </w:hyperlink>
          </w:p>
        </w:tc>
      </w:tr>
      <w:tr w:rsidR="68EC1663" w:rsidRPr="00860DAE" w14:paraId="19DEEE8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DE08F9" w14:textId="7088B854"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318657" w14:textId="268B385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4306934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F607B6" w14:textId="135CC14F" w:rsidR="68EC1663" w:rsidRPr="00860DAE" w:rsidRDefault="00000000" w:rsidP="00E445C5">
            <w:pPr>
              <w:spacing w:after="0" w:line="240" w:lineRule="auto"/>
              <w:contextualSpacing/>
              <w:rPr>
                <w:sz w:val="20"/>
                <w:szCs w:val="20"/>
              </w:rPr>
            </w:pPr>
            <w:hyperlink r:id="rId65">
              <w:r w:rsidR="68EC1663" w:rsidRPr="00860DAE">
                <w:rPr>
                  <w:rStyle w:val="Hyperlink"/>
                  <w:rFonts w:ascii="Calibri" w:eastAsia="Calibri" w:hAnsi="Calibri" w:cs="Calibri"/>
                  <w:color w:val="000000" w:themeColor="text1"/>
                  <w:sz w:val="20"/>
                  <w:szCs w:val="20"/>
                  <w:u w:val="none"/>
                </w:rPr>
                <w:t xml:space="preserve">Impaired mobility </w:t>
              </w:r>
            </w:hyperlink>
          </w:p>
        </w:tc>
      </w:tr>
      <w:tr w:rsidR="68EC1663" w:rsidRPr="00E445C5" w14:paraId="2855F7C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99ABAB" w14:textId="6915C6A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EB1D10" w14:textId="772014A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36716238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11C791" w14:textId="06A6410E" w:rsidR="68EC1663" w:rsidRPr="00E445C5" w:rsidRDefault="00000000" w:rsidP="00E445C5">
            <w:pPr>
              <w:spacing w:after="0" w:line="240" w:lineRule="auto"/>
              <w:contextualSpacing/>
              <w:rPr>
                <w:sz w:val="20"/>
                <w:szCs w:val="20"/>
                <w:lang w:val="en-GB"/>
              </w:rPr>
            </w:pPr>
            <w:hyperlink r:id="rId66">
              <w:r w:rsidR="68EC1663" w:rsidRPr="00E445C5">
                <w:rPr>
                  <w:rStyle w:val="Hyperlink"/>
                  <w:rFonts w:ascii="Calibri" w:eastAsia="Calibri" w:hAnsi="Calibri" w:cs="Calibri"/>
                  <w:color w:val="000000" w:themeColor="text1"/>
                  <w:sz w:val="20"/>
                  <w:szCs w:val="20"/>
                  <w:u w:val="none"/>
                  <w:lang w:val="en-GB"/>
                </w:rPr>
                <w:t xml:space="preserve">Dependent for personal hygiene activity </w:t>
              </w:r>
            </w:hyperlink>
          </w:p>
        </w:tc>
      </w:tr>
      <w:tr w:rsidR="68EC1663" w:rsidRPr="00E445C5" w14:paraId="1D03DD5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B5460D" w14:textId="7F1FBD1E"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463F17" w14:textId="1FC182E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4110470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35ABB0" w14:textId="1137509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Difficulty performing personal hygiene activity </w:t>
            </w:r>
          </w:p>
        </w:tc>
      </w:tr>
      <w:tr w:rsidR="68EC1663" w:rsidRPr="00E445C5" w14:paraId="54C58EC3" w14:textId="77777777" w:rsidTr="00E445C5">
        <w:trPr>
          <w:trHeight w:val="246"/>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9C86F7" w14:textId="464EAFFC"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lastRenderedPageBreak/>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9E5556" w14:textId="45AC4DF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4109859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00F2B0" w14:textId="5CC8EDA9" w:rsidR="68EC1663" w:rsidRPr="00E445C5" w:rsidRDefault="00000000" w:rsidP="00E445C5">
            <w:pPr>
              <w:spacing w:after="0" w:line="240" w:lineRule="auto"/>
              <w:contextualSpacing/>
              <w:rPr>
                <w:sz w:val="20"/>
                <w:szCs w:val="20"/>
                <w:lang w:val="en-GB"/>
              </w:rPr>
            </w:pPr>
            <w:hyperlink r:id="rId67">
              <w:r w:rsidR="68EC1663" w:rsidRPr="00E445C5">
                <w:rPr>
                  <w:rStyle w:val="Hyperlink"/>
                  <w:rFonts w:ascii="Calibri" w:eastAsia="Calibri" w:hAnsi="Calibri" w:cs="Calibri"/>
                  <w:color w:val="000000" w:themeColor="text1"/>
                  <w:sz w:val="20"/>
                  <w:szCs w:val="20"/>
                  <w:u w:val="none"/>
                  <w:lang w:val="en-GB"/>
                </w:rPr>
                <w:t xml:space="preserve">Unable to perform bathing activity </w:t>
              </w:r>
            </w:hyperlink>
          </w:p>
        </w:tc>
      </w:tr>
      <w:tr w:rsidR="68EC1663" w:rsidRPr="00860DAE" w14:paraId="0355BF96" w14:textId="77777777" w:rsidTr="00E445C5">
        <w:trPr>
          <w:trHeight w:val="315"/>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CF9BF7" w14:textId="09775C3B" w:rsidR="68EC1663" w:rsidRPr="00860DAE" w:rsidRDefault="68EC1663" w:rsidP="00E445C5">
            <w:pPr>
              <w:spacing w:after="0" w:line="240" w:lineRule="auto"/>
              <w:contextualSpacing/>
              <w:rPr>
                <w:b/>
                <w:sz w:val="20"/>
                <w:szCs w:val="20"/>
              </w:rPr>
            </w:pPr>
            <w:r w:rsidRPr="00E445C5">
              <w:rPr>
                <w:rFonts w:ascii="Calibri" w:eastAsia="Calibri" w:hAnsi="Calibri" w:cs="Calibri"/>
                <w:b/>
                <w:color w:val="000000" w:themeColor="text1"/>
                <w:sz w:val="20"/>
                <w:szCs w:val="20"/>
                <w:lang w:val="en-GB"/>
              </w:rPr>
              <w:t xml:space="preserve"> </w:t>
            </w:r>
            <w:r w:rsidRPr="00860DAE">
              <w:rPr>
                <w:rFonts w:ascii="Calibri" w:eastAsia="Calibri" w:hAnsi="Calibri" w:cs="Calibri"/>
                <w:b/>
                <w:color w:val="000000" w:themeColor="text1"/>
                <w:sz w:val="20"/>
                <w:szCs w:val="20"/>
              </w:rPr>
              <w:t xml:space="preserve">Visual impairment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0480FD" w14:textId="1CD0279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4265433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543B25" w14:textId="7DAD526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Visual impairment </w:t>
            </w:r>
          </w:p>
        </w:tc>
      </w:tr>
      <w:tr w:rsidR="68EC1663" w:rsidRPr="00E445C5" w14:paraId="3EE57CD3"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7AA3D5" w14:textId="3910DDDC" w:rsidR="68EC1663" w:rsidRPr="00860DAE" w:rsidRDefault="68EC1663" w:rsidP="00E445C5">
            <w:pPr>
              <w:spacing w:line="240" w:lineRule="auto"/>
              <w:contextualSpacing/>
              <w:rPr>
                <w:b/>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F9F828" w14:textId="1874C532" w:rsidR="68EC1663" w:rsidRPr="00E445C5" w:rsidRDefault="68EC1663" w:rsidP="00E445C5">
            <w:pPr>
              <w:spacing w:after="0" w:line="240" w:lineRule="auto"/>
              <w:contextualSpacing/>
              <w:rPr>
                <w:rFonts w:ascii="Calibri" w:eastAsia="Calibri" w:hAnsi="Calibri" w:cs="Calibri"/>
                <w:color w:val="000000" w:themeColor="text1"/>
                <w:sz w:val="20"/>
                <w:szCs w:val="20"/>
              </w:rPr>
            </w:pPr>
            <w:r w:rsidRPr="00860DAE">
              <w:rPr>
                <w:rFonts w:ascii="Calibri" w:eastAsia="Calibri" w:hAnsi="Calibri" w:cs="Calibri"/>
                <w:color w:val="000000" w:themeColor="text1"/>
                <w:sz w:val="20"/>
                <w:szCs w:val="20"/>
              </w:rPr>
              <w:t xml:space="preserve">4023310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366FEA" w14:textId="68D6A5B6"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Blindness AND/OR vision impairment level (disorder) </w:t>
            </w:r>
          </w:p>
        </w:tc>
      </w:tr>
      <w:tr w:rsidR="68EC1663" w:rsidRPr="00860DAE" w14:paraId="615E98B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255E0E" w14:textId="170EA823" w:rsidR="68EC1663" w:rsidRPr="00E445C5" w:rsidRDefault="68EC1663" w:rsidP="00E445C5">
            <w:pPr>
              <w:spacing w:line="240" w:lineRule="auto"/>
              <w:contextualSpacing/>
              <w:rPr>
                <w:b/>
                <w:sz w:val="20"/>
                <w:szCs w:val="20"/>
                <w:lang w:val="en-GB"/>
              </w:rPr>
            </w:pPr>
          </w:p>
        </w:tc>
        <w:tc>
          <w:tcPr>
            <w:tcW w:w="1386" w:type="dxa"/>
            <w:tcBorders>
              <w:top w:val="single" w:sz="4" w:space="0" w:color="000000" w:themeColor="text1"/>
              <w:left w:val="single" w:sz="4" w:space="0" w:color="000000" w:themeColor="text1"/>
              <w:bottom w:val="nil"/>
              <w:right w:val="nil"/>
            </w:tcBorders>
            <w:tcMar>
              <w:top w:w="15" w:type="dxa"/>
              <w:left w:w="15" w:type="dxa"/>
              <w:right w:w="15" w:type="dxa"/>
            </w:tcMar>
            <w:vAlign w:val="center"/>
          </w:tcPr>
          <w:p w14:paraId="7D1FD97B" w14:textId="327EB2B9" w:rsidR="68EC1663" w:rsidRPr="00E445C5" w:rsidRDefault="68EC1663" w:rsidP="00E445C5">
            <w:pPr>
              <w:spacing w:after="0" w:line="240" w:lineRule="auto"/>
              <w:contextualSpacing/>
              <w:rPr>
                <w:rFonts w:ascii="Calibri" w:eastAsia="Calibri" w:hAnsi="Calibri" w:cs="Calibri"/>
                <w:color w:val="000000" w:themeColor="text1"/>
                <w:sz w:val="20"/>
                <w:szCs w:val="20"/>
              </w:rPr>
            </w:pPr>
            <w:r w:rsidRPr="00E445C5">
              <w:rPr>
                <w:rFonts w:ascii="Calibri" w:eastAsia="Calibri" w:hAnsi="Calibri" w:cs="Calibri"/>
                <w:color w:val="000000" w:themeColor="text1"/>
                <w:sz w:val="20"/>
                <w:szCs w:val="20"/>
              </w:rPr>
              <w:t>40305578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6A7C70" w14:textId="79F28F6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Blindness </w:t>
            </w:r>
          </w:p>
        </w:tc>
      </w:tr>
      <w:tr w:rsidR="68EC1663" w:rsidRPr="00860DAE" w14:paraId="6118D07D" w14:textId="77777777" w:rsidTr="00E445C5">
        <w:trPr>
          <w:trHeight w:val="208"/>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FB067B" w14:textId="6A24A1CD"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256A14" w14:textId="6C07875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44797518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059389" w14:textId="6C317F7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Visual disturbances and blindness </w:t>
            </w:r>
          </w:p>
        </w:tc>
      </w:tr>
      <w:tr w:rsidR="68EC1663" w:rsidRPr="00860DAE" w14:paraId="7A72B3F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B34D13" w14:textId="2A62BFAC"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F0E0FA" w14:textId="142EA8D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375545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61ED8F" w14:textId="4984BCD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cataract </w:t>
            </w:r>
          </w:p>
        </w:tc>
      </w:tr>
      <w:tr w:rsidR="68EC1663" w:rsidRPr="00860DAE" w14:paraId="09C8D02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3779A5" w14:textId="3E46DBDF"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ABCD81" w14:textId="4AF16A7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37541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32B2C3" w14:textId="4E8FF4C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Glaucoma </w:t>
            </w:r>
          </w:p>
        </w:tc>
      </w:tr>
      <w:tr w:rsidR="68EC1663" w:rsidRPr="00860DAE" w14:paraId="3E88E69A" w14:textId="77777777" w:rsidTr="00E445C5">
        <w:trPr>
          <w:trHeight w:val="264"/>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425EC6" w14:textId="03222849"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D7A94F" w14:textId="61EFB8E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374034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F2229E" w14:textId="10B0627F" w:rsidR="68EC1663" w:rsidRPr="00860DAE" w:rsidRDefault="00000000" w:rsidP="00E445C5">
            <w:pPr>
              <w:spacing w:after="0" w:line="240" w:lineRule="auto"/>
              <w:contextualSpacing/>
              <w:rPr>
                <w:sz w:val="20"/>
                <w:szCs w:val="20"/>
              </w:rPr>
            </w:pPr>
            <w:hyperlink r:id="rId68">
              <w:r w:rsidR="68EC1663" w:rsidRPr="00860DAE">
                <w:rPr>
                  <w:rStyle w:val="Hyperlink"/>
                  <w:rFonts w:ascii="Calibri" w:eastAsia="Calibri" w:hAnsi="Calibri" w:cs="Calibri"/>
                  <w:color w:val="000000" w:themeColor="text1"/>
                  <w:sz w:val="20"/>
                  <w:szCs w:val="20"/>
                  <w:u w:val="none"/>
                </w:rPr>
                <w:t xml:space="preserve">Visual disturbance </w:t>
              </w:r>
            </w:hyperlink>
          </w:p>
        </w:tc>
      </w:tr>
      <w:tr w:rsidR="68EC1663" w:rsidRPr="00860DAE" w14:paraId="0DD1577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DAB1BC" w14:textId="5291D34E"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Hearing impairment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B69650" w14:textId="7153FED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36715579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602F95" w14:textId="48CFF453" w:rsidR="68EC1663" w:rsidRPr="00860DAE" w:rsidRDefault="00000000" w:rsidP="00E445C5">
            <w:pPr>
              <w:spacing w:after="0" w:line="240" w:lineRule="auto"/>
              <w:contextualSpacing/>
              <w:rPr>
                <w:sz w:val="20"/>
                <w:szCs w:val="20"/>
              </w:rPr>
            </w:pPr>
            <w:hyperlink r:id="rId69">
              <w:r w:rsidR="68EC1663" w:rsidRPr="00860DAE">
                <w:rPr>
                  <w:rStyle w:val="Hyperlink"/>
                  <w:rFonts w:ascii="Calibri" w:eastAsia="Calibri" w:hAnsi="Calibri" w:cs="Calibri"/>
                  <w:color w:val="000000" w:themeColor="text1"/>
                  <w:sz w:val="20"/>
                  <w:szCs w:val="20"/>
                  <w:u w:val="none"/>
                </w:rPr>
                <w:t xml:space="preserve">Acquired hearing loss </w:t>
              </w:r>
            </w:hyperlink>
          </w:p>
        </w:tc>
      </w:tr>
      <w:tr w:rsidR="68EC1663" w:rsidRPr="00860DAE" w14:paraId="0057346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0E961E" w14:textId="310D1FA1"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165886" w14:textId="596F340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377889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DAE9D9" w14:textId="7904328B" w:rsidR="68EC1663" w:rsidRPr="00860DAE" w:rsidRDefault="00000000" w:rsidP="00E445C5">
            <w:pPr>
              <w:spacing w:after="0" w:line="240" w:lineRule="auto"/>
              <w:contextualSpacing/>
              <w:rPr>
                <w:sz w:val="20"/>
                <w:szCs w:val="20"/>
              </w:rPr>
            </w:pPr>
            <w:hyperlink r:id="rId70">
              <w:r w:rsidR="68EC1663" w:rsidRPr="00860DAE">
                <w:rPr>
                  <w:rStyle w:val="Hyperlink"/>
                  <w:rFonts w:ascii="Calibri" w:eastAsia="Calibri" w:hAnsi="Calibri" w:cs="Calibri"/>
                  <w:color w:val="000000" w:themeColor="text1"/>
                  <w:sz w:val="20"/>
                  <w:szCs w:val="20"/>
                  <w:u w:val="none"/>
                </w:rPr>
                <w:t xml:space="preserve">Hearing loss </w:t>
              </w:r>
            </w:hyperlink>
          </w:p>
        </w:tc>
      </w:tr>
      <w:tr w:rsidR="68EC1663" w:rsidRPr="00E445C5" w14:paraId="0150B11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A57467" w14:textId="352D0013"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CBCA88" w14:textId="139FE56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439378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48C150" w14:textId="5AD8A74B" w:rsidR="68EC1663" w:rsidRPr="00E445C5" w:rsidRDefault="00000000" w:rsidP="00E445C5">
            <w:pPr>
              <w:spacing w:after="0" w:line="240" w:lineRule="auto"/>
              <w:contextualSpacing/>
              <w:rPr>
                <w:sz w:val="20"/>
                <w:szCs w:val="20"/>
                <w:lang w:val="en-GB"/>
              </w:rPr>
            </w:pPr>
            <w:hyperlink r:id="rId71">
              <w:r w:rsidR="68EC1663" w:rsidRPr="00E445C5">
                <w:rPr>
                  <w:rStyle w:val="Hyperlink"/>
                  <w:rFonts w:ascii="Calibri" w:eastAsia="Calibri" w:hAnsi="Calibri" w:cs="Calibri"/>
                  <w:color w:val="000000" w:themeColor="text1"/>
                  <w:sz w:val="20"/>
                  <w:szCs w:val="20"/>
                  <w:u w:val="none"/>
                  <w:lang w:val="en-GB"/>
                </w:rPr>
                <w:t xml:space="preserve">Ear anomalies with hearing impairment </w:t>
              </w:r>
            </w:hyperlink>
          </w:p>
        </w:tc>
      </w:tr>
      <w:tr w:rsidR="68EC1663" w:rsidRPr="00860DAE" w14:paraId="1DE1C43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08B290" w14:textId="21841377" w:rsidR="68EC1663" w:rsidRPr="00E445C5" w:rsidRDefault="68EC1663" w:rsidP="00E445C5">
            <w:pPr>
              <w:spacing w:after="0" w:line="240" w:lineRule="auto"/>
              <w:contextualSpacing/>
              <w:rPr>
                <w:b/>
                <w:sz w:val="20"/>
                <w:szCs w:val="20"/>
                <w:lang w:val="en-GB"/>
              </w:rPr>
            </w:pPr>
            <w:r w:rsidRPr="00E445C5">
              <w:rPr>
                <w:rFonts w:ascii="Calibri" w:eastAsia="Calibri" w:hAnsi="Calibri" w:cs="Calibri"/>
                <w:b/>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DBFB97" w14:textId="70BED89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444291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56DAC3" w14:textId="7A858BD4" w:rsidR="68EC1663" w:rsidRPr="00860DAE" w:rsidRDefault="00000000" w:rsidP="00E445C5">
            <w:pPr>
              <w:spacing w:after="0" w:line="240" w:lineRule="auto"/>
              <w:contextualSpacing/>
              <w:rPr>
                <w:sz w:val="20"/>
                <w:szCs w:val="20"/>
              </w:rPr>
            </w:pPr>
            <w:hyperlink r:id="rId72">
              <w:r w:rsidR="68EC1663" w:rsidRPr="00860DAE">
                <w:rPr>
                  <w:rStyle w:val="Hyperlink"/>
                  <w:rFonts w:ascii="Calibri" w:eastAsia="Calibri" w:hAnsi="Calibri" w:cs="Calibri"/>
                  <w:color w:val="000000" w:themeColor="text1"/>
                  <w:sz w:val="20"/>
                  <w:szCs w:val="20"/>
                  <w:u w:val="none"/>
                </w:rPr>
                <w:t xml:space="preserve">Sensory hearing loss </w:t>
              </w:r>
            </w:hyperlink>
          </w:p>
        </w:tc>
      </w:tr>
      <w:tr w:rsidR="68EC1663" w:rsidRPr="00E445C5" w14:paraId="124C891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417E5D" w14:textId="6AEB77D7"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053E49" w14:textId="17A3DE0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44805060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342A72" w14:textId="4FAFCAF2" w:rsidR="68EC1663" w:rsidRPr="00E445C5" w:rsidRDefault="00000000" w:rsidP="00E445C5">
            <w:pPr>
              <w:spacing w:after="0" w:line="240" w:lineRule="auto"/>
              <w:contextualSpacing/>
              <w:rPr>
                <w:sz w:val="20"/>
                <w:szCs w:val="20"/>
                <w:lang w:val="en-GB"/>
              </w:rPr>
            </w:pPr>
            <w:hyperlink r:id="rId73">
              <w:r w:rsidR="68EC1663" w:rsidRPr="00E445C5">
                <w:rPr>
                  <w:rStyle w:val="Hyperlink"/>
                  <w:rFonts w:ascii="Calibri" w:eastAsia="Calibri" w:hAnsi="Calibri" w:cs="Calibri"/>
                  <w:color w:val="000000" w:themeColor="text1"/>
                  <w:sz w:val="20"/>
                  <w:szCs w:val="20"/>
                  <w:u w:val="none"/>
                  <w:lang w:val="en-GB"/>
                </w:rPr>
                <w:t xml:space="preserve">Wears bone anchored hearing aid </w:t>
              </w:r>
            </w:hyperlink>
          </w:p>
        </w:tc>
      </w:tr>
      <w:tr w:rsidR="68EC1663" w:rsidRPr="00860DAE" w14:paraId="768F55F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7F214F" w14:textId="7632F594" w:rsidR="68EC1663" w:rsidRPr="00E445C5" w:rsidRDefault="68EC1663" w:rsidP="00E445C5">
            <w:pPr>
              <w:spacing w:after="0" w:line="240" w:lineRule="auto"/>
              <w:contextualSpacing/>
              <w:rPr>
                <w:b/>
                <w:sz w:val="20"/>
                <w:szCs w:val="20"/>
                <w:lang w:val="en-GB"/>
              </w:rPr>
            </w:pPr>
            <w:r w:rsidRPr="00E445C5">
              <w:rPr>
                <w:rFonts w:ascii="Calibri" w:eastAsia="Calibri" w:hAnsi="Calibri" w:cs="Calibri"/>
                <w:b/>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08035E" w14:textId="2589E52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378444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B3763B" w14:textId="3A4AA89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Hearing disroder</w:t>
            </w:r>
          </w:p>
        </w:tc>
      </w:tr>
      <w:tr w:rsidR="68EC1663" w:rsidRPr="00860DAE" w14:paraId="40709E2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FEDD7B" w14:textId="7843381A" w:rsidR="68EC1663" w:rsidRPr="00860DAE" w:rsidRDefault="68EC1663" w:rsidP="00E445C5">
            <w:pPr>
              <w:spacing w:line="240" w:lineRule="auto"/>
              <w:contextualSpacing/>
              <w:rPr>
                <w:b/>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22379D" w14:textId="3BF5151B" w:rsidR="68EC1663" w:rsidRPr="00860DAE" w:rsidRDefault="68EC1663" w:rsidP="00E445C5">
            <w:pPr>
              <w:spacing w:line="240" w:lineRule="auto"/>
              <w:contextualSpacing/>
              <w:rPr>
                <w:sz w:val="20"/>
                <w:szCs w:val="20"/>
              </w:rPr>
            </w:pP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0C96B8" w14:textId="75368692" w:rsidR="68EC1663" w:rsidRPr="00860DAE" w:rsidRDefault="00000000" w:rsidP="00E445C5">
            <w:pPr>
              <w:spacing w:after="0" w:line="240" w:lineRule="auto"/>
              <w:contextualSpacing/>
              <w:rPr>
                <w:sz w:val="20"/>
                <w:szCs w:val="20"/>
              </w:rPr>
            </w:pPr>
            <w:hyperlink r:id="rId74">
              <w:r w:rsidR="68EC1663" w:rsidRPr="00860DAE">
                <w:rPr>
                  <w:rStyle w:val="Hyperlink"/>
                  <w:rFonts w:ascii="Calibri" w:eastAsia="Calibri" w:hAnsi="Calibri" w:cs="Calibri"/>
                  <w:color w:val="000000" w:themeColor="text1"/>
                  <w:sz w:val="20"/>
                  <w:szCs w:val="20"/>
                  <w:u w:val="none"/>
                </w:rPr>
                <w:t xml:space="preserve">Hearing disorder </w:t>
              </w:r>
            </w:hyperlink>
          </w:p>
        </w:tc>
      </w:tr>
      <w:tr w:rsidR="68EC1663" w:rsidRPr="00E445C5" w14:paraId="58B0936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1ECD79" w14:textId="55226E57"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Requirement for care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41F3C0" w14:textId="09FE08B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4192880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E8A69D" w14:textId="5F629B40" w:rsidR="68EC1663" w:rsidRPr="00E445C5" w:rsidRDefault="00000000" w:rsidP="00E445C5">
            <w:pPr>
              <w:spacing w:after="0" w:line="240" w:lineRule="auto"/>
              <w:contextualSpacing/>
              <w:rPr>
                <w:sz w:val="20"/>
                <w:szCs w:val="20"/>
                <w:lang w:val="en-GB"/>
              </w:rPr>
            </w:pPr>
            <w:hyperlink r:id="rId75">
              <w:r w:rsidR="68EC1663" w:rsidRPr="00E445C5">
                <w:rPr>
                  <w:rStyle w:val="Hyperlink"/>
                  <w:rFonts w:ascii="Calibri" w:eastAsia="Calibri" w:hAnsi="Calibri" w:cs="Calibri"/>
                  <w:color w:val="000000" w:themeColor="text1"/>
                  <w:sz w:val="20"/>
                  <w:szCs w:val="20"/>
                  <w:u w:val="none"/>
                  <w:lang w:val="en-GB"/>
                </w:rPr>
                <w:t xml:space="preserve">Lives in a residential home </w:t>
              </w:r>
            </w:hyperlink>
          </w:p>
        </w:tc>
      </w:tr>
      <w:tr w:rsidR="68EC1663" w:rsidRPr="00860DAE" w14:paraId="1DF3E40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591BF3" w14:textId="248C64BE" w:rsidR="68EC1663" w:rsidRPr="00860DAE" w:rsidRDefault="68EC1663" w:rsidP="00E445C5">
            <w:pPr>
              <w:spacing w:after="0" w:line="240" w:lineRule="auto"/>
              <w:contextualSpacing/>
              <w:rPr>
                <w:b/>
                <w:sz w:val="20"/>
                <w:szCs w:val="20"/>
              </w:rPr>
            </w:pPr>
            <w:r w:rsidRPr="00E445C5">
              <w:rPr>
                <w:rFonts w:ascii="Calibri" w:eastAsia="Calibri" w:hAnsi="Calibri" w:cs="Calibri"/>
                <w:b/>
                <w:color w:val="000000" w:themeColor="text1"/>
                <w:sz w:val="20"/>
                <w:szCs w:val="20"/>
                <w:lang w:val="en-GB"/>
              </w:rPr>
              <w:t xml:space="preserve"> </w:t>
            </w:r>
            <w:r w:rsidRPr="00860DAE">
              <w:rPr>
                <w:rFonts w:ascii="Calibri" w:eastAsia="Calibri" w:hAnsi="Calibri" w:cs="Calibri"/>
                <w:b/>
                <w:color w:val="000000" w:themeColor="text1"/>
                <w:sz w:val="20"/>
                <w:szCs w:val="20"/>
              </w:rPr>
              <w:t xml:space="preserve">Social vulnerability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1E27A9" w14:textId="6C61CED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4019836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842C05" w14:textId="7D39CB05" w:rsidR="68EC1663" w:rsidRPr="00860DAE" w:rsidRDefault="00000000" w:rsidP="00E445C5">
            <w:pPr>
              <w:spacing w:after="0" w:line="240" w:lineRule="auto"/>
              <w:contextualSpacing/>
              <w:rPr>
                <w:sz w:val="20"/>
                <w:szCs w:val="20"/>
              </w:rPr>
            </w:pPr>
            <w:hyperlink r:id="rId76">
              <w:r w:rsidR="68EC1663" w:rsidRPr="00860DAE">
                <w:rPr>
                  <w:rStyle w:val="Hyperlink"/>
                  <w:rFonts w:ascii="Calibri" w:eastAsia="Calibri" w:hAnsi="Calibri" w:cs="Calibri"/>
                  <w:color w:val="000000" w:themeColor="text1"/>
                  <w:sz w:val="20"/>
                  <w:szCs w:val="20"/>
                  <w:u w:val="none"/>
                </w:rPr>
                <w:t xml:space="preserve">Social exclusion </w:t>
              </w:r>
            </w:hyperlink>
          </w:p>
        </w:tc>
      </w:tr>
      <w:tr w:rsidR="68EC1663" w:rsidRPr="00860DAE" w14:paraId="2823C5D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2CE4FD2" w14:textId="4DD517C0"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F540A0" w14:textId="39C26CF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4228687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E8E0C5" w14:textId="56A6F850" w:rsidR="68EC1663" w:rsidRPr="00860DAE" w:rsidRDefault="00000000" w:rsidP="00E445C5">
            <w:pPr>
              <w:spacing w:after="0" w:line="240" w:lineRule="auto"/>
              <w:contextualSpacing/>
              <w:rPr>
                <w:sz w:val="20"/>
                <w:szCs w:val="20"/>
              </w:rPr>
            </w:pPr>
            <w:hyperlink r:id="rId77">
              <w:r w:rsidR="68EC1663" w:rsidRPr="00860DAE">
                <w:rPr>
                  <w:rStyle w:val="Hyperlink"/>
                  <w:rFonts w:ascii="Calibri" w:eastAsia="Calibri" w:hAnsi="Calibri" w:cs="Calibri"/>
                  <w:color w:val="000000" w:themeColor="text1"/>
                  <w:sz w:val="20"/>
                  <w:szCs w:val="20"/>
                  <w:u w:val="none"/>
                </w:rPr>
                <w:t xml:space="preserve">Impaired social interaction </w:t>
              </w:r>
            </w:hyperlink>
          </w:p>
        </w:tc>
      </w:tr>
      <w:tr w:rsidR="68EC1663" w:rsidRPr="00860DAE" w14:paraId="324D7A0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A42BFE" w14:textId="5A65769C"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00DA40" w14:textId="3262748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4309238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063A02" w14:textId="32E088DB" w:rsidR="68EC1663" w:rsidRPr="00860DAE" w:rsidRDefault="00000000" w:rsidP="00E445C5">
            <w:pPr>
              <w:spacing w:after="0" w:line="240" w:lineRule="auto"/>
              <w:contextualSpacing/>
              <w:rPr>
                <w:sz w:val="20"/>
                <w:szCs w:val="20"/>
              </w:rPr>
            </w:pPr>
            <w:hyperlink r:id="rId78">
              <w:r w:rsidR="68EC1663" w:rsidRPr="00860DAE">
                <w:rPr>
                  <w:rStyle w:val="Hyperlink"/>
                  <w:rFonts w:ascii="Calibri" w:eastAsia="Calibri" w:hAnsi="Calibri" w:cs="Calibri"/>
                  <w:color w:val="000000" w:themeColor="text1"/>
                  <w:sz w:val="20"/>
                  <w:szCs w:val="20"/>
                  <w:u w:val="none"/>
                </w:rPr>
                <w:t xml:space="preserve">Social isolation </w:t>
              </w:r>
            </w:hyperlink>
          </w:p>
        </w:tc>
      </w:tr>
      <w:tr w:rsidR="68EC1663" w:rsidRPr="00860DAE" w14:paraId="1BE8370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E6A983" w14:textId="08E013BB"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0445EB" w14:textId="2FD733A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4019835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8622C2" w14:textId="4158B0DE" w:rsidR="68EC1663" w:rsidRPr="00860DAE" w:rsidRDefault="00000000" w:rsidP="00E445C5">
            <w:pPr>
              <w:spacing w:after="0" w:line="240" w:lineRule="auto"/>
              <w:contextualSpacing/>
              <w:rPr>
                <w:sz w:val="20"/>
                <w:szCs w:val="20"/>
              </w:rPr>
            </w:pPr>
            <w:hyperlink r:id="rId79">
              <w:r w:rsidR="68EC1663" w:rsidRPr="00860DAE">
                <w:rPr>
                  <w:rStyle w:val="Hyperlink"/>
                  <w:rFonts w:ascii="Calibri" w:eastAsia="Calibri" w:hAnsi="Calibri" w:cs="Calibri"/>
                  <w:color w:val="000000" w:themeColor="text1"/>
                  <w:sz w:val="20"/>
                  <w:szCs w:val="20"/>
                  <w:u w:val="none"/>
                </w:rPr>
                <w:t xml:space="preserve">Social withdrawal </w:t>
              </w:r>
            </w:hyperlink>
          </w:p>
        </w:tc>
      </w:tr>
      <w:tr w:rsidR="68EC1663" w:rsidRPr="00860DAE" w14:paraId="51D2EDF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E0266F" w14:textId="590E759C"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8633DA" w14:textId="684C294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4297462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EA8E21" w14:textId="006ECEEF" w:rsidR="68EC1663" w:rsidRPr="00860DAE" w:rsidRDefault="00000000" w:rsidP="00E445C5">
            <w:pPr>
              <w:spacing w:after="0" w:line="240" w:lineRule="auto"/>
              <w:contextualSpacing/>
              <w:rPr>
                <w:sz w:val="20"/>
                <w:szCs w:val="20"/>
              </w:rPr>
            </w:pPr>
            <w:hyperlink r:id="rId80">
              <w:r w:rsidR="68EC1663" w:rsidRPr="00860DAE">
                <w:rPr>
                  <w:rStyle w:val="Hyperlink"/>
                  <w:rFonts w:ascii="Calibri" w:eastAsia="Calibri" w:hAnsi="Calibri" w:cs="Calibri"/>
                  <w:color w:val="000000" w:themeColor="text1"/>
                  <w:sz w:val="20"/>
                  <w:szCs w:val="20"/>
                  <w:u w:val="none"/>
                </w:rPr>
                <w:t xml:space="preserve">Social isolation (rejection) </w:t>
              </w:r>
            </w:hyperlink>
          </w:p>
        </w:tc>
      </w:tr>
      <w:tr w:rsidR="68EC1663" w:rsidRPr="00860DAE" w14:paraId="57BD6D3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F51539" w14:textId="4AA095E5"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B78D8F" w14:textId="68A35D1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4172829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A109E9" w14:textId="510704E0" w:rsidR="68EC1663" w:rsidRPr="00860DAE" w:rsidRDefault="00000000" w:rsidP="00E445C5">
            <w:pPr>
              <w:spacing w:after="0" w:line="240" w:lineRule="auto"/>
              <w:contextualSpacing/>
              <w:rPr>
                <w:sz w:val="20"/>
                <w:szCs w:val="20"/>
              </w:rPr>
            </w:pPr>
            <w:hyperlink r:id="rId81">
              <w:r w:rsidR="68EC1663" w:rsidRPr="00860DAE">
                <w:rPr>
                  <w:rStyle w:val="Hyperlink"/>
                  <w:rFonts w:ascii="Calibri" w:eastAsia="Calibri" w:hAnsi="Calibri" w:cs="Calibri"/>
                  <w:color w:val="000000" w:themeColor="text1"/>
                  <w:sz w:val="20"/>
                  <w:szCs w:val="20"/>
                  <w:u w:val="none"/>
                </w:rPr>
                <w:t xml:space="preserve">Limited social contact </w:t>
              </w:r>
            </w:hyperlink>
          </w:p>
        </w:tc>
      </w:tr>
      <w:tr w:rsidR="68EC1663" w:rsidRPr="00860DAE" w14:paraId="6C5052D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C43466" w14:textId="3C6977A7"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B681DB" w14:textId="13B8884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4317527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26822A" w14:textId="44B42CC0" w:rsidR="68EC1663" w:rsidRPr="00860DAE" w:rsidRDefault="00000000" w:rsidP="00E445C5">
            <w:pPr>
              <w:spacing w:after="0" w:line="240" w:lineRule="auto"/>
              <w:contextualSpacing/>
              <w:rPr>
                <w:sz w:val="20"/>
                <w:szCs w:val="20"/>
              </w:rPr>
            </w:pPr>
            <w:hyperlink r:id="rId82">
              <w:r w:rsidR="68EC1663" w:rsidRPr="00860DAE">
                <w:rPr>
                  <w:rStyle w:val="Hyperlink"/>
                  <w:rFonts w:ascii="Calibri" w:eastAsia="Calibri" w:hAnsi="Calibri" w:cs="Calibri"/>
                  <w:color w:val="000000" w:themeColor="text1"/>
                  <w:sz w:val="20"/>
                  <w:szCs w:val="20"/>
                  <w:u w:val="none"/>
                </w:rPr>
                <w:t xml:space="preserve">Family-related social factor </w:t>
              </w:r>
            </w:hyperlink>
          </w:p>
        </w:tc>
      </w:tr>
      <w:tr w:rsidR="68EC1663" w:rsidRPr="00860DAE" w14:paraId="3749EB1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18789A" w14:textId="59BBFA87"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Falls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C1F4FB" w14:textId="0AE7C17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4087528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0398A8" w14:textId="0C4C3FF3" w:rsidR="68EC1663" w:rsidRPr="00860DAE" w:rsidRDefault="00000000" w:rsidP="00E445C5">
            <w:pPr>
              <w:spacing w:after="0" w:line="240" w:lineRule="auto"/>
              <w:contextualSpacing/>
              <w:rPr>
                <w:sz w:val="20"/>
                <w:szCs w:val="20"/>
              </w:rPr>
            </w:pPr>
            <w:hyperlink r:id="rId83">
              <w:r w:rsidR="68EC1663" w:rsidRPr="00860DAE">
                <w:rPr>
                  <w:rStyle w:val="Hyperlink"/>
                  <w:rFonts w:ascii="Calibri" w:eastAsia="Calibri" w:hAnsi="Calibri" w:cs="Calibri"/>
                  <w:color w:val="000000" w:themeColor="text1"/>
                  <w:sz w:val="20"/>
                  <w:szCs w:val="20"/>
                  <w:u w:val="none"/>
                </w:rPr>
                <w:t xml:space="preserve">Recurrent falls </w:t>
              </w:r>
            </w:hyperlink>
          </w:p>
        </w:tc>
      </w:tr>
      <w:tr w:rsidR="68EC1663" w:rsidRPr="00860DAE" w14:paraId="5A510202" w14:textId="77777777" w:rsidTr="00E445C5">
        <w:trPr>
          <w:trHeight w:val="33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E57199" w14:textId="0C9FCD69"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AD078F" w14:textId="739DF8A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4032527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75BC2D" w14:textId="6F73553B" w:rsidR="68EC1663" w:rsidRPr="00860DAE" w:rsidRDefault="00000000" w:rsidP="00E445C5">
            <w:pPr>
              <w:spacing w:after="0" w:line="240" w:lineRule="auto"/>
              <w:contextualSpacing/>
              <w:rPr>
                <w:sz w:val="20"/>
                <w:szCs w:val="20"/>
              </w:rPr>
            </w:pPr>
            <w:hyperlink r:id="rId84">
              <w:r w:rsidR="68EC1663" w:rsidRPr="00860DAE">
                <w:rPr>
                  <w:rStyle w:val="Hyperlink"/>
                  <w:rFonts w:ascii="Calibri" w:eastAsia="Calibri" w:hAnsi="Calibri" w:cs="Calibri"/>
                  <w:color w:val="000000" w:themeColor="text1"/>
                  <w:sz w:val="20"/>
                  <w:szCs w:val="20"/>
                  <w:u w:val="none"/>
                </w:rPr>
                <w:t xml:space="preserve">At risk for falls </w:t>
              </w:r>
            </w:hyperlink>
          </w:p>
        </w:tc>
      </w:tr>
      <w:tr w:rsidR="68EC1663" w:rsidRPr="00860DAE" w14:paraId="034620D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01B25A" w14:textId="04D1950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9EC8A4" w14:textId="24F2CBF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4256754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B593B0" w14:textId="16C873A6" w:rsidR="68EC1663" w:rsidRPr="00860DAE" w:rsidRDefault="00000000" w:rsidP="00E445C5">
            <w:pPr>
              <w:spacing w:after="0" w:line="240" w:lineRule="auto"/>
              <w:contextualSpacing/>
              <w:rPr>
                <w:sz w:val="20"/>
                <w:szCs w:val="20"/>
              </w:rPr>
            </w:pPr>
            <w:hyperlink r:id="rId85">
              <w:r w:rsidR="68EC1663" w:rsidRPr="00860DAE">
                <w:rPr>
                  <w:rStyle w:val="Hyperlink"/>
                  <w:rFonts w:ascii="Calibri" w:eastAsia="Calibri" w:hAnsi="Calibri" w:cs="Calibri"/>
                  <w:color w:val="000000" w:themeColor="text1"/>
                  <w:sz w:val="20"/>
                  <w:szCs w:val="20"/>
                  <w:u w:val="none"/>
                </w:rPr>
                <w:t xml:space="preserve">Falls caused by medication </w:t>
              </w:r>
            </w:hyperlink>
          </w:p>
        </w:tc>
      </w:tr>
      <w:tr w:rsidR="68EC1663" w:rsidRPr="00E445C5" w14:paraId="58BF360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8B22F4" w14:textId="1A62F03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D03D34" w14:textId="39B084D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44809261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8C122E" w14:textId="14E33AFA" w:rsidR="68EC1663" w:rsidRPr="00E445C5" w:rsidRDefault="00000000" w:rsidP="00E445C5">
            <w:pPr>
              <w:spacing w:after="0" w:line="240" w:lineRule="auto"/>
              <w:contextualSpacing/>
              <w:rPr>
                <w:sz w:val="20"/>
                <w:szCs w:val="20"/>
                <w:lang w:val="en-GB"/>
              </w:rPr>
            </w:pPr>
            <w:hyperlink r:id="rId86">
              <w:r w:rsidR="68EC1663" w:rsidRPr="00E445C5">
                <w:rPr>
                  <w:rStyle w:val="Hyperlink"/>
                  <w:rFonts w:ascii="Calibri" w:eastAsia="Calibri" w:hAnsi="Calibri" w:cs="Calibri"/>
                  <w:color w:val="000000" w:themeColor="text1"/>
                  <w:sz w:val="20"/>
                  <w:szCs w:val="20"/>
                  <w:u w:val="none"/>
                  <w:lang w:val="en-GB"/>
                </w:rPr>
                <w:t xml:space="preserve">At high risk of falls </w:t>
              </w:r>
            </w:hyperlink>
          </w:p>
        </w:tc>
      </w:tr>
      <w:tr w:rsidR="68EC1663" w:rsidRPr="00860DAE" w14:paraId="0F4297A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18EAFF" w14:textId="15C0687C"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F96530" w14:textId="7B03516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4224116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0F048B" w14:textId="19F27BB7" w:rsidR="68EC1663" w:rsidRPr="00860DAE" w:rsidRDefault="00000000" w:rsidP="00E445C5">
            <w:pPr>
              <w:spacing w:after="0" w:line="240" w:lineRule="auto"/>
              <w:contextualSpacing/>
              <w:rPr>
                <w:sz w:val="20"/>
                <w:szCs w:val="20"/>
              </w:rPr>
            </w:pPr>
            <w:hyperlink r:id="rId87">
              <w:r w:rsidR="68EC1663" w:rsidRPr="00860DAE">
                <w:rPr>
                  <w:rStyle w:val="Hyperlink"/>
                  <w:rFonts w:ascii="Calibri" w:eastAsia="Calibri" w:hAnsi="Calibri" w:cs="Calibri"/>
                  <w:color w:val="000000" w:themeColor="text1"/>
                  <w:sz w:val="20"/>
                  <w:szCs w:val="20"/>
                  <w:u w:val="none"/>
                </w:rPr>
                <w:t xml:space="preserve">Unexplained recurrent falls </w:t>
              </w:r>
            </w:hyperlink>
          </w:p>
        </w:tc>
      </w:tr>
      <w:tr w:rsidR="68EC1663" w:rsidRPr="00E445C5" w14:paraId="05A619A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99853A" w14:textId="5953FFA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40ADA5" w14:textId="2F8896E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4329906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66F0B9" w14:textId="56B384C8" w:rsidR="68EC1663" w:rsidRPr="00E445C5" w:rsidRDefault="00000000" w:rsidP="00E445C5">
            <w:pPr>
              <w:spacing w:after="0" w:line="240" w:lineRule="auto"/>
              <w:contextualSpacing/>
              <w:rPr>
                <w:sz w:val="20"/>
                <w:szCs w:val="20"/>
                <w:lang w:val="en-GB"/>
              </w:rPr>
            </w:pPr>
            <w:hyperlink r:id="rId88">
              <w:r w:rsidR="68EC1663" w:rsidRPr="00E445C5">
                <w:rPr>
                  <w:rStyle w:val="Hyperlink"/>
                  <w:rFonts w:ascii="Calibri" w:eastAsia="Calibri" w:hAnsi="Calibri" w:cs="Calibri"/>
                  <w:color w:val="000000" w:themeColor="text1"/>
                  <w:sz w:val="20"/>
                  <w:szCs w:val="20"/>
                  <w:u w:val="none"/>
                  <w:lang w:val="en-GB"/>
                </w:rPr>
                <w:t xml:space="preserve">At risk for injury due to fall </w:t>
              </w:r>
            </w:hyperlink>
          </w:p>
        </w:tc>
      </w:tr>
      <w:tr w:rsidR="68EC1663" w:rsidRPr="00860DAE" w14:paraId="4587A89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451777" w14:textId="377FB829" w:rsidR="68EC1663" w:rsidRPr="00860DAE" w:rsidRDefault="68EC1663" w:rsidP="00E445C5">
            <w:pPr>
              <w:spacing w:after="0" w:line="240" w:lineRule="auto"/>
              <w:contextualSpacing/>
              <w:rPr>
                <w:b/>
                <w:sz w:val="20"/>
                <w:szCs w:val="20"/>
              </w:rPr>
            </w:pPr>
            <w:r w:rsidRPr="00E445C5">
              <w:rPr>
                <w:rFonts w:ascii="Calibri" w:eastAsia="Calibri" w:hAnsi="Calibri" w:cs="Calibri"/>
                <w:b/>
                <w:color w:val="000000" w:themeColor="text1"/>
                <w:sz w:val="20"/>
                <w:szCs w:val="20"/>
                <w:lang w:val="en-GB"/>
              </w:rPr>
              <w:t xml:space="preserve"> </w:t>
            </w:r>
            <w:r w:rsidRPr="00860DAE">
              <w:rPr>
                <w:rFonts w:ascii="Calibri" w:eastAsia="Calibri" w:hAnsi="Calibri" w:cs="Calibri"/>
                <w:b/>
                <w:color w:val="000000" w:themeColor="text1"/>
                <w:sz w:val="20"/>
                <w:szCs w:val="20"/>
              </w:rPr>
              <w:t xml:space="preserve">Urinary incontinence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08A4E2" w14:textId="4AB2D55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193326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79037D" w14:textId="247FCA7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Urge incontinence of urine </w:t>
            </w:r>
          </w:p>
        </w:tc>
      </w:tr>
      <w:tr w:rsidR="68EC1663" w:rsidRPr="00860DAE" w14:paraId="26F4DAC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9B8EE2" w14:textId="6D6A458E"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AC440B" w14:textId="21558BE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193598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85DC30" w14:textId="32704CC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Extravasation of urine </w:t>
            </w:r>
          </w:p>
        </w:tc>
      </w:tr>
      <w:tr w:rsidR="68EC1663" w:rsidRPr="00860DAE" w14:paraId="5B3F487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4839A5" w14:textId="2E365A2C"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B56F08" w14:textId="7EB44DC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193874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617ECB" w14:textId="78B0DCA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Nocturnal enuresis </w:t>
            </w:r>
          </w:p>
        </w:tc>
      </w:tr>
      <w:tr w:rsidR="68EC1663" w:rsidRPr="00860DAE" w14:paraId="2A7476B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5B93B3" w14:textId="67CB3834"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23FB37" w14:textId="07FF774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195007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FFC30E" w14:textId="2731298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Female stress incontinence </w:t>
            </w:r>
          </w:p>
        </w:tc>
      </w:tr>
      <w:tr w:rsidR="68EC1663" w:rsidRPr="00860DAE" w14:paraId="05AEA5E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FA8CE9" w14:textId="79CC632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9A4284" w14:textId="14D7AB1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195079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69FA80" w14:textId="0744273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Functional urinary incontinence </w:t>
            </w:r>
          </w:p>
        </w:tc>
      </w:tr>
      <w:tr w:rsidR="68EC1663" w:rsidRPr="00860DAE" w14:paraId="4F8A23C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9C6861" w14:textId="7C73782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1BCB4A" w14:textId="0EE06F5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197102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8C4865" w14:textId="02D9CAC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Unaware of passing urine </w:t>
            </w:r>
          </w:p>
        </w:tc>
      </w:tr>
      <w:tr w:rsidR="68EC1663" w:rsidRPr="00860DAE" w14:paraId="00E7C99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7DD4DD" w14:textId="71BE630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F8EC49" w14:textId="086B857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197378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FD7261" w14:textId="1BAABB7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Overflow incontinence of urine </w:t>
            </w:r>
          </w:p>
        </w:tc>
      </w:tr>
      <w:tr w:rsidR="68EC1663" w:rsidRPr="00860DAE" w14:paraId="336B61F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306F3C" w14:textId="45FE8BB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75EC06" w14:textId="2F5B14E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197672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D71A6B" w14:textId="367E2B2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Urinary incontinence </w:t>
            </w:r>
          </w:p>
        </w:tc>
      </w:tr>
      <w:tr w:rsidR="68EC1663" w:rsidRPr="00860DAE" w14:paraId="4DED72F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8C0F818" w14:textId="624CB17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4E2436" w14:textId="02CE073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443524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E51C44" w14:textId="6A12558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Mixed urinary incontinence </w:t>
            </w:r>
          </w:p>
        </w:tc>
      </w:tr>
      <w:tr w:rsidR="68EC1663" w:rsidRPr="00860DAE" w14:paraId="4F71786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21D4B2" w14:textId="39F43E7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lastRenderedPageBreak/>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659251" w14:textId="048FF77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444035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E7C91E" w14:textId="54DBBFE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Incontinence </w:t>
            </w:r>
          </w:p>
        </w:tc>
      </w:tr>
      <w:tr w:rsidR="68EC1663" w:rsidRPr="00860DAE" w14:paraId="0D09032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809BE5" w14:textId="5F4CDA0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F20B3F" w14:textId="7A6BC83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606405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F4C671" w14:textId="00E964F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Extraurethral urinary incontinence </w:t>
            </w:r>
          </w:p>
        </w:tc>
      </w:tr>
      <w:tr w:rsidR="68EC1663" w:rsidRPr="00E445C5" w14:paraId="526DD62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0E1D02" w14:textId="5CE1BE6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8F236B" w14:textId="1E60571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606955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E924A3" w14:textId="3604F75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Stress incontinence following surgical procedure </w:t>
            </w:r>
          </w:p>
        </w:tc>
      </w:tr>
      <w:tr w:rsidR="68EC1663" w:rsidRPr="00860DAE" w14:paraId="125CE29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72BE0A" w14:textId="3EC6EF5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D7F0CD" w14:textId="107B889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4012368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CBFF1B" w14:textId="25DA3FF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Increased frequency of urination </w:t>
            </w:r>
          </w:p>
        </w:tc>
      </w:tr>
      <w:tr w:rsidR="68EC1663" w:rsidRPr="00E445C5" w14:paraId="4276B50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6A5B57" w14:textId="7340947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0A9DC6" w14:textId="6472921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4030763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7D521E" w14:textId="7D63E527"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At risk for urge incontinence </w:t>
            </w:r>
          </w:p>
        </w:tc>
      </w:tr>
      <w:tr w:rsidR="68EC1663" w:rsidRPr="00860DAE" w14:paraId="76C1764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AD32CE" w14:textId="5F8B16AC"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8E805D" w14:textId="36C6ADA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4032498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08724F" w14:textId="1AA238E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Abnormal bladder continence </w:t>
            </w:r>
          </w:p>
        </w:tc>
      </w:tr>
      <w:tr w:rsidR="68EC1663" w:rsidRPr="00860DAE" w14:paraId="0D783C7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2D8EC1" w14:textId="12EC8E9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5740F1" w14:textId="7283B51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4032530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C31911" w14:textId="3AF25DF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Total urinary incontinence </w:t>
            </w:r>
          </w:p>
        </w:tc>
      </w:tr>
      <w:tr w:rsidR="68EC1663" w:rsidRPr="00860DAE" w14:paraId="2CDAE4A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3D7BF2" w14:textId="5A0F0F2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BC42AD" w14:textId="7699749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4092642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001DE9" w14:textId="123FFDB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Urinary loss </w:t>
            </w:r>
          </w:p>
        </w:tc>
      </w:tr>
      <w:tr w:rsidR="68EC1663" w:rsidRPr="00E445C5" w14:paraId="1079E36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018D2B" w14:textId="6315165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5E70ED" w14:textId="06527FB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4096552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E49182" w14:textId="0B089BF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Unaware of need to urinate </w:t>
            </w:r>
          </w:p>
        </w:tc>
      </w:tr>
      <w:tr w:rsidR="68EC1663" w:rsidRPr="00860DAE" w14:paraId="4F7A9BE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33B406" w14:textId="48C8C39E"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CBEEA8" w14:textId="3C9FBF5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4126278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7B087C" w14:textId="42AD1CE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Postural urinary incontinence </w:t>
            </w:r>
          </w:p>
        </w:tc>
      </w:tr>
      <w:tr w:rsidR="68EC1663" w:rsidRPr="00E445C5" w14:paraId="29B9C8EE"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13D735" w14:textId="2286977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B4AFE2" w14:textId="2884712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4153667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840A47" w14:textId="7302BF04"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Urinary incontinence due to urethral sphincter incompetence </w:t>
            </w:r>
          </w:p>
        </w:tc>
      </w:tr>
      <w:tr w:rsidR="68EC1663" w:rsidRPr="00E445C5" w14:paraId="39BDFCB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8A267F" w14:textId="0662F40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F2FDAF" w14:textId="04B3D93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4172646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530FC5" w14:textId="502940D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Urinary incontinence of non-organic origin </w:t>
            </w:r>
          </w:p>
        </w:tc>
      </w:tr>
      <w:tr w:rsidR="68EC1663" w:rsidRPr="00860DAE" w14:paraId="194D971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4F67F0" w14:textId="20B37A56"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450E2F" w14:textId="0F271DC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4302457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B36339" w14:textId="6D5B1B4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Double incontinence </w:t>
            </w:r>
          </w:p>
        </w:tc>
      </w:tr>
      <w:tr w:rsidR="68EC1663" w:rsidRPr="00E445C5" w14:paraId="3182EA2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83F462" w14:textId="0DDDDED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15DD23" w14:textId="09AB99E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4314023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C737A4" w14:textId="0A7BB98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Incontinence due to detrusor instability </w:t>
            </w:r>
          </w:p>
        </w:tc>
      </w:tr>
      <w:tr w:rsidR="68EC1663" w:rsidRPr="00E445C5" w14:paraId="0DBBB84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46CEE2" w14:textId="326C1AC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70C8F5" w14:textId="34B37EC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37018220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8AA16A" w14:textId="37D6D0F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At risk of impaired urinary system function </w:t>
            </w:r>
          </w:p>
        </w:tc>
      </w:tr>
      <w:tr w:rsidR="68EC1663" w:rsidRPr="00E445C5" w14:paraId="0B28666F"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83EEC3" w14:textId="3CA68E21"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EF835A" w14:textId="58DBF7D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37119132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AE3D1B" w14:textId="0835527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Urinary incontinence co-occurrent and due to prolapse of female genital organ </w:t>
            </w:r>
          </w:p>
        </w:tc>
      </w:tr>
      <w:tr w:rsidR="68EC1663" w:rsidRPr="00860DAE" w14:paraId="2E3BB15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67E6AB" w14:textId="71C48BB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5C86A6" w14:textId="32091BA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37208161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92A5F0" w14:textId="6AED3AB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Daily urinary incontinence </w:t>
            </w:r>
          </w:p>
        </w:tc>
      </w:tr>
      <w:tr w:rsidR="68EC1663" w:rsidRPr="00860DAE" w14:paraId="5EF29AF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D99E2C" w14:textId="7EAD295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D0BB54" w14:textId="069DD54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40480232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4A7713" w14:textId="522058D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Male urinary stress incontinence </w:t>
            </w:r>
          </w:p>
        </w:tc>
      </w:tr>
      <w:tr w:rsidR="68EC1663" w:rsidRPr="00860DAE" w14:paraId="3BB2269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C240B8" w14:textId="7DF5837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9282B7" w14:textId="7977333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40481801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E1A6A2" w14:textId="44F47A7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Stress incontinence after prostatectomy </w:t>
            </w:r>
          </w:p>
        </w:tc>
      </w:tr>
      <w:tr w:rsidR="68EC1663" w:rsidRPr="00860DAE" w14:paraId="1CC193F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2B96ED" w14:textId="4F5311B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6A8D61" w14:textId="6C54673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40490423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CFA0BE" w14:textId="082FC62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Incontinence without sensory awareness </w:t>
            </w:r>
          </w:p>
        </w:tc>
      </w:tr>
      <w:tr w:rsidR="68EC1663" w:rsidRPr="00E445C5" w14:paraId="28C52A20"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5D25BA" w14:textId="3990014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C1BC9B" w14:textId="2452B33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42536555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7EFAA9" w14:textId="00A1D1E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Stress incontinence co-occurrent and due to pelvic organ prolapse </w:t>
            </w:r>
          </w:p>
        </w:tc>
      </w:tr>
      <w:tr w:rsidR="68EC1663" w:rsidRPr="00E445C5" w14:paraId="1A756E5D"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E6DBE6" w14:textId="722E1CD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C44DB1" w14:textId="4109750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42538537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CF5738" w14:textId="4367CD9C"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Overflow incontinence of urine due to prolapse of female genital organ </w:t>
            </w:r>
          </w:p>
        </w:tc>
      </w:tr>
      <w:tr w:rsidR="68EC1663" w:rsidRPr="00E445C5" w14:paraId="400116E5"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89431A" w14:textId="0A8A927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F74F91" w14:textId="3C56441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42538538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4E3F58" w14:textId="1678134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Urge incontinence due to prolapse of female genital organ </w:t>
            </w:r>
          </w:p>
        </w:tc>
      </w:tr>
      <w:tr w:rsidR="68EC1663" w:rsidRPr="00E445C5" w14:paraId="28DE55E6"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671016" w14:textId="0EBA0F1C"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C33E9F" w14:textId="6D5CA01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42538539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60897D" w14:textId="44500E8E"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Mixed incontinence due to prolapse of female genital organ </w:t>
            </w:r>
          </w:p>
        </w:tc>
      </w:tr>
      <w:tr w:rsidR="68EC1663" w:rsidRPr="00860DAE" w14:paraId="74514F3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D7A40C" w14:textId="6FE53B91"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2FEA8C" w14:textId="3FBD643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42872846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0C3D1B" w14:textId="62E6B33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Intermittent urinary incontinence </w:t>
            </w:r>
          </w:p>
        </w:tc>
      </w:tr>
      <w:tr w:rsidR="68EC1663" w:rsidRPr="00860DAE" w14:paraId="219D64F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D3627A" w14:textId="77F3B00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0808D3" w14:textId="7CD1FDE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44808460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0C8537" w14:textId="51B567D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Sneezing incontinence of urine </w:t>
            </w:r>
          </w:p>
        </w:tc>
      </w:tr>
      <w:tr w:rsidR="68EC1663" w:rsidRPr="00E445C5" w14:paraId="37002EC6"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2AD5B7" w14:textId="485C125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488B87" w14:textId="2043171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45757352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1F95D0" w14:textId="6A43A27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Urinary incontinence due to benign prostatic hypertrophy </w:t>
            </w:r>
          </w:p>
        </w:tc>
      </w:tr>
      <w:tr w:rsidR="68EC1663" w:rsidRPr="00E445C5" w14:paraId="1531640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69F13A" w14:textId="4C3BD87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057184" w14:textId="1BA21F5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45770268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4B96E0" w14:textId="4CBDE13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Functional urinary and faecal incontinence </w:t>
            </w:r>
          </w:p>
        </w:tc>
      </w:tr>
      <w:tr w:rsidR="68EC1663" w:rsidRPr="00860DAE" w14:paraId="2041CA05" w14:textId="77777777" w:rsidTr="00E445C5">
        <w:trPr>
          <w:trHeight w:val="345"/>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3C289F" w14:textId="0653A679" w:rsidR="68EC1663" w:rsidRPr="00860DAE" w:rsidRDefault="68EC1663" w:rsidP="00E445C5">
            <w:pPr>
              <w:spacing w:after="0" w:line="240" w:lineRule="auto"/>
              <w:contextualSpacing/>
              <w:rPr>
                <w:b/>
                <w:sz w:val="20"/>
                <w:szCs w:val="20"/>
              </w:rPr>
            </w:pPr>
            <w:r w:rsidRPr="00E445C5">
              <w:rPr>
                <w:rFonts w:ascii="Calibri" w:eastAsia="Calibri" w:hAnsi="Calibri" w:cs="Calibri"/>
                <w:color w:val="000000" w:themeColor="text1"/>
                <w:sz w:val="20"/>
                <w:szCs w:val="20"/>
                <w:lang w:val="en-GB"/>
              </w:rPr>
              <w:t xml:space="preserve"> </w:t>
            </w:r>
            <w:r w:rsidRPr="00860DAE">
              <w:rPr>
                <w:rFonts w:ascii="Calibri" w:eastAsia="Calibri" w:hAnsi="Calibri" w:cs="Calibri"/>
                <w:b/>
                <w:color w:val="000000" w:themeColor="text1"/>
                <w:sz w:val="20"/>
                <w:szCs w:val="20"/>
              </w:rPr>
              <w:t xml:space="preserve">Weight loss and anorexia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C0CA4F" w14:textId="096A2B4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436675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AB74E3" w14:textId="2A676CDC" w:rsidR="68EC1663" w:rsidRPr="00860DAE" w:rsidRDefault="00000000" w:rsidP="00E445C5">
            <w:pPr>
              <w:spacing w:after="0" w:line="240" w:lineRule="auto"/>
              <w:contextualSpacing/>
              <w:rPr>
                <w:sz w:val="20"/>
                <w:szCs w:val="20"/>
              </w:rPr>
            </w:pPr>
            <w:hyperlink r:id="rId89">
              <w:r w:rsidR="68EC1663" w:rsidRPr="00860DAE">
                <w:rPr>
                  <w:rStyle w:val="Hyperlink"/>
                  <w:rFonts w:ascii="Calibri" w:eastAsia="Calibri" w:hAnsi="Calibri" w:cs="Calibri"/>
                  <w:color w:val="000000" w:themeColor="text1"/>
                  <w:sz w:val="20"/>
                  <w:szCs w:val="20"/>
                  <w:u w:val="none"/>
                </w:rPr>
                <w:t xml:space="preserve">Anorexia nervosa </w:t>
              </w:r>
            </w:hyperlink>
          </w:p>
        </w:tc>
      </w:tr>
      <w:tr w:rsidR="68EC1663" w:rsidRPr="00860DAE" w14:paraId="628D15B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4982ED" w14:textId="202C1DD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7E2FAB" w14:textId="52E7D74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4091029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915F9E" w14:textId="0CE78320" w:rsidR="68EC1663" w:rsidRPr="00860DAE" w:rsidRDefault="00000000" w:rsidP="00E445C5">
            <w:pPr>
              <w:spacing w:after="0" w:line="240" w:lineRule="auto"/>
              <w:contextualSpacing/>
              <w:rPr>
                <w:sz w:val="20"/>
                <w:szCs w:val="20"/>
              </w:rPr>
            </w:pPr>
            <w:hyperlink r:id="rId90">
              <w:r w:rsidR="68EC1663" w:rsidRPr="00860DAE">
                <w:rPr>
                  <w:rStyle w:val="Hyperlink"/>
                  <w:rFonts w:ascii="Calibri" w:eastAsia="Calibri" w:hAnsi="Calibri" w:cs="Calibri"/>
                  <w:color w:val="000000" w:themeColor="text1"/>
                  <w:sz w:val="20"/>
                  <w:szCs w:val="20"/>
                  <w:u w:val="none"/>
                </w:rPr>
                <w:t xml:space="preserve">Anorexia symptom </w:t>
              </w:r>
            </w:hyperlink>
          </w:p>
        </w:tc>
      </w:tr>
      <w:tr w:rsidR="68EC1663" w:rsidRPr="00860DAE" w14:paraId="29FDF9D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5DE3E0" w14:textId="1B0D226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25CDA7" w14:textId="2F8B980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4216971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645736" w14:textId="0270FDD8" w:rsidR="68EC1663" w:rsidRPr="00860DAE" w:rsidRDefault="00000000" w:rsidP="00E445C5">
            <w:pPr>
              <w:spacing w:after="0" w:line="240" w:lineRule="auto"/>
              <w:contextualSpacing/>
              <w:rPr>
                <w:sz w:val="20"/>
                <w:szCs w:val="20"/>
              </w:rPr>
            </w:pPr>
            <w:hyperlink r:id="rId91">
              <w:r w:rsidR="68EC1663" w:rsidRPr="00860DAE">
                <w:rPr>
                  <w:rStyle w:val="Hyperlink"/>
                  <w:rFonts w:ascii="Calibri" w:eastAsia="Calibri" w:hAnsi="Calibri" w:cs="Calibri"/>
                  <w:color w:val="000000" w:themeColor="text1"/>
                  <w:sz w:val="20"/>
                  <w:szCs w:val="20"/>
                  <w:u w:val="none"/>
                </w:rPr>
                <w:t xml:space="preserve">Mood anorexia </w:t>
              </w:r>
            </w:hyperlink>
          </w:p>
        </w:tc>
      </w:tr>
      <w:tr w:rsidR="68EC1663" w:rsidRPr="00860DAE" w14:paraId="4C5B420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844067" w14:textId="0F8522F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7F9D79" w14:textId="046A1D2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4333683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F5F3DF" w14:textId="6B70C803" w:rsidR="68EC1663" w:rsidRPr="00860DAE" w:rsidRDefault="00000000" w:rsidP="00E445C5">
            <w:pPr>
              <w:spacing w:after="0" w:line="240" w:lineRule="auto"/>
              <w:contextualSpacing/>
              <w:rPr>
                <w:sz w:val="20"/>
                <w:szCs w:val="20"/>
              </w:rPr>
            </w:pPr>
            <w:hyperlink r:id="rId92">
              <w:r w:rsidR="68EC1663" w:rsidRPr="00860DAE">
                <w:rPr>
                  <w:rStyle w:val="Hyperlink"/>
                  <w:rFonts w:ascii="Calibri" w:eastAsia="Calibri" w:hAnsi="Calibri" w:cs="Calibri"/>
                  <w:color w:val="000000" w:themeColor="text1"/>
                  <w:sz w:val="20"/>
                  <w:szCs w:val="20"/>
                  <w:u w:val="none"/>
                </w:rPr>
                <w:t xml:space="preserve">Atypical anorexia nervosa </w:t>
              </w:r>
            </w:hyperlink>
          </w:p>
        </w:tc>
      </w:tr>
      <w:tr w:rsidR="68EC1663" w:rsidRPr="00860DAE" w14:paraId="26A02B8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EB4BEA" w14:textId="1DD1183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733EB1" w14:textId="0E76A64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4300305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3E9395" w14:textId="04009137" w:rsidR="68EC1663" w:rsidRPr="00860DAE" w:rsidRDefault="00000000" w:rsidP="00E445C5">
            <w:pPr>
              <w:spacing w:after="0" w:line="240" w:lineRule="auto"/>
              <w:contextualSpacing/>
              <w:rPr>
                <w:sz w:val="20"/>
                <w:szCs w:val="20"/>
              </w:rPr>
            </w:pPr>
            <w:hyperlink r:id="rId93">
              <w:r w:rsidR="68EC1663" w:rsidRPr="00860DAE">
                <w:rPr>
                  <w:rStyle w:val="Hyperlink"/>
                  <w:rFonts w:ascii="Calibri" w:eastAsia="Calibri" w:hAnsi="Calibri" w:cs="Calibri"/>
                  <w:color w:val="000000" w:themeColor="text1"/>
                  <w:sz w:val="20"/>
                  <w:szCs w:val="20"/>
                  <w:u w:val="none"/>
                </w:rPr>
                <w:t xml:space="preserve">Anorexia nervosa, restricting type </w:t>
              </w:r>
            </w:hyperlink>
          </w:p>
        </w:tc>
      </w:tr>
      <w:tr w:rsidR="68EC1663" w:rsidRPr="00860DAE" w14:paraId="0AEEAFC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E8763F" w14:textId="3B88DC1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lastRenderedPageBreak/>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738A60" w14:textId="5FB1FDF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44784528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E1DE27" w14:textId="09A47823" w:rsidR="68EC1663" w:rsidRPr="00860DAE" w:rsidRDefault="00000000" w:rsidP="00E445C5">
            <w:pPr>
              <w:spacing w:after="0" w:line="240" w:lineRule="auto"/>
              <w:contextualSpacing/>
              <w:rPr>
                <w:sz w:val="20"/>
                <w:szCs w:val="20"/>
              </w:rPr>
            </w:pPr>
            <w:hyperlink r:id="rId94">
              <w:r w:rsidR="68EC1663" w:rsidRPr="00860DAE">
                <w:rPr>
                  <w:rStyle w:val="Hyperlink"/>
                  <w:rFonts w:ascii="Calibri" w:eastAsia="Calibri" w:hAnsi="Calibri" w:cs="Calibri"/>
                  <w:color w:val="000000" w:themeColor="text1"/>
                  <w:sz w:val="20"/>
                  <w:szCs w:val="20"/>
                  <w:u w:val="none"/>
                </w:rPr>
                <w:t xml:space="preserve">Anorexia nervosa in remission </w:t>
              </w:r>
            </w:hyperlink>
          </w:p>
        </w:tc>
      </w:tr>
      <w:tr w:rsidR="68EC1663" w:rsidRPr="00E445C5" w14:paraId="4A2FEEC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B6692" w14:textId="41175E9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CDFDF8" w14:textId="1AD0EED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4269485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500606" w14:textId="2CAAE282" w:rsidR="68EC1663" w:rsidRPr="00E445C5" w:rsidRDefault="00000000" w:rsidP="00E445C5">
            <w:pPr>
              <w:spacing w:after="0" w:line="240" w:lineRule="auto"/>
              <w:contextualSpacing/>
              <w:rPr>
                <w:sz w:val="20"/>
                <w:szCs w:val="20"/>
                <w:lang w:val="en-GB"/>
              </w:rPr>
            </w:pPr>
            <w:hyperlink r:id="rId95">
              <w:r w:rsidR="68EC1663" w:rsidRPr="00E445C5">
                <w:rPr>
                  <w:rStyle w:val="Hyperlink"/>
                  <w:rFonts w:ascii="Calibri" w:eastAsia="Calibri" w:hAnsi="Calibri" w:cs="Calibri"/>
                  <w:color w:val="000000" w:themeColor="text1"/>
                  <w:sz w:val="20"/>
                  <w:szCs w:val="20"/>
                  <w:u w:val="none"/>
                  <w:lang w:val="en-GB"/>
                </w:rPr>
                <w:t xml:space="preserve">Anorexia nervosa, binge-eating purging type </w:t>
              </w:r>
            </w:hyperlink>
          </w:p>
        </w:tc>
      </w:tr>
      <w:tr w:rsidR="68EC1663" w:rsidRPr="00E445C5" w14:paraId="009F8C81"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909634" w14:textId="4108EBE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6B825A" w14:textId="30DC4D8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37204325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70D213" w14:textId="02F1D663" w:rsidR="68EC1663" w:rsidRPr="00E445C5" w:rsidRDefault="00000000" w:rsidP="00E445C5">
            <w:pPr>
              <w:spacing w:after="0" w:line="240" w:lineRule="auto"/>
              <w:contextualSpacing/>
              <w:rPr>
                <w:sz w:val="20"/>
                <w:szCs w:val="20"/>
                <w:lang w:val="en-GB"/>
              </w:rPr>
            </w:pPr>
            <w:hyperlink r:id="rId96">
              <w:r w:rsidR="68EC1663" w:rsidRPr="00E445C5">
                <w:rPr>
                  <w:rStyle w:val="Hyperlink"/>
                  <w:rFonts w:ascii="Calibri" w:eastAsia="Calibri" w:hAnsi="Calibri" w:cs="Calibri"/>
                  <w:color w:val="000000" w:themeColor="text1"/>
                  <w:sz w:val="20"/>
                  <w:szCs w:val="20"/>
                  <w:u w:val="none"/>
                  <w:lang w:val="en-GB"/>
                </w:rPr>
                <w:t xml:space="preserve">Facial dysmorphism, anorexia, cachexia, eye and skin anomalies syndrome </w:t>
              </w:r>
            </w:hyperlink>
          </w:p>
        </w:tc>
      </w:tr>
      <w:tr w:rsidR="68EC1663" w:rsidRPr="00860DAE" w14:paraId="2F53E2C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26DE21" w14:textId="42019DE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8D122C" w14:textId="428A7AE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442165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74988A" w14:textId="37BF20C3" w:rsidR="68EC1663" w:rsidRPr="00860DAE" w:rsidRDefault="00000000" w:rsidP="00E445C5">
            <w:pPr>
              <w:spacing w:after="0" w:line="240" w:lineRule="auto"/>
              <w:contextualSpacing/>
              <w:rPr>
                <w:sz w:val="20"/>
                <w:szCs w:val="20"/>
              </w:rPr>
            </w:pPr>
            <w:hyperlink r:id="rId97">
              <w:r w:rsidR="68EC1663" w:rsidRPr="00860DAE">
                <w:rPr>
                  <w:rStyle w:val="Hyperlink"/>
                  <w:rFonts w:ascii="Calibri" w:eastAsia="Calibri" w:hAnsi="Calibri" w:cs="Calibri"/>
                  <w:color w:val="000000" w:themeColor="text1"/>
                  <w:sz w:val="20"/>
                  <w:szCs w:val="20"/>
                  <w:u w:val="none"/>
                </w:rPr>
                <w:t xml:space="preserve">Loss of appetite </w:t>
              </w:r>
            </w:hyperlink>
          </w:p>
        </w:tc>
      </w:tr>
      <w:tr w:rsidR="68EC1663" w:rsidRPr="00860DAE" w14:paraId="1287E47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565DCC" w14:textId="26A28DD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BF829C" w14:textId="1C986C3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44788734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49E9D2" w14:textId="3AF556AD" w:rsidR="68EC1663" w:rsidRPr="00860DAE" w:rsidRDefault="00000000" w:rsidP="00E445C5">
            <w:pPr>
              <w:spacing w:after="0" w:line="240" w:lineRule="auto"/>
              <w:contextualSpacing/>
              <w:rPr>
                <w:sz w:val="20"/>
                <w:szCs w:val="20"/>
              </w:rPr>
            </w:pPr>
            <w:hyperlink r:id="rId98">
              <w:r w:rsidR="68EC1663" w:rsidRPr="00860DAE">
                <w:rPr>
                  <w:rStyle w:val="Hyperlink"/>
                  <w:rFonts w:ascii="Calibri" w:eastAsia="Calibri" w:hAnsi="Calibri" w:cs="Calibri"/>
                  <w:color w:val="000000" w:themeColor="text1"/>
                  <w:sz w:val="20"/>
                  <w:szCs w:val="20"/>
                  <w:u w:val="none"/>
                </w:rPr>
                <w:t xml:space="preserve">Complaining of weight loss </w:t>
              </w:r>
            </w:hyperlink>
          </w:p>
        </w:tc>
      </w:tr>
      <w:tr w:rsidR="68EC1663" w:rsidRPr="00860DAE" w14:paraId="2BEBAB2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3F45DB" w14:textId="6641876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BA9D30" w14:textId="41FF04B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4156515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BF9801" w14:textId="05F08195" w:rsidR="68EC1663" w:rsidRPr="00860DAE" w:rsidRDefault="00000000" w:rsidP="00E445C5">
            <w:pPr>
              <w:spacing w:after="0" w:line="240" w:lineRule="auto"/>
              <w:contextualSpacing/>
              <w:rPr>
                <w:sz w:val="20"/>
                <w:szCs w:val="20"/>
              </w:rPr>
            </w:pPr>
            <w:hyperlink r:id="rId99">
              <w:r w:rsidR="68EC1663" w:rsidRPr="00860DAE">
                <w:rPr>
                  <w:rStyle w:val="Hyperlink"/>
                  <w:rFonts w:ascii="Calibri" w:eastAsia="Calibri" w:hAnsi="Calibri" w:cs="Calibri"/>
                  <w:color w:val="000000" w:themeColor="text1"/>
                  <w:sz w:val="20"/>
                  <w:szCs w:val="20"/>
                  <w:u w:val="none"/>
                </w:rPr>
                <w:t xml:space="preserve">Malnutrition (calorie) </w:t>
              </w:r>
            </w:hyperlink>
          </w:p>
        </w:tc>
      </w:tr>
      <w:tr w:rsidR="68EC1663" w:rsidRPr="00860DAE" w14:paraId="6E1DF2A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BF7C0F" w14:textId="43DD08A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001CB8" w14:textId="28AA23C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763515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B2A61D" w14:textId="07A54476" w:rsidR="68EC1663" w:rsidRPr="00860DAE" w:rsidRDefault="00000000" w:rsidP="00E445C5">
            <w:pPr>
              <w:spacing w:after="0" w:line="240" w:lineRule="auto"/>
              <w:contextualSpacing/>
              <w:rPr>
                <w:sz w:val="20"/>
                <w:szCs w:val="20"/>
              </w:rPr>
            </w:pPr>
            <w:hyperlink r:id="rId100">
              <w:r w:rsidR="68EC1663" w:rsidRPr="00860DAE">
                <w:rPr>
                  <w:rStyle w:val="Hyperlink"/>
                  <w:rFonts w:ascii="Calibri" w:eastAsia="Calibri" w:hAnsi="Calibri" w:cs="Calibri"/>
                  <w:color w:val="000000" w:themeColor="text1"/>
                  <w:sz w:val="20"/>
                  <w:szCs w:val="20"/>
                  <w:u w:val="none"/>
                </w:rPr>
                <w:t xml:space="preserve">Chronic disease-related malnutrition </w:t>
              </w:r>
            </w:hyperlink>
          </w:p>
        </w:tc>
      </w:tr>
      <w:tr w:rsidR="68EC1663" w:rsidRPr="00860DAE" w14:paraId="205CF881"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5BDDA4" w14:textId="7AB3D51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48AD60" w14:textId="3C8BED8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45773690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149CAA" w14:textId="7ED1CD06" w:rsidR="68EC1663" w:rsidRPr="00860DAE" w:rsidRDefault="00000000" w:rsidP="00E445C5">
            <w:pPr>
              <w:spacing w:after="0" w:line="240" w:lineRule="auto"/>
              <w:contextualSpacing/>
              <w:rPr>
                <w:sz w:val="20"/>
                <w:szCs w:val="20"/>
              </w:rPr>
            </w:pPr>
            <w:hyperlink r:id="rId101">
              <w:r w:rsidR="68EC1663" w:rsidRPr="00860DAE">
                <w:rPr>
                  <w:rStyle w:val="Hyperlink"/>
                  <w:rFonts w:ascii="Calibri" w:eastAsia="Calibri" w:hAnsi="Calibri" w:cs="Calibri"/>
                  <w:color w:val="000000" w:themeColor="text1"/>
                  <w:sz w:val="20"/>
                  <w:szCs w:val="20"/>
                  <w:u w:val="none"/>
                </w:rPr>
                <w:t xml:space="preserve">Hypoalbuminemia due to protein calorie malnutrition </w:t>
              </w:r>
            </w:hyperlink>
          </w:p>
        </w:tc>
      </w:tr>
      <w:tr w:rsidR="68EC1663" w:rsidRPr="00860DAE" w14:paraId="3894DC6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8AF41A" w14:textId="172D536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7CA60A" w14:textId="59FF2D5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134765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7EB962" w14:textId="46F9B69F" w:rsidR="68EC1663" w:rsidRPr="00860DAE" w:rsidRDefault="00000000" w:rsidP="00E445C5">
            <w:pPr>
              <w:spacing w:after="0" w:line="240" w:lineRule="auto"/>
              <w:contextualSpacing/>
              <w:rPr>
                <w:sz w:val="20"/>
                <w:szCs w:val="20"/>
              </w:rPr>
            </w:pPr>
            <w:hyperlink r:id="rId102">
              <w:r w:rsidR="68EC1663" w:rsidRPr="00860DAE">
                <w:rPr>
                  <w:rStyle w:val="Hyperlink"/>
                  <w:rFonts w:ascii="Calibri" w:eastAsia="Calibri" w:hAnsi="Calibri" w:cs="Calibri"/>
                  <w:color w:val="000000" w:themeColor="text1"/>
                  <w:sz w:val="20"/>
                  <w:szCs w:val="20"/>
                  <w:u w:val="none"/>
                </w:rPr>
                <w:t xml:space="preserve">Cachexia </w:t>
              </w:r>
            </w:hyperlink>
          </w:p>
        </w:tc>
      </w:tr>
      <w:tr w:rsidR="68EC1663" w:rsidRPr="00860DAE" w14:paraId="5ADDAC8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BF4DE4" w14:textId="6AE1446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66A93D" w14:textId="61463B0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4109384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B0609A" w14:textId="556251C9" w:rsidR="68EC1663" w:rsidRPr="00860DAE" w:rsidRDefault="00000000" w:rsidP="00E445C5">
            <w:pPr>
              <w:spacing w:after="0" w:line="240" w:lineRule="auto"/>
              <w:contextualSpacing/>
              <w:rPr>
                <w:sz w:val="20"/>
                <w:szCs w:val="20"/>
              </w:rPr>
            </w:pPr>
            <w:hyperlink r:id="rId103">
              <w:r w:rsidR="68EC1663" w:rsidRPr="00860DAE">
                <w:rPr>
                  <w:rStyle w:val="Hyperlink"/>
                  <w:rFonts w:ascii="Calibri" w:eastAsia="Calibri" w:hAnsi="Calibri" w:cs="Calibri"/>
                  <w:color w:val="000000" w:themeColor="text1"/>
                  <w:sz w:val="20"/>
                  <w:szCs w:val="20"/>
                  <w:u w:val="none"/>
                </w:rPr>
                <w:t xml:space="preserve">Cardiac cachexia </w:t>
              </w:r>
            </w:hyperlink>
          </w:p>
        </w:tc>
      </w:tr>
      <w:tr w:rsidR="68EC1663" w:rsidRPr="00860DAE" w14:paraId="2D639E9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CE1EC2" w14:textId="715324E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3147BB" w14:textId="25FF1F2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4347292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7301B8" w14:textId="617E1DC7" w:rsidR="68EC1663" w:rsidRPr="00860DAE" w:rsidRDefault="00000000" w:rsidP="00E445C5">
            <w:pPr>
              <w:spacing w:after="0" w:line="240" w:lineRule="auto"/>
              <w:contextualSpacing/>
              <w:rPr>
                <w:sz w:val="20"/>
                <w:szCs w:val="20"/>
              </w:rPr>
            </w:pPr>
            <w:hyperlink r:id="rId104">
              <w:r w:rsidR="68EC1663" w:rsidRPr="00860DAE">
                <w:rPr>
                  <w:rStyle w:val="Hyperlink"/>
                  <w:rFonts w:ascii="Calibri" w:eastAsia="Calibri" w:hAnsi="Calibri" w:cs="Calibri"/>
                  <w:color w:val="000000" w:themeColor="text1"/>
                  <w:sz w:val="20"/>
                  <w:szCs w:val="20"/>
                  <w:u w:val="none"/>
                </w:rPr>
                <w:t xml:space="preserve">Muscle cachexia </w:t>
              </w:r>
            </w:hyperlink>
          </w:p>
        </w:tc>
      </w:tr>
      <w:tr w:rsidR="68EC1663" w:rsidRPr="00860DAE" w14:paraId="1E75B2D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65AC5E" w14:textId="6E7F1CE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3FAC73" w14:textId="1AD3526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37312021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2DAB9D5" w14:textId="4B36635A" w:rsidR="68EC1663" w:rsidRPr="00860DAE" w:rsidRDefault="00000000" w:rsidP="00E445C5">
            <w:pPr>
              <w:spacing w:after="0" w:line="240" w:lineRule="auto"/>
              <w:contextualSpacing/>
              <w:rPr>
                <w:sz w:val="20"/>
                <w:szCs w:val="20"/>
              </w:rPr>
            </w:pPr>
            <w:hyperlink r:id="rId105">
              <w:r w:rsidR="68EC1663" w:rsidRPr="00860DAE">
                <w:rPr>
                  <w:rStyle w:val="Hyperlink"/>
                  <w:rFonts w:ascii="Calibri" w:eastAsia="Calibri" w:hAnsi="Calibri" w:cs="Calibri"/>
                  <w:color w:val="000000" w:themeColor="text1"/>
                  <w:sz w:val="20"/>
                  <w:szCs w:val="20"/>
                  <w:u w:val="none"/>
                </w:rPr>
                <w:t xml:space="preserve">Malignant cachexia </w:t>
              </w:r>
            </w:hyperlink>
          </w:p>
        </w:tc>
      </w:tr>
      <w:tr w:rsidR="68EC1663" w:rsidRPr="00860DAE" w14:paraId="7EF5979B" w14:textId="77777777" w:rsidTr="00E445C5">
        <w:trPr>
          <w:trHeight w:val="33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9BA85D" w14:textId="316A89CA"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Memory and cognitive problems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B6052E" w14:textId="78FE6B4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439795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B562BC" w14:textId="355A997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Minimal cognitive impairment</w:t>
            </w:r>
          </w:p>
        </w:tc>
      </w:tr>
      <w:tr w:rsidR="68EC1663" w:rsidRPr="00860DAE" w14:paraId="4DAFFB5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3606AF" w14:textId="1EC779D2"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2CD716" w14:textId="0B73852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443432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A48540" w14:textId="16D4A88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Impaired cognition</w:t>
            </w:r>
          </w:p>
        </w:tc>
      </w:tr>
      <w:tr w:rsidR="68EC1663" w:rsidRPr="00E445C5" w14:paraId="4BBD59F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BD4E96" w14:textId="28DF8B95"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722848" w14:textId="5B57783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761978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F5FB74" w14:textId="186D01A1"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Cognitive impairment due to multiple sclerosis</w:t>
            </w:r>
          </w:p>
        </w:tc>
      </w:tr>
      <w:tr w:rsidR="68EC1663" w:rsidRPr="00860DAE" w14:paraId="2507E446" w14:textId="77777777" w:rsidTr="00E445C5">
        <w:trPr>
          <w:trHeight w:val="357"/>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A6F100" w14:textId="5971A04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797932" w14:textId="693E5EB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3654469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D9E167" w14:textId="46CD598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Amnestic mild cognitive disorder</w:t>
            </w:r>
          </w:p>
        </w:tc>
      </w:tr>
      <w:tr w:rsidR="68EC1663" w:rsidRPr="00E445C5" w14:paraId="1B22C7E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A6ADEB" w14:textId="30731A3F"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3FA60B" w14:textId="67929C1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3654907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C287A3" w14:textId="0DEE1217"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Cognitive impairment caused by ingestible alcohol</w:t>
            </w:r>
          </w:p>
        </w:tc>
      </w:tr>
      <w:tr w:rsidR="68EC1663" w:rsidRPr="00860DAE" w14:paraId="4AC5E2E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A42687" w14:textId="66E8050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B6C958" w14:textId="076DE90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4009705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52051F" w14:textId="3649E11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Age-related cognitive decline</w:t>
            </w:r>
          </w:p>
        </w:tc>
      </w:tr>
      <w:tr w:rsidR="68EC1663" w:rsidRPr="00860DAE" w14:paraId="5A637A1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FD7E69" w14:textId="7CEED191"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8C8E65" w14:textId="1C4D290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4022572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64B0B7" w14:textId="104A671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Disturbance of cognitive learning</w:t>
            </w:r>
          </w:p>
        </w:tc>
      </w:tr>
      <w:tr w:rsidR="68EC1663" w:rsidRPr="00860DAE" w14:paraId="5D41789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8EC2AF" w14:textId="5AFE2B55"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6808B1" w14:textId="3AE656F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4023989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79C4B1" w14:textId="198FF62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Cognitive perceptual pattern</w:t>
            </w:r>
          </w:p>
        </w:tc>
      </w:tr>
      <w:tr w:rsidR="68EC1663" w:rsidRPr="00860DAE" w14:paraId="3325B36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4DE75E" w14:textId="46A5F8BD"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5E5DFC" w14:textId="0214AC0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4047110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553127" w14:textId="1DE52EE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Language-related cognitive disorder</w:t>
            </w:r>
          </w:p>
        </w:tc>
      </w:tr>
      <w:tr w:rsidR="68EC1663" w:rsidRPr="00860DAE" w14:paraId="318F43C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544032" w14:textId="49F8E15D"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4C82D7" w14:textId="1AA06DD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4162723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80071D" w14:textId="7D94943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Cognitive function finding</w:t>
            </w:r>
          </w:p>
        </w:tc>
      </w:tr>
      <w:tr w:rsidR="68EC1663" w:rsidRPr="00860DAE" w14:paraId="2E4B975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0715BF" w14:textId="23CA4DC8"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E786AA" w14:textId="57AFB0F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4273002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4A4371" w14:textId="4198B6A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Cognitive style - finding</w:t>
            </w:r>
          </w:p>
        </w:tc>
      </w:tr>
      <w:tr w:rsidR="68EC1663" w:rsidRPr="00860DAE" w14:paraId="422733B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9B66A9" w14:textId="44A246A9"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E6BFB9" w14:textId="3C1411B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4297400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EBCF19" w14:textId="69CB18A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Mild cognitive disorder</w:t>
            </w:r>
          </w:p>
        </w:tc>
      </w:tr>
      <w:tr w:rsidR="68EC1663" w:rsidRPr="00860DAE" w14:paraId="1C920BE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88D95B" w14:textId="1E43B43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740437" w14:textId="59F06A9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4333671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443E30" w14:textId="381E19B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Age-associated memory impairment</w:t>
            </w:r>
          </w:p>
        </w:tc>
      </w:tr>
      <w:tr w:rsidR="68EC1663" w:rsidRPr="00860DAE" w14:paraId="5956A61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38C891" w14:textId="67C47FCC"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C6588D" w14:textId="1494201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40480615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470855" w14:textId="211295E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Cognitive disorder</w:t>
            </w:r>
          </w:p>
        </w:tc>
      </w:tr>
      <w:tr w:rsidR="68EC1663" w:rsidRPr="00E445C5" w14:paraId="7B97557C"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BFA8AF" w14:textId="64602B6D"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A6B1B8" w14:textId="75F2E13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40482301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2DA6A1" w14:textId="7893985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Residual cognitive deficit as late effect of cerebrovascular accident</w:t>
            </w:r>
          </w:p>
        </w:tc>
      </w:tr>
      <w:tr w:rsidR="68EC1663" w:rsidRPr="00E445C5" w14:paraId="6A5F809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C63407" w14:textId="0126503E"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FFE799" w14:textId="2A9C4C8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42535016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568232" w14:textId="71ADA6E4"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Cognitive deficit in communication skills</w:t>
            </w:r>
          </w:p>
        </w:tc>
      </w:tr>
      <w:tr w:rsidR="68EC1663" w:rsidRPr="00E445C5" w14:paraId="004A912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C2176E" w14:textId="7C6EF886"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71C614" w14:textId="0AD40CE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42535017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27D0AA" w14:textId="11BF70B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Cognitive deficit in visuospatial function</w:t>
            </w:r>
          </w:p>
        </w:tc>
      </w:tr>
      <w:tr w:rsidR="68EC1663" w:rsidRPr="00E445C5" w14:paraId="657AB61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2174690" w14:textId="7F7FF3A5"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7F4580" w14:textId="75A2A5A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42535018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4AC5CA" w14:textId="1649435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Cognitive deficit in psychomotor function</w:t>
            </w:r>
          </w:p>
        </w:tc>
      </w:tr>
      <w:tr w:rsidR="68EC1663" w:rsidRPr="00E445C5" w14:paraId="006352C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DF1209" w14:textId="789369FD"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6B8A03" w14:textId="1D6989B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42535681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3C72D1" w14:textId="6A44350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Cognitive deficit due to and following ischemic cerebrovascular accident</w:t>
            </w:r>
          </w:p>
        </w:tc>
      </w:tr>
      <w:tr w:rsidR="68EC1663" w:rsidRPr="00E445C5" w14:paraId="1C9B9FF3"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73F53C" w14:textId="347CD9E7"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0C8BC4" w14:textId="491133D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42535682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0445D1" w14:textId="596C10E4"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Cognitive deficit due to and following hemorrhagic cerebrovascular accident</w:t>
            </w:r>
          </w:p>
        </w:tc>
      </w:tr>
      <w:tr w:rsidR="68EC1663" w:rsidRPr="00E445C5" w14:paraId="70C28ED8" w14:textId="77777777" w:rsidTr="00E445C5">
        <w:trPr>
          <w:trHeight w:val="645"/>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D7CD2E" w14:textId="36237008"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FA1018" w14:textId="2891A7B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42535706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0B5B1A" w14:textId="1D8BE75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Cognitive deficit due to and following embolic cerebrovascular accident</w:t>
            </w:r>
          </w:p>
        </w:tc>
      </w:tr>
      <w:tr w:rsidR="68EC1663" w:rsidRPr="00E445C5" w14:paraId="6EDCB405"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7C8289" w14:textId="63562792"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F8C29C" w14:textId="5AE3634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42537139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5C1E23" w14:textId="7A51157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Dissociative neurological symptom disorder co-occurrent with cognitive symptoms</w:t>
            </w:r>
          </w:p>
        </w:tc>
      </w:tr>
      <w:tr w:rsidR="68EC1663" w:rsidRPr="00E445C5" w14:paraId="42CDCFBA"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48F04C" w14:textId="33D86B86"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71644C" w14:textId="2134C14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42539256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26B646" w14:textId="4CF9730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Cognitive deficit due to and following cerebrovascular disease</w:t>
            </w:r>
          </w:p>
        </w:tc>
      </w:tr>
      <w:tr w:rsidR="68EC1663" w:rsidRPr="00E445C5" w14:paraId="27A7141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1EB2F5" w14:textId="05769C23"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230311" w14:textId="60ED18E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42539270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A2AA7E" w14:textId="2847709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Cognitive deficit due to and following nontraumatic subarachnoid hemorrhage</w:t>
            </w:r>
          </w:p>
        </w:tc>
      </w:tr>
      <w:tr w:rsidR="68EC1663" w:rsidRPr="00E445C5" w14:paraId="06266CC7"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C9FA3A" w14:textId="773EDF43"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E4B2CD" w14:textId="6066F05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42539271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14426D" w14:textId="369F689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Cognitive deficit due to and following nontraumatic intracerebral hemorrhage</w:t>
            </w:r>
          </w:p>
        </w:tc>
      </w:tr>
      <w:tr w:rsidR="68EC1663" w:rsidRPr="00860DAE" w14:paraId="4F04DDD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EA7E9E" w14:textId="4DCF8FE2"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9B8760" w14:textId="16F8B66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45765899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AE4A15" w14:textId="07F1F91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Moderate cognitive impairment</w:t>
            </w:r>
          </w:p>
        </w:tc>
      </w:tr>
      <w:tr w:rsidR="68EC1663" w:rsidRPr="00860DAE" w14:paraId="77CBB87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D2D8FB" w14:textId="0285A51D"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9C5ACE" w14:textId="1C471B2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45765900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4E6BA8" w14:textId="0C6BCDE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Severe cognitive impairment</w:t>
            </w:r>
          </w:p>
        </w:tc>
      </w:tr>
      <w:tr w:rsidR="68EC1663" w:rsidRPr="00860DAE" w14:paraId="143BC05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3B689E" w14:textId="199F8520"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A23B45" w14:textId="7BFDD7C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46271045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E7BE56" w14:textId="0869DEF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Neurocognitive disorder</w:t>
            </w:r>
          </w:p>
        </w:tc>
      </w:tr>
      <w:tr w:rsidR="68EC1663" w:rsidRPr="00860DAE" w14:paraId="1B1A13F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A1A64E" w14:textId="0448C6E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5C067E" w14:textId="00FA1C4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4144682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6BBBA0" w14:textId="46C9EE5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Expiratory dyspnea </w:t>
            </w:r>
          </w:p>
        </w:tc>
      </w:tr>
      <w:tr w:rsidR="68EC1663" w:rsidRPr="00E445C5" w14:paraId="38C25A7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309AF4" w14:textId="72B465D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B5F705" w14:textId="529DC11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4192279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D93AC5" w14:textId="5504396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Medical Research Council Dyspnoea scale grade 5 </w:t>
            </w:r>
          </w:p>
        </w:tc>
      </w:tr>
      <w:tr w:rsidR="68EC1663" w:rsidRPr="00E445C5" w14:paraId="064A584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E7B8F9" w14:textId="5609E33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CA25F7" w14:textId="70AEFB7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4193263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E5AA87" w14:textId="15F6CC8B"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Medical Research Council Dyspnoea scale grade 2 </w:t>
            </w:r>
          </w:p>
        </w:tc>
      </w:tr>
      <w:tr w:rsidR="68EC1663" w:rsidRPr="00860DAE" w14:paraId="161C205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CA4464" w14:textId="1DC0ACE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1E1523" w14:textId="64C44BA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4206307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4556FF" w14:textId="66A5CDA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Paroxysmal nocturnal dyspnea </w:t>
            </w:r>
          </w:p>
        </w:tc>
      </w:tr>
      <w:tr w:rsidR="68EC1663" w:rsidRPr="00860DAE" w14:paraId="1ACE641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CD5E53" w14:textId="657DD75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7046E3" w14:textId="6A445C4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4212233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348621" w14:textId="4B95A0E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Dyspnea after eating </w:t>
            </w:r>
          </w:p>
        </w:tc>
      </w:tr>
      <w:tr w:rsidR="68EC1663" w:rsidRPr="00860DAE" w14:paraId="21F5ED5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DCACB3" w14:textId="1016CBE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F4841F" w14:textId="41FAD45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4217021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63668B" w14:textId="5ECB517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Dyspnea, class II </w:t>
            </w:r>
          </w:p>
        </w:tc>
      </w:tr>
      <w:tr w:rsidR="68EC1663" w:rsidRPr="00860DAE" w14:paraId="72D4249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1D674A" w14:textId="72261C9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1D63BA" w14:textId="16B2B5C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4219335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28D60C" w14:textId="13BF2EA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Dyspnea, class III </w:t>
            </w:r>
          </w:p>
        </w:tc>
      </w:tr>
      <w:tr w:rsidR="68EC1663" w:rsidRPr="00860DAE" w14:paraId="1E3D6A9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BF4BC6" w14:textId="351C3AE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EDBF8F" w14:textId="3DCB533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4219740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113B6D" w14:textId="105400A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Borg Breathlessness Score finding </w:t>
            </w:r>
          </w:p>
        </w:tc>
      </w:tr>
      <w:tr w:rsidR="68EC1663" w:rsidRPr="00860DAE" w14:paraId="69FFB10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F67D84" w14:textId="36F17E2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67D0D5" w14:textId="7625C9D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4228754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832CBB" w14:textId="263EE77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Dyspnea associated with AIDS </w:t>
            </w:r>
          </w:p>
        </w:tc>
      </w:tr>
      <w:tr w:rsidR="68EC1663" w:rsidRPr="00860DAE" w14:paraId="660C0F2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872ADB0" w14:textId="13411B2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036228" w14:textId="3C4AE5F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4244276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48B518" w14:textId="1648F26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Paroxysmal dyspnea </w:t>
            </w:r>
          </w:p>
        </w:tc>
      </w:tr>
      <w:tr w:rsidR="68EC1663" w:rsidRPr="00860DAE" w14:paraId="38F7CC6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D4AEAB" w14:textId="062E11D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30A238" w14:textId="390A93E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4248284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47EBF2" w14:textId="7D5C5A8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Dyspnea, class IV </w:t>
            </w:r>
          </w:p>
        </w:tc>
      </w:tr>
      <w:tr w:rsidR="68EC1663" w:rsidRPr="00860DAE" w14:paraId="3B5FC0C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C81849" w14:textId="610A5D2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3F3801" w14:textId="1795503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4263848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D45C08" w14:textId="54CE1CB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Dyspnea on exertion </w:t>
            </w:r>
          </w:p>
        </w:tc>
      </w:tr>
      <w:tr w:rsidR="68EC1663" w:rsidRPr="00E445C5" w14:paraId="6B9333D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15B759" w14:textId="047DA81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2D9E96C" w14:textId="796B80F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4307188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26BE6D" w14:textId="693959B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Medical Research Council Dyspnoea scale grade 3 </w:t>
            </w:r>
          </w:p>
        </w:tc>
      </w:tr>
      <w:tr w:rsidR="68EC1663" w:rsidRPr="00E445C5" w14:paraId="0583F6A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07AE4B" w14:textId="625CAAD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2F25A4" w14:textId="3C5CCAD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4310059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4AB321" w14:textId="1E5149E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Medical Research Council Dyspnoea scale grade 1 </w:t>
            </w:r>
          </w:p>
        </w:tc>
      </w:tr>
      <w:tr w:rsidR="68EC1663" w:rsidRPr="00E445C5" w14:paraId="721AE33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ED42C4" w14:textId="5598072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310E73" w14:textId="60AB54D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4310172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D19FFF" w14:textId="0868C45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Medical Research Council Dyspnoea scale grade 4 </w:t>
            </w:r>
          </w:p>
        </w:tc>
      </w:tr>
      <w:tr w:rsidR="68EC1663" w:rsidRPr="00E445C5" w14:paraId="754FFE05"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F7ECC5" w14:textId="2604F6B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EF64CE" w14:textId="1252034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35610139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996A1C" w14:textId="3CF9E1D4"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eMRC (extended Medical Research Council) dyspnoea scale grade 1 </w:t>
            </w:r>
          </w:p>
        </w:tc>
      </w:tr>
      <w:tr w:rsidR="68EC1663" w:rsidRPr="00E445C5" w14:paraId="68F382DF"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2731E9" w14:textId="3EB8B5B6"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47B1E2" w14:textId="4323F41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35610140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B69C4A" w14:textId="53412A0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eMRC (extended Medical Research Council) dyspnoea scale grade 2 </w:t>
            </w:r>
          </w:p>
        </w:tc>
      </w:tr>
      <w:tr w:rsidR="68EC1663" w:rsidRPr="00E445C5" w14:paraId="6A9BC9EE"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EAE832" w14:textId="3814BA7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EBEDA0" w14:textId="26B37CC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35610141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0B2874" w14:textId="35FEA2E1"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eMRC (extended Medical Research Council) dyspnoea scale grade 3 </w:t>
            </w:r>
          </w:p>
        </w:tc>
      </w:tr>
      <w:tr w:rsidR="68EC1663" w:rsidRPr="00E445C5" w14:paraId="31BB336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3160E6" w14:textId="4B08229B"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EB11CC" w14:textId="55E9FA1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35610142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9AEF26" w14:textId="1054E42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eMRC (extended Medical Research Council) dyspnoea scale grade 5a </w:t>
            </w:r>
          </w:p>
        </w:tc>
      </w:tr>
      <w:tr w:rsidR="68EC1663" w:rsidRPr="00E445C5" w14:paraId="1E72168B"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B96463" w14:textId="6DCE1F8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19085C" w14:textId="16C4F08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35610143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A87820" w14:textId="2F8B73D6"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eMRC (extended Medical Research Council) dyspnoea scale grade 4 </w:t>
            </w:r>
          </w:p>
        </w:tc>
      </w:tr>
      <w:tr w:rsidR="68EC1663" w:rsidRPr="00E445C5" w14:paraId="73096BB9"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9BC0C2" w14:textId="4E3A8A4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EBBFF2" w14:textId="329CB41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35610144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16A070" w14:textId="3A7771A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eMRC (extended Medical Research Council) dyspnoea scale grade 5b </w:t>
            </w:r>
          </w:p>
        </w:tc>
      </w:tr>
      <w:tr w:rsidR="68EC1663" w:rsidRPr="00E445C5" w14:paraId="43F1FA5D"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94D067" w14:textId="2BC49FE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4C69BA" w14:textId="59F6502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36685567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73FC11" w14:textId="546EB2D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mMRC (modified Medical Research Council) dyspnoea scale grade 0 </w:t>
            </w:r>
          </w:p>
        </w:tc>
      </w:tr>
      <w:tr w:rsidR="68EC1663" w:rsidRPr="00E445C5" w14:paraId="68FAFCB0"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D44A40" w14:textId="6C1E7C3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lastRenderedPageBreak/>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647EE2" w14:textId="76A80E8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36685568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23290C" w14:textId="3D5DF4F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mMRC (modified Medical Research Council) dyspnoea scale grade 1 </w:t>
            </w:r>
          </w:p>
        </w:tc>
      </w:tr>
      <w:tr w:rsidR="68EC1663" w:rsidRPr="00E445C5" w14:paraId="7636D4BA"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47F22" w14:textId="347F5A2B"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FBA9B8" w14:textId="79C445C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36685569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591345" w14:textId="15D13DE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mMRC (modified Medical Research Council) dyspnoea scale grade 2 </w:t>
            </w:r>
          </w:p>
        </w:tc>
      </w:tr>
      <w:tr w:rsidR="68EC1663" w:rsidRPr="00E445C5" w14:paraId="29CC736E"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D2DB14" w14:textId="2AB75A8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017669" w14:textId="0436615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36685570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66AE6A" w14:textId="278B5A8B"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mMRC (modified Medical Research Council) dyspnoea scale grade 3 </w:t>
            </w:r>
          </w:p>
        </w:tc>
      </w:tr>
      <w:tr w:rsidR="68EC1663" w:rsidRPr="00E445C5" w14:paraId="7AA7BD4A"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94BE88" w14:textId="3F4CAFE4"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7013C0" w14:textId="69BEA24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36685571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D3C298" w14:textId="05ACA91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mMRC (modified Medical Research Council) dyspnoea scale grade 4 </w:t>
            </w:r>
          </w:p>
        </w:tc>
      </w:tr>
      <w:tr w:rsidR="68EC1663" w:rsidRPr="00860DAE" w14:paraId="0726B2A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A749A0" w14:textId="2DC0C155" w:rsidR="68EC1663" w:rsidRPr="00860DAE" w:rsidRDefault="68EC1663" w:rsidP="00E445C5">
            <w:pPr>
              <w:spacing w:after="0" w:line="240" w:lineRule="auto"/>
              <w:contextualSpacing/>
              <w:rPr>
                <w:b/>
                <w:sz w:val="20"/>
                <w:szCs w:val="20"/>
              </w:rPr>
            </w:pPr>
            <w:r w:rsidRPr="00E445C5">
              <w:rPr>
                <w:rFonts w:ascii="Calibri" w:eastAsia="Calibri" w:hAnsi="Calibri" w:cs="Calibri"/>
                <w:b/>
                <w:color w:val="000000" w:themeColor="text1"/>
                <w:sz w:val="20"/>
                <w:szCs w:val="20"/>
                <w:lang w:val="en-GB"/>
              </w:rPr>
              <w:t xml:space="preserve"> </w:t>
            </w:r>
            <w:r w:rsidRPr="00860DAE">
              <w:rPr>
                <w:rFonts w:ascii="Calibri" w:eastAsia="Calibri" w:hAnsi="Calibri" w:cs="Calibri"/>
                <w:b/>
                <w:color w:val="000000" w:themeColor="text1"/>
                <w:sz w:val="20"/>
                <w:szCs w:val="20"/>
              </w:rPr>
              <w:t xml:space="preserve">Sleep disturbance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893116" w14:textId="06E8BE9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435657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21088B" w14:textId="5A87CF97" w:rsidR="68EC1663" w:rsidRPr="00860DAE" w:rsidRDefault="00000000" w:rsidP="00E445C5">
            <w:pPr>
              <w:spacing w:after="0" w:line="240" w:lineRule="auto"/>
              <w:contextualSpacing/>
              <w:rPr>
                <w:sz w:val="20"/>
                <w:szCs w:val="20"/>
              </w:rPr>
            </w:pPr>
            <w:hyperlink r:id="rId106">
              <w:r w:rsidR="68EC1663" w:rsidRPr="00860DAE">
                <w:rPr>
                  <w:rStyle w:val="Hyperlink"/>
                  <w:rFonts w:ascii="Calibri" w:eastAsia="Calibri" w:hAnsi="Calibri" w:cs="Calibri"/>
                  <w:color w:val="000000" w:themeColor="text1"/>
                  <w:sz w:val="20"/>
                  <w:szCs w:val="20"/>
                  <w:u w:val="none"/>
                </w:rPr>
                <w:t xml:space="preserve">Dyssomnia </w:t>
              </w:r>
            </w:hyperlink>
          </w:p>
        </w:tc>
      </w:tr>
      <w:tr w:rsidR="68EC1663" w:rsidRPr="00860DAE" w14:paraId="0FC9CFE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6B7D24" w14:textId="6639CF5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ADC6EE" w14:textId="593B0E3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4204989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A3E183" w14:textId="1BD71F09" w:rsidR="68EC1663" w:rsidRPr="00860DAE" w:rsidRDefault="00000000" w:rsidP="00E445C5">
            <w:pPr>
              <w:spacing w:after="0" w:line="240" w:lineRule="auto"/>
              <w:contextualSpacing/>
              <w:rPr>
                <w:sz w:val="20"/>
                <w:szCs w:val="20"/>
              </w:rPr>
            </w:pPr>
            <w:hyperlink r:id="rId107">
              <w:r w:rsidR="68EC1663" w:rsidRPr="00860DAE">
                <w:rPr>
                  <w:rStyle w:val="Hyperlink"/>
                  <w:rFonts w:ascii="Calibri" w:eastAsia="Calibri" w:hAnsi="Calibri" w:cs="Calibri"/>
                  <w:color w:val="000000" w:themeColor="text1"/>
                  <w:sz w:val="20"/>
                  <w:szCs w:val="20"/>
                  <w:u w:val="none"/>
                </w:rPr>
                <w:t xml:space="preserve">Disturbance in sleep behavior </w:t>
              </w:r>
            </w:hyperlink>
          </w:p>
        </w:tc>
      </w:tr>
      <w:tr w:rsidR="68EC1663" w:rsidRPr="00E445C5" w14:paraId="127E853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6EE27" w14:textId="6A0B3AE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61829F" w14:textId="4DEFB66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40480927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67777D" w14:textId="79379649" w:rsidR="68EC1663" w:rsidRPr="00E445C5" w:rsidRDefault="00000000" w:rsidP="00E445C5">
            <w:pPr>
              <w:spacing w:after="0" w:line="240" w:lineRule="auto"/>
              <w:contextualSpacing/>
              <w:rPr>
                <w:sz w:val="20"/>
                <w:szCs w:val="20"/>
                <w:lang w:val="en-GB"/>
              </w:rPr>
            </w:pPr>
            <w:hyperlink r:id="rId108">
              <w:r w:rsidR="68EC1663" w:rsidRPr="00E445C5">
                <w:rPr>
                  <w:rStyle w:val="Hyperlink"/>
                  <w:rFonts w:ascii="Calibri" w:eastAsia="Calibri" w:hAnsi="Calibri" w:cs="Calibri"/>
                  <w:color w:val="000000" w:themeColor="text1"/>
                  <w:sz w:val="20"/>
                  <w:szCs w:val="20"/>
                  <w:u w:val="none"/>
                  <w:lang w:val="en-GB"/>
                </w:rPr>
                <w:t xml:space="preserve">Sleep dysfunction with sleep stage disturbance </w:t>
              </w:r>
            </w:hyperlink>
          </w:p>
        </w:tc>
      </w:tr>
      <w:tr w:rsidR="68EC1663" w:rsidRPr="00E445C5" w14:paraId="7D15F5C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9D86EE" w14:textId="10D0211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AE6332" w14:textId="22BA810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40482260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EF9544" w14:textId="466EA39B" w:rsidR="68EC1663" w:rsidRPr="00E445C5" w:rsidRDefault="00000000" w:rsidP="00E445C5">
            <w:pPr>
              <w:spacing w:after="0" w:line="240" w:lineRule="auto"/>
              <w:contextualSpacing/>
              <w:rPr>
                <w:sz w:val="20"/>
                <w:szCs w:val="20"/>
                <w:lang w:val="en-GB"/>
              </w:rPr>
            </w:pPr>
            <w:hyperlink r:id="rId109">
              <w:r w:rsidR="68EC1663" w:rsidRPr="00E445C5">
                <w:rPr>
                  <w:rStyle w:val="Hyperlink"/>
                  <w:rFonts w:ascii="Calibri" w:eastAsia="Calibri" w:hAnsi="Calibri" w:cs="Calibri"/>
                  <w:color w:val="000000" w:themeColor="text1"/>
                  <w:sz w:val="20"/>
                  <w:szCs w:val="20"/>
                  <w:u w:val="none"/>
                  <w:lang w:val="en-GB"/>
                </w:rPr>
                <w:t xml:space="preserve">Sleep dysfunction with arousal disturbance </w:t>
              </w:r>
            </w:hyperlink>
          </w:p>
        </w:tc>
      </w:tr>
      <w:tr w:rsidR="68EC1663" w:rsidRPr="00860DAE" w14:paraId="2D60438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406920" w14:textId="503DF3C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0AB97B" w14:textId="112651C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4132137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A24E82" w14:textId="05251CDE" w:rsidR="68EC1663" w:rsidRPr="00860DAE" w:rsidRDefault="00000000" w:rsidP="00E445C5">
            <w:pPr>
              <w:spacing w:after="0" w:line="240" w:lineRule="auto"/>
              <w:contextualSpacing/>
              <w:rPr>
                <w:sz w:val="20"/>
                <w:szCs w:val="20"/>
              </w:rPr>
            </w:pPr>
            <w:hyperlink r:id="rId110">
              <w:r w:rsidR="68EC1663" w:rsidRPr="00860DAE">
                <w:rPr>
                  <w:rStyle w:val="Hyperlink"/>
                  <w:rFonts w:ascii="Calibri" w:eastAsia="Calibri" w:hAnsi="Calibri" w:cs="Calibri"/>
                  <w:color w:val="000000" w:themeColor="text1"/>
                  <w:sz w:val="20"/>
                  <w:szCs w:val="20"/>
                  <w:u w:val="none"/>
                </w:rPr>
                <w:t xml:space="preserve">Sleep pattern disturbance </w:t>
              </w:r>
            </w:hyperlink>
          </w:p>
        </w:tc>
      </w:tr>
      <w:tr w:rsidR="68EC1663" w:rsidRPr="00860DAE" w14:paraId="379741C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FDCD06" w14:textId="2EF45CB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5C9E96" w14:textId="48000F5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435524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3E420D" w14:textId="5BA3374A" w:rsidR="68EC1663" w:rsidRPr="00860DAE" w:rsidRDefault="00000000" w:rsidP="00E445C5">
            <w:pPr>
              <w:spacing w:after="0" w:line="240" w:lineRule="auto"/>
              <w:contextualSpacing/>
              <w:rPr>
                <w:sz w:val="20"/>
                <w:szCs w:val="20"/>
              </w:rPr>
            </w:pPr>
            <w:hyperlink r:id="rId111">
              <w:r w:rsidR="68EC1663" w:rsidRPr="00860DAE">
                <w:rPr>
                  <w:rStyle w:val="Hyperlink"/>
                  <w:rFonts w:ascii="Calibri" w:eastAsia="Calibri" w:hAnsi="Calibri" w:cs="Calibri"/>
                  <w:color w:val="000000" w:themeColor="text1"/>
                  <w:sz w:val="20"/>
                  <w:szCs w:val="20"/>
                  <w:u w:val="none"/>
                </w:rPr>
                <w:t xml:space="preserve">Sleep disorder </w:t>
              </w:r>
            </w:hyperlink>
          </w:p>
        </w:tc>
      </w:tr>
      <w:tr w:rsidR="68EC1663" w:rsidRPr="00860DAE" w14:paraId="4B56C87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FF5523" w14:textId="1948631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D40D51" w14:textId="60FE4DC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42690122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636FA9" w14:textId="1E9BAD60" w:rsidR="68EC1663" w:rsidRPr="00860DAE" w:rsidRDefault="00000000" w:rsidP="00E445C5">
            <w:pPr>
              <w:spacing w:after="0" w:line="240" w:lineRule="auto"/>
              <w:contextualSpacing/>
              <w:rPr>
                <w:sz w:val="20"/>
                <w:szCs w:val="20"/>
              </w:rPr>
            </w:pPr>
            <w:hyperlink r:id="rId112">
              <w:r w:rsidR="68EC1663" w:rsidRPr="00860DAE">
                <w:rPr>
                  <w:rStyle w:val="Hyperlink"/>
                  <w:rFonts w:ascii="Calibri" w:eastAsia="Calibri" w:hAnsi="Calibri" w:cs="Calibri"/>
                  <w:color w:val="000000" w:themeColor="text1"/>
                  <w:sz w:val="20"/>
                  <w:szCs w:val="20"/>
                  <w:u w:val="none"/>
                </w:rPr>
                <w:t xml:space="preserve">Does not sleep </w:t>
              </w:r>
            </w:hyperlink>
          </w:p>
        </w:tc>
      </w:tr>
      <w:tr w:rsidR="68EC1663" w:rsidRPr="00860DAE" w14:paraId="5931E64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B7F405" w14:textId="294A7C8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850DF4" w14:textId="361D58A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374905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858916" w14:textId="137F6133" w:rsidR="68EC1663" w:rsidRPr="00860DAE" w:rsidRDefault="00000000" w:rsidP="00E445C5">
            <w:pPr>
              <w:spacing w:after="0" w:line="240" w:lineRule="auto"/>
              <w:contextualSpacing/>
              <w:rPr>
                <w:sz w:val="20"/>
                <w:szCs w:val="20"/>
              </w:rPr>
            </w:pPr>
            <w:hyperlink r:id="rId113">
              <w:r w:rsidR="68EC1663" w:rsidRPr="00860DAE">
                <w:rPr>
                  <w:rStyle w:val="Hyperlink"/>
                  <w:rFonts w:ascii="Calibri" w:eastAsia="Calibri" w:hAnsi="Calibri" w:cs="Calibri"/>
                  <w:color w:val="000000" w:themeColor="text1"/>
                  <w:sz w:val="20"/>
                  <w:szCs w:val="20"/>
                  <w:u w:val="none"/>
                </w:rPr>
                <w:t xml:space="preserve">Non-organic sleep disorder </w:t>
              </w:r>
            </w:hyperlink>
          </w:p>
        </w:tc>
      </w:tr>
      <w:tr w:rsidR="68EC1663" w:rsidRPr="00860DAE" w14:paraId="2BF7E27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4C09D9" w14:textId="73FC219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B561CC" w14:textId="0BA619D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443544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94530D" w14:textId="6D9622D4" w:rsidR="68EC1663" w:rsidRPr="00860DAE" w:rsidRDefault="00000000" w:rsidP="00E445C5">
            <w:pPr>
              <w:spacing w:after="0" w:line="240" w:lineRule="auto"/>
              <w:contextualSpacing/>
              <w:rPr>
                <w:sz w:val="20"/>
                <w:szCs w:val="20"/>
              </w:rPr>
            </w:pPr>
            <w:hyperlink r:id="rId114">
              <w:r w:rsidR="68EC1663" w:rsidRPr="00860DAE">
                <w:rPr>
                  <w:rStyle w:val="Hyperlink"/>
                  <w:rFonts w:ascii="Calibri" w:eastAsia="Calibri" w:hAnsi="Calibri" w:cs="Calibri"/>
                  <w:color w:val="000000" w:themeColor="text1"/>
                  <w:sz w:val="20"/>
                  <w:szCs w:val="20"/>
                  <w:u w:val="none"/>
                </w:rPr>
                <w:t xml:space="preserve">Organic sleep disorder </w:t>
              </w:r>
            </w:hyperlink>
          </w:p>
        </w:tc>
      </w:tr>
      <w:tr w:rsidR="68EC1663" w:rsidRPr="00860DAE" w14:paraId="2F4581B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CF4F04" w14:textId="1EAD82F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618EF5" w14:textId="428371A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4200883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212F0E" w14:textId="0207D873" w:rsidR="68EC1663" w:rsidRPr="00860DAE" w:rsidRDefault="00000000" w:rsidP="00E445C5">
            <w:pPr>
              <w:spacing w:after="0" w:line="240" w:lineRule="auto"/>
              <w:contextualSpacing/>
              <w:rPr>
                <w:sz w:val="20"/>
                <w:szCs w:val="20"/>
              </w:rPr>
            </w:pPr>
            <w:hyperlink r:id="rId115">
              <w:r w:rsidR="68EC1663" w:rsidRPr="00860DAE">
                <w:rPr>
                  <w:rStyle w:val="Hyperlink"/>
                  <w:rFonts w:ascii="Calibri" w:eastAsia="Calibri" w:hAnsi="Calibri" w:cs="Calibri"/>
                  <w:color w:val="000000" w:themeColor="text1"/>
                  <w:sz w:val="20"/>
                  <w:szCs w:val="20"/>
                  <w:u w:val="none"/>
                </w:rPr>
                <w:t xml:space="preserve">Poor sleep pattern </w:t>
              </w:r>
            </w:hyperlink>
          </w:p>
        </w:tc>
      </w:tr>
      <w:tr w:rsidR="68EC1663" w:rsidRPr="00860DAE" w14:paraId="4F41CE9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E672A7" w14:textId="521520A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67DD2F" w14:textId="135DE15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4215402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8C078E" w14:textId="3847AE56" w:rsidR="68EC1663" w:rsidRPr="00860DAE" w:rsidRDefault="00000000" w:rsidP="00E445C5">
            <w:pPr>
              <w:spacing w:after="0" w:line="240" w:lineRule="auto"/>
              <w:contextualSpacing/>
              <w:rPr>
                <w:sz w:val="20"/>
                <w:szCs w:val="20"/>
              </w:rPr>
            </w:pPr>
            <w:hyperlink r:id="rId116">
              <w:r w:rsidR="68EC1663" w:rsidRPr="00860DAE">
                <w:rPr>
                  <w:rStyle w:val="Hyperlink"/>
                  <w:rFonts w:ascii="Calibri" w:eastAsia="Calibri" w:hAnsi="Calibri" w:cs="Calibri"/>
                  <w:color w:val="000000" w:themeColor="text1"/>
                  <w:sz w:val="20"/>
                  <w:szCs w:val="20"/>
                  <w:u w:val="none"/>
                </w:rPr>
                <w:t xml:space="preserve">Primary insomnia </w:t>
              </w:r>
            </w:hyperlink>
          </w:p>
        </w:tc>
      </w:tr>
      <w:tr w:rsidR="68EC1663" w:rsidRPr="00860DAE" w14:paraId="45863A4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740B0B" w14:textId="3065346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BADF3F" w14:textId="3630C9A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37110488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951802" w14:textId="380DBD09" w:rsidR="68EC1663" w:rsidRPr="00860DAE" w:rsidRDefault="00000000" w:rsidP="00E445C5">
            <w:pPr>
              <w:spacing w:after="0" w:line="240" w:lineRule="auto"/>
              <w:contextualSpacing/>
              <w:rPr>
                <w:sz w:val="20"/>
                <w:szCs w:val="20"/>
              </w:rPr>
            </w:pPr>
            <w:hyperlink r:id="rId117">
              <w:r w:rsidR="68EC1663" w:rsidRPr="00860DAE">
                <w:rPr>
                  <w:rStyle w:val="Hyperlink"/>
                  <w:rFonts w:ascii="Calibri" w:eastAsia="Calibri" w:hAnsi="Calibri" w:cs="Calibri"/>
                  <w:color w:val="000000" w:themeColor="text1"/>
                  <w:sz w:val="20"/>
                  <w:szCs w:val="20"/>
                  <w:u w:val="none"/>
                </w:rPr>
                <w:t xml:space="preserve">Chronic insomnia </w:t>
              </w:r>
            </w:hyperlink>
          </w:p>
        </w:tc>
      </w:tr>
      <w:tr w:rsidR="68EC1663" w:rsidRPr="00860DAE" w14:paraId="0B8EF70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30B03E" w14:textId="10AF958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230F67" w14:textId="1228430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4102985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A2386C" w14:textId="328F5F8F" w:rsidR="68EC1663" w:rsidRPr="00860DAE" w:rsidRDefault="00000000" w:rsidP="00E445C5">
            <w:pPr>
              <w:spacing w:after="0" w:line="240" w:lineRule="auto"/>
              <w:contextualSpacing/>
              <w:rPr>
                <w:sz w:val="20"/>
                <w:szCs w:val="20"/>
              </w:rPr>
            </w:pPr>
            <w:hyperlink r:id="rId118">
              <w:r w:rsidR="68EC1663" w:rsidRPr="00860DAE">
                <w:rPr>
                  <w:rStyle w:val="Hyperlink"/>
                  <w:rFonts w:ascii="Calibri" w:eastAsia="Calibri" w:hAnsi="Calibri" w:cs="Calibri"/>
                  <w:color w:val="000000" w:themeColor="text1"/>
                  <w:sz w:val="20"/>
                  <w:szCs w:val="20"/>
                  <w:u w:val="none"/>
                </w:rPr>
                <w:t xml:space="preserve">Nonorganic insomnia </w:t>
              </w:r>
            </w:hyperlink>
          </w:p>
        </w:tc>
      </w:tr>
      <w:tr w:rsidR="68EC1663" w:rsidRPr="00860DAE" w14:paraId="14D384B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73F1D8" w14:textId="423167B0"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Anaemia and haematinic deficiency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1738E0" w14:textId="3A85A8C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434622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9FBA4C" w14:textId="5D8AFFE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deficiency anemias</w:t>
            </w:r>
          </w:p>
        </w:tc>
      </w:tr>
      <w:tr w:rsidR="68EC1663" w:rsidRPr="00E445C5" w14:paraId="64B9C3F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6BEE34" w14:textId="04532046"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09210D" w14:textId="395EC2A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136949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79D2C4" w14:textId="4C85568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Refractory anemia with excess blasts (clinical)</w:t>
            </w:r>
          </w:p>
        </w:tc>
      </w:tr>
      <w:tr w:rsidR="68EC1663" w:rsidRPr="00860DAE" w14:paraId="3D05AD9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140E2F" w14:textId="55A25B07"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1543B2" w14:textId="1A37972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137829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7575BE" w14:textId="177C49B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Aplastic anemia</w:t>
            </w:r>
          </w:p>
        </w:tc>
      </w:tr>
      <w:tr w:rsidR="68EC1663" w:rsidRPr="00860DAE" w14:paraId="5F1C750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E59F80" w14:textId="1ABA898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0BF0C8" w14:textId="628376D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140065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819DE2" w14:textId="699BD94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Pure red cell aplasia</w:t>
            </w:r>
          </w:p>
        </w:tc>
      </w:tr>
      <w:tr w:rsidR="68EC1663" w:rsidRPr="00860DAE" w14:paraId="43DA614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184C53" w14:textId="706880A1"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E2E01B" w14:textId="352B49D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140681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E046ED" w14:textId="392D399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Constitutional aplastic anemia</w:t>
            </w:r>
          </w:p>
        </w:tc>
      </w:tr>
      <w:tr w:rsidR="68EC1663" w:rsidRPr="00860DAE" w14:paraId="0EF1C62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09E689" w14:textId="1437866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0A196A" w14:textId="189D592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432282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D4CE07" w14:textId="6500FEC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Sideroblastic anemia</w:t>
            </w:r>
          </w:p>
        </w:tc>
      </w:tr>
      <w:tr w:rsidR="68EC1663" w:rsidRPr="00860DAE" w14:paraId="0E1F518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75E075" w14:textId="0AB814EC"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28FD51" w14:textId="393560B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432295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D9BDF1" w14:textId="7C4B47E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Pernicious anemia</w:t>
            </w:r>
          </w:p>
        </w:tc>
      </w:tr>
      <w:tr w:rsidR="68EC1663" w:rsidRPr="00E445C5" w14:paraId="1DFE843A"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34C069" w14:textId="12CB8E49"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F1C4EC" w14:textId="55877D0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432588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39441F" w14:textId="740477FE"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vitamin B-12 deficiency</w:t>
            </w:r>
          </w:p>
        </w:tc>
      </w:tr>
      <w:tr w:rsidR="68EC1663" w:rsidRPr="00E445C5" w14:paraId="43247DA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79299B" w14:textId="519F3BC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D7C152" w14:textId="553C6AA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432875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AFF5F3" w14:textId="702DA9F7"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chronic blood loss</w:t>
            </w:r>
          </w:p>
        </w:tc>
      </w:tr>
      <w:tr w:rsidR="68EC1663" w:rsidRPr="00E445C5" w14:paraId="35BB52D7"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33C28F" w14:textId="3175A647"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E2C0C9" w14:textId="1AD8ECD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433168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B44F72" w14:textId="0AE0845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Iron deficiency anemia secondary to inadequate dietary iron intake</w:t>
            </w:r>
          </w:p>
        </w:tc>
      </w:tr>
      <w:tr w:rsidR="68EC1663" w:rsidRPr="00860DAE" w14:paraId="19F976D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93A8A3" w14:textId="68619C67"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5C5BA8" w14:textId="4C1D77D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434894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C08C0B" w14:textId="3396199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Acute posthemorrhagic anemia</w:t>
            </w:r>
          </w:p>
        </w:tc>
      </w:tr>
      <w:tr w:rsidR="68EC1663" w:rsidRPr="00860DAE" w14:paraId="56DF71F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42063F" w14:textId="1B0D83C0"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A45A0A" w14:textId="7F35DD5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435503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521F74" w14:textId="5942868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Hemolytic anemia</w:t>
            </w:r>
          </w:p>
        </w:tc>
      </w:tr>
      <w:tr w:rsidR="68EC1663" w:rsidRPr="00860DAE" w14:paraId="347D44F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B0E979" w14:textId="13FB3BE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CAED5E" w14:textId="006C6F1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435789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0EEF5D" w14:textId="1F004AF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Megaloblastic anemia</w:t>
            </w:r>
          </w:p>
        </w:tc>
      </w:tr>
      <w:tr w:rsidR="68EC1663" w:rsidRPr="00860DAE" w14:paraId="30FD5CA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58F70A" w14:textId="08D6C2DE"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53FF61" w14:textId="68708EA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436659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D17B77" w14:textId="3CF170B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Iron deficiency anemia</w:t>
            </w:r>
          </w:p>
        </w:tc>
      </w:tr>
      <w:tr w:rsidR="68EC1663" w:rsidRPr="00860DAE" w14:paraId="56F68AA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EE6D43" w14:textId="52AB570E"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1A5BA5" w14:textId="2495DBB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437247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834E27" w14:textId="39ABD47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of chronic disease</w:t>
            </w:r>
          </w:p>
        </w:tc>
      </w:tr>
      <w:tr w:rsidR="68EC1663" w:rsidRPr="00860DAE" w14:paraId="6720780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C0D7EA" w14:textId="48F75252"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D099B7" w14:textId="1F66C62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437834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FB9FCF" w14:textId="0D56115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Non-autoimmune hemolytic anemia</w:t>
            </w:r>
          </w:p>
        </w:tc>
      </w:tr>
      <w:tr w:rsidR="68EC1663" w:rsidRPr="00E445C5" w14:paraId="4F5BBDFD"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E9EE95" w14:textId="19C2CBC8"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95A65C" w14:textId="2288464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438722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F92805" w14:textId="5C4B20D6"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Non megaloblastic anemia associated with nutritional deficiency</w:t>
            </w:r>
          </w:p>
        </w:tc>
      </w:tr>
      <w:tr w:rsidR="68EC1663" w:rsidRPr="00860DAE" w14:paraId="6CCAF88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95031C" w14:textId="28630C9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D5A761" w14:textId="263DEAB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439777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71CA6F" w14:textId="76D8B86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w:t>
            </w:r>
          </w:p>
        </w:tc>
      </w:tr>
      <w:tr w:rsidR="68EC1663" w:rsidRPr="00E445C5" w14:paraId="7C735CB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4ACD94" w14:textId="0A0AEFE6"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A90333" w14:textId="61E7F90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440977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4B1234" w14:textId="3B8A303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folate deficiency</w:t>
            </w:r>
          </w:p>
        </w:tc>
      </w:tr>
      <w:tr w:rsidR="68EC1663" w:rsidRPr="00860DAE" w14:paraId="6C7CBBF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768224" w14:textId="0BE76893"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0E42BD" w14:textId="64A85C4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440979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126483" w14:textId="21F5659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Acquired hemolytic anemia</w:t>
            </w:r>
          </w:p>
        </w:tc>
      </w:tr>
      <w:tr w:rsidR="68EC1663" w:rsidRPr="00860DAE" w14:paraId="1C72D11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C85D02" w14:textId="7B74D6F4"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B8D54F" w14:textId="4E67546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441258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5524B9" w14:textId="2FAE205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in neoplastic disease</w:t>
            </w:r>
          </w:p>
        </w:tc>
      </w:tr>
      <w:tr w:rsidR="68EC1663" w:rsidRPr="00860DAE" w14:paraId="5ECCF95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00A209" w14:textId="5BC6B12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902077" w14:textId="458E1CF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441269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82E984" w14:textId="718FFE2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Autoimmune hemolytic anemia</w:t>
            </w:r>
          </w:p>
        </w:tc>
      </w:tr>
      <w:tr w:rsidR="68EC1663" w:rsidRPr="00E445C5" w14:paraId="17DE60A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CE2328" w14:textId="2C97BEF7"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54AF33" w14:textId="3F0F454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443961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035C3A" w14:textId="55AC1A0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of chronic renal failure</w:t>
            </w:r>
          </w:p>
        </w:tc>
      </w:tr>
      <w:tr w:rsidR="68EC1663" w:rsidRPr="00E445C5" w14:paraId="0E388D8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F40C77" w14:textId="3FB52FD5"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47113C" w14:textId="2233ED4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602143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4506EE" w14:textId="03C3C71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chronic kidney disease stage 1</w:t>
            </w:r>
          </w:p>
        </w:tc>
      </w:tr>
      <w:tr w:rsidR="68EC1663" w:rsidRPr="00860DAE" w14:paraId="0F21BC2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EA57D0" w14:textId="7459337B"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0EC84" w14:textId="13836D9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603007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F19AAD" w14:textId="1FBF1F7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Pernicious anemia due to autoimmune disorder</w:t>
            </w:r>
          </w:p>
        </w:tc>
      </w:tr>
      <w:tr w:rsidR="68EC1663" w:rsidRPr="00E445C5" w14:paraId="42EEA08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D14EAC" w14:textId="48FFFC33"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040DC7" w14:textId="1BDB57E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603011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B4407A" w14:textId="77EB2EA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Vitamin B12 deficiency anemia following total gastrectomy</w:t>
            </w:r>
          </w:p>
        </w:tc>
      </w:tr>
      <w:tr w:rsidR="68EC1663" w:rsidRPr="00E445C5" w14:paraId="6AB1754F"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B158C0" w14:textId="13A4E4B9"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ECBDDC" w14:textId="07F3B33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605330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F423B2" w14:textId="60B93E4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Restless leg syndrome due to iron deficiency anemia</w:t>
            </w:r>
          </w:p>
        </w:tc>
      </w:tr>
      <w:tr w:rsidR="68EC1663" w:rsidRPr="00860DAE" w14:paraId="55130EFA"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22DE1E" w14:textId="7C146FF3"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769A47" w14:textId="6093A79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606065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01C506" w14:textId="66D777D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Congenital megaloblastic anemia due to transcobalamin II deficiency</w:t>
            </w:r>
          </w:p>
        </w:tc>
      </w:tr>
      <w:tr w:rsidR="68EC1663" w:rsidRPr="00E445C5" w14:paraId="60C3F9B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69BE79" w14:textId="543ECD41"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89CFB9" w14:textId="227AFEA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606921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EA4982" w14:textId="067C694B"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Post gastrectomy iron deficiency anemia</w:t>
            </w:r>
          </w:p>
        </w:tc>
      </w:tr>
      <w:tr w:rsidR="68EC1663" w:rsidRPr="00E445C5" w14:paraId="13A98D4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34F10F" w14:textId="0ADE3CC0"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F4FAD6" w14:textId="1760E64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606928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50D883" w14:textId="672857E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Iron deficiency anemia due to celiac disease</w:t>
            </w:r>
          </w:p>
        </w:tc>
      </w:tr>
      <w:tr w:rsidR="68EC1663" w:rsidRPr="00E445C5" w14:paraId="62E3B12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D6CE77" w14:textId="1C1DF98C"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E0489D" w14:textId="246F7A5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606940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45DD9A" w14:textId="17A81E9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Drug-induced non autoimmune hemolytic anemia</w:t>
            </w:r>
          </w:p>
        </w:tc>
      </w:tr>
      <w:tr w:rsidR="68EC1663" w:rsidRPr="00E445C5" w14:paraId="0D213AF9"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ABBEFC" w14:textId="6F19AC1E"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E90B9E" w14:textId="679CAB1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607426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5EB592" w14:textId="1AD3B70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Vitamin B12 deficiency anemia due to chronic atrophic gastritis</w:t>
            </w:r>
          </w:p>
        </w:tc>
      </w:tr>
      <w:tr w:rsidR="68EC1663" w:rsidRPr="00E445C5" w14:paraId="43ED775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6EBF2B" w14:textId="0BDDFD7E"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D31900" w14:textId="39B0660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608596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C0ADE8" w14:textId="7D25F63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caused by antineoplastic agent</w:t>
            </w:r>
          </w:p>
        </w:tc>
      </w:tr>
      <w:tr w:rsidR="68EC1663" w:rsidRPr="00860DAE" w14:paraId="3D1124E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5FDE12" w14:textId="369C7D7D"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1BB46C" w14:textId="4C8D579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3661626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9C4782" w14:textId="00B1924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Megaloblastic anemia due to dihydrofolate reductase deficiency</w:t>
            </w:r>
          </w:p>
        </w:tc>
      </w:tr>
      <w:tr w:rsidR="68EC1663" w:rsidRPr="00E445C5" w14:paraId="2D105EA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F158B5" w14:textId="6A784038"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4837AD" w14:textId="51B70AA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4002495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3FFA62" w14:textId="27EA98C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Refractory anemia with excess blasts in transformation (clinical)</w:t>
            </w:r>
          </w:p>
        </w:tc>
      </w:tr>
      <w:tr w:rsidR="68EC1663" w:rsidRPr="00860DAE" w14:paraId="0013572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8C637B" w14:textId="38D24107"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A17F5B" w14:textId="1E54C71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4003185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E536D9" w14:textId="7F452F2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Refractory anemia (clinical)</w:t>
            </w:r>
          </w:p>
        </w:tc>
      </w:tr>
      <w:tr w:rsidR="68EC1663" w:rsidRPr="00E445C5" w14:paraId="13AF837E"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82A051" w14:textId="01A035C6"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C7980C" w14:textId="736802F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4003186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AD510B" w14:textId="6045AD2B"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Refractory anemia with ringed sideroblasts (clinical)</w:t>
            </w:r>
          </w:p>
        </w:tc>
      </w:tr>
      <w:tr w:rsidR="68EC1663" w:rsidRPr="00860DAE" w14:paraId="10D5B50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D6E3C0" w14:textId="2D50F521"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7676D1" w14:textId="29AB2B8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4006467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630F90" w14:textId="0134D60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infection</w:t>
            </w:r>
          </w:p>
        </w:tc>
      </w:tr>
      <w:tr w:rsidR="68EC1663" w:rsidRPr="00E445C5" w14:paraId="1BEB653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D6351D" w14:textId="464D7DF2"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759594" w14:textId="23099FD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4006468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423657" w14:textId="22F9551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physical agent</w:t>
            </w:r>
          </w:p>
        </w:tc>
      </w:tr>
      <w:tr w:rsidR="68EC1663" w:rsidRPr="00860DAE" w14:paraId="7A4528E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115633" w14:textId="7C68F991"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DC37DC" w14:textId="4B2F689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4008273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482207" w14:textId="132D1A1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Coombs negative hemolytic anemia</w:t>
            </w:r>
          </w:p>
        </w:tc>
      </w:tr>
      <w:tr w:rsidR="68EC1663" w:rsidRPr="00860DAE" w14:paraId="72677127"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BC9707" w14:textId="149009D4"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F9687D" w14:textId="794FA4C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4008663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33D34A" w14:textId="3B14402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Megaloblastic anemia due to exfoliative dermatitis</w:t>
            </w:r>
          </w:p>
        </w:tc>
      </w:tr>
      <w:tr w:rsidR="68EC1663" w:rsidRPr="00E445C5" w14:paraId="5CD6D0A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5B871C" w14:textId="5B0BEA34"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02669B" w14:textId="02BB087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4009306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E343D6" w14:textId="7D2047F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copper deficiency</w:t>
            </w:r>
          </w:p>
        </w:tc>
      </w:tr>
      <w:tr w:rsidR="68EC1663" w:rsidRPr="00860DAE" w14:paraId="5836BDE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06857E" w14:textId="2883A109"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B320E1" w14:textId="0AB5E8B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4009785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15D8E9" w14:textId="4D03268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membrane defect</w:t>
            </w:r>
          </w:p>
        </w:tc>
      </w:tr>
      <w:tr w:rsidR="68EC1663" w:rsidRPr="00860DAE" w14:paraId="3628566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3989A0" w14:textId="386ED8B8"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F1506F" w14:textId="457DD63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4015896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646A66" w14:textId="593D435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niacin deficiency</w:t>
            </w:r>
          </w:p>
        </w:tc>
      </w:tr>
      <w:tr w:rsidR="68EC1663" w:rsidRPr="00860DAE" w14:paraId="37D706B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329518" w14:textId="765EAC5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7139D9" w14:textId="530DAE1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4019001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4E63B5" w14:textId="0C3766C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Regenerative anemia</w:t>
            </w:r>
          </w:p>
        </w:tc>
      </w:tr>
      <w:tr w:rsidR="68EC1663" w:rsidRPr="00E445C5" w14:paraId="4C79BA9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B630CE" w14:textId="7AE7458C"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0BD982" w14:textId="042B065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4021911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09073C8" w14:textId="3AF90881"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poor nutrition</w:t>
            </w:r>
          </w:p>
        </w:tc>
      </w:tr>
      <w:tr w:rsidR="68EC1663" w:rsidRPr="00860DAE" w14:paraId="7F3C3D0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718176" w14:textId="24737E01"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EE4E36" w14:textId="616A592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4031699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54AF8D" w14:textId="5CBA399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Humoral immunologic aplastic anemia</w:t>
            </w:r>
          </w:p>
        </w:tc>
      </w:tr>
      <w:tr w:rsidR="68EC1663" w:rsidRPr="00860DAE" w14:paraId="3C0E241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129909" w14:textId="7EAD70EF"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5E4A3E" w14:textId="7699E1B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4032006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ACB301" w14:textId="0D4BE53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Dimorphic anemia</w:t>
            </w:r>
          </w:p>
        </w:tc>
      </w:tr>
      <w:tr w:rsidR="68EC1663" w:rsidRPr="00E445C5" w14:paraId="1D981AB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D73107" w14:textId="6205F957"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F88198" w14:textId="55CEEAB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4032352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647A8B" w14:textId="3F581EF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Hemolytic anemia due to hyperbaric oxygen</w:t>
            </w:r>
          </w:p>
        </w:tc>
      </w:tr>
      <w:tr w:rsidR="68EC1663" w:rsidRPr="00E445C5" w14:paraId="4D796EDA"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1571BE" w14:textId="748B1853"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EA1E9F" w14:textId="263157D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4034963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B224B3" w14:textId="2A705D51"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thiamine-responsive, with diabetes mellitus and sensorineural deafness</w:t>
            </w:r>
          </w:p>
        </w:tc>
      </w:tr>
      <w:tr w:rsidR="68EC1663" w:rsidRPr="00860DAE" w14:paraId="14D8D28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31D5AA" w14:textId="57EA79C5"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AA991B" w14:textId="3117D6A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4035974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4463CE" w14:textId="395F914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Drug-induced enzyme deficiency anemia</w:t>
            </w:r>
          </w:p>
        </w:tc>
      </w:tr>
      <w:tr w:rsidR="68EC1663" w:rsidRPr="00E445C5" w14:paraId="25C085F9"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30CE7D" w14:textId="63E572A2"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016A11" w14:textId="24D7885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4039536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BEDA2F" w14:textId="6D00364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Autoimmune hemolytic anemia due to complement</w:t>
            </w:r>
          </w:p>
        </w:tc>
      </w:tr>
      <w:tr w:rsidR="68EC1663" w:rsidRPr="00860DAE" w14:paraId="5176B9C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F9F6EE" w14:textId="1FEA7E32"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B8E37A" w14:textId="2870E0C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4044728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422C1D" w14:textId="49543BE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Thiamine-responsive megaloblastic anemia</w:t>
            </w:r>
          </w:p>
        </w:tc>
      </w:tr>
      <w:tr w:rsidR="68EC1663" w:rsidRPr="00E445C5" w14:paraId="1FE46FD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0418FF" w14:textId="7D05444C"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3FB535" w14:textId="61EF976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4045142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A57E3D" w14:textId="08DEE58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gastrectomy</w:t>
            </w:r>
          </w:p>
        </w:tc>
      </w:tr>
      <w:tr w:rsidR="68EC1663" w:rsidRPr="00E445C5" w14:paraId="4AFAB50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E0CD50" w14:textId="5D06D62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627917" w14:textId="6B475A7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4046563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6EF5F" w14:textId="5C8EF5B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G-6-PD class I variant anemia</w:t>
            </w:r>
          </w:p>
        </w:tc>
      </w:tr>
      <w:tr w:rsidR="68EC1663" w:rsidRPr="00860DAE" w14:paraId="2AF6BC0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8E03DE" w14:textId="16E31702"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837232" w14:textId="1A6B38D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4071444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222B1D" w14:textId="1F8A11B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of thyroid dysfunction</w:t>
            </w:r>
          </w:p>
        </w:tc>
      </w:tr>
      <w:tr w:rsidR="68EC1663" w:rsidRPr="00E445C5" w14:paraId="1281556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20A005" w14:textId="31A140AF"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E9E2BE" w14:textId="23ECEA6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4079181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8DAE0C" w14:textId="7014497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G-6-PD class III variant anemia</w:t>
            </w:r>
          </w:p>
        </w:tc>
      </w:tr>
      <w:tr w:rsidR="68EC1663" w:rsidRPr="00860DAE" w14:paraId="0A88E48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0441F8" w14:textId="6FAABF40"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DD95CB" w14:textId="63AC8F5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4082253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CFDAEB" w14:textId="673796C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Unstable hemoglobin disease</w:t>
            </w:r>
          </w:p>
        </w:tc>
      </w:tr>
      <w:tr w:rsidR="68EC1663" w:rsidRPr="00E445C5" w14:paraId="30874051"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2AE1C4" w14:textId="79139B75"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CD271F" w14:textId="0DB994B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4082917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41BA13" w14:textId="6955710C"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Drug-induced immune hemolytic anemia, immune complex type</w:t>
            </w:r>
          </w:p>
        </w:tc>
      </w:tr>
      <w:tr w:rsidR="68EC1663" w:rsidRPr="00E445C5" w14:paraId="1FE84F4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754D1A" w14:textId="2948DF6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7AD0A1" w14:textId="7CD9763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4085853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BAFFA9" w14:textId="05589CA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Hemolytic anemia due to babesiosis</w:t>
            </w:r>
          </w:p>
        </w:tc>
      </w:tr>
      <w:tr w:rsidR="68EC1663" w:rsidRPr="00860DAE" w14:paraId="56B1F0F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9A53D0" w14:textId="0FC419F7"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261E82" w14:textId="0BCC405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4092893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0E1345" w14:textId="325A400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vitamin E deficiency</w:t>
            </w:r>
          </w:p>
        </w:tc>
      </w:tr>
      <w:tr w:rsidR="68EC1663" w:rsidRPr="00E445C5" w14:paraId="00CE5B94"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C85C0E" w14:textId="65CB003F"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D8E548" w14:textId="1B14E48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4096927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E6C733" w14:textId="47771C3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vitamin B-12 malabsorption with proteinuria</w:t>
            </w:r>
          </w:p>
        </w:tc>
      </w:tr>
      <w:tr w:rsidR="68EC1663" w:rsidRPr="00E445C5" w14:paraId="4952743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A6BE1E" w14:textId="118F9B5C"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1203EA" w14:textId="311CED8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4097961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9FBD0E" w14:textId="428F8ED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Acute megaloblastic anemia due to dialysis</w:t>
            </w:r>
          </w:p>
        </w:tc>
      </w:tr>
      <w:tr w:rsidR="68EC1663" w:rsidRPr="00E445C5" w14:paraId="6FC1AD4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6CDC33" w14:textId="158744C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262854" w14:textId="45CD99C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4098008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E0AEDE" w14:textId="668D5F8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Folate deficiency anemia due to malabsorption</w:t>
            </w:r>
          </w:p>
        </w:tc>
      </w:tr>
      <w:tr w:rsidR="68EC1663" w:rsidRPr="00E445C5" w14:paraId="52CB65E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5BB75C" w14:textId="20283C15"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C1ABAD" w14:textId="17468D2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4098009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3EC154" w14:textId="10D32D2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Folate deficiency anemia due to liver disorders</w:t>
            </w:r>
          </w:p>
        </w:tc>
      </w:tr>
      <w:tr w:rsidR="68EC1663" w:rsidRPr="00E445C5" w14:paraId="39FF7E0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87BBA0" w14:textId="36C32968"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48A904" w14:textId="0029F0A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4098013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69AEDF" w14:textId="007D3B5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Hemolytic anemia due to hexokinase deficiency</w:t>
            </w:r>
          </w:p>
        </w:tc>
      </w:tr>
      <w:tr w:rsidR="68EC1663" w:rsidRPr="00E445C5" w14:paraId="6D50BB0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397B5E" w14:textId="327FD5D8"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1F901F" w14:textId="610AE60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4098017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43B366" w14:textId="533D828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Primary cold-type hemolytic anemia</w:t>
            </w:r>
          </w:p>
        </w:tc>
      </w:tr>
      <w:tr w:rsidR="68EC1663" w:rsidRPr="00860DAE" w14:paraId="527C370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3DE83A" w14:textId="7AA3457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ACE7CD" w14:textId="4108DC7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4098018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4AE039" w14:textId="781E8F2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Mechanical hemolytic anemia</w:t>
            </w:r>
          </w:p>
        </w:tc>
      </w:tr>
      <w:tr w:rsidR="68EC1663" w:rsidRPr="00860DAE" w14:paraId="67CED8B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F8887C" w14:textId="785A9ED8"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5E003F" w14:textId="104896A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4098019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663B5D" w14:textId="4BC8FFA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Toxic hemolytic anemia</w:t>
            </w:r>
          </w:p>
        </w:tc>
      </w:tr>
      <w:tr w:rsidR="68EC1663" w:rsidRPr="00E445C5" w14:paraId="26B3222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B0C790" w14:textId="6CA4A8ED"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A95A6C" w14:textId="179BF18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4098027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A7BEBA" w14:textId="3CE9741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Aplastic anemia due to radiation</w:t>
            </w:r>
          </w:p>
        </w:tc>
      </w:tr>
      <w:tr w:rsidR="68EC1663" w:rsidRPr="00860DAE" w14:paraId="57C82A2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2FA93A" w14:textId="618D0726"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FE3DD4" w14:textId="37417C3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4098131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93F494" w14:textId="0FA9363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Myelophthisic anemia</w:t>
            </w:r>
          </w:p>
        </w:tc>
      </w:tr>
      <w:tr w:rsidR="68EC1663" w:rsidRPr="00860DAE" w14:paraId="49EC7A7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731FC4" w14:textId="61537FE7"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5F6BB0" w14:textId="2E6C8E5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4098145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5CA0CC" w14:textId="454C7B9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Idiopathic aplastic anemia</w:t>
            </w:r>
          </w:p>
        </w:tc>
      </w:tr>
      <w:tr w:rsidR="68EC1663" w:rsidRPr="00860DAE" w14:paraId="7AE63DC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0B8FC5" w14:textId="6514F014"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31E453" w14:textId="3AF2979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4098627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FFD935" w14:textId="5DDE3D0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Idiopathic hypochromic anemia</w:t>
            </w:r>
          </w:p>
        </w:tc>
      </w:tr>
      <w:tr w:rsidR="68EC1663" w:rsidRPr="00E445C5" w14:paraId="3A497913"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BA7116" w14:textId="291E5F39"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E13D36" w14:textId="4D1FF85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4098740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78AE3E" w14:textId="707E735B"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Vitamin B12 deficiency anemia due to malabsorption with proteinuria</w:t>
            </w:r>
          </w:p>
        </w:tc>
      </w:tr>
      <w:tr w:rsidR="68EC1663" w:rsidRPr="00E445C5" w14:paraId="06D30E8D"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C0B246" w14:textId="42F8DD6C"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2360B2" w14:textId="133E83B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4098746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A28448" w14:textId="5E5CCBA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Hemolytic anemia due to pyruvate kinase deficiency</w:t>
            </w:r>
          </w:p>
        </w:tc>
      </w:tr>
      <w:tr w:rsidR="68EC1663" w:rsidRPr="00E445C5" w14:paraId="7D4CD183"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072EBF" w14:textId="3B975F00"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9FD8D7" w14:textId="224341E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4098747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72021F" w14:textId="0F6B255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disorders of nucleotide metabolism</w:t>
            </w:r>
          </w:p>
        </w:tc>
      </w:tr>
      <w:tr w:rsidR="68EC1663" w:rsidRPr="00860DAE" w14:paraId="5D65FD4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9CC6F3" w14:textId="2DFB7CF1"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F2FEB9" w14:textId="57DFB11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4098760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8E610A" w14:textId="678DA4A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Transient hypoplastic anemia</w:t>
            </w:r>
          </w:p>
        </w:tc>
      </w:tr>
      <w:tr w:rsidR="68EC1663" w:rsidRPr="00860DAE" w14:paraId="405B97C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0E2093" w14:textId="679EE789"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2E2AD2" w14:textId="5D4F049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4098762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0F90D3" w14:textId="4F915ED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Pyridoxine-responsive sideroblastic anemia</w:t>
            </w:r>
          </w:p>
        </w:tc>
      </w:tr>
      <w:tr w:rsidR="68EC1663" w:rsidRPr="00E445C5" w14:paraId="692722E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7BF767" w14:textId="0F0AA151"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50AEC5" w14:textId="26261A8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4099508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7FD25A" w14:textId="1844A854"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Refractory anemia without sideroblasts, so stated</w:t>
            </w:r>
          </w:p>
        </w:tc>
      </w:tr>
      <w:tr w:rsidR="68EC1663" w:rsidRPr="00E445C5" w14:paraId="2BFC4B0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77E883" w14:textId="217168D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89ACB9" w14:textId="0DA70DB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4099603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5B9218" w14:textId="4878F6BC"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hemodialysis</w:t>
            </w:r>
          </w:p>
        </w:tc>
      </w:tr>
      <w:tr w:rsidR="68EC1663" w:rsidRPr="00E445C5" w14:paraId="4B5AAF13"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DA843C" w14:textId="54AAEB62"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C30B8F" w14:textId="7893FD0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4100962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26620D" w14:textId="6B6485A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impaired absorption of folate</w:t>
            </w:r>
          </w:p>
        </w:tc>
      </w:tr>
      <w:tr w:rsidR="68EC1663" w:rsidRPr="00E445C5" w14:paraId="45C8994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32B7C6" w14:textId="07CC85C1"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A0ACBC" w14:textId="72B99B3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4100985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78B3B4" w14:textId="3AAE175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Iron deficiency anemia due to dietary causes</w:t>
            </w:r>
          </w:p>
        </w:tc>
      </w:tr>
      <w:tr w:rsidR="68EC1663" w:rsidRPr="00860DAE" w14:paraId="6E5F88C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8BC17C" w14:textId="415D63E9"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4160AB" w14:textId="4F33F46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4100987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A0771B" w14:textId="4F967AF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Folate deficiency anemia, drug-induced</w:t>
            </w:r>
          </w:p>
        </w:tc>
      </w:tr>
      <w:tr w:rsidR="68EC1663" w:rsidRPr="00E445C5" w14:paraId="0EC5374B"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7C2728" w14:textId="6DF99303"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E7E72B" w14:textId="4EBD4DB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4100991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42B8D2" w14:textId="6DEA7DF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Hemolytic anemia due to triose phosphate isomerase deficiency</w:t>
            </w:r>
          </w:p>
        </w:tc>
      </w:tr>
      <w:tr w:rsidR="68EC1663" w:rsidRPr="00E445C5" w14:paraId="270F328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6E699C" w14:textId="65E19390"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3669E6" w14:textId="360C0EC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4100998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FDD987" w14:textId="3928042E"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Aplastic anemia due to toxic cause</w:t>
            </w:r>
          </w:p>
        </w:tc>
      </w:tr>
      <w:tr w:rsidR="68EC1663" w:rsidRPr="00E445C5" w14:paraId="10985373"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09F65F" w14:textId="00330FC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2575AA" w14:textId="1CB4ED3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4101000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5C1AD3" w14:textId="21DBB10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Secondary sideroblastic anemia due to drugs and toxins</w:t>
            </w:r>
          </w:p>
        </w:tc>
      </w:tr>
      <w:tr w:rsidR="68EC1663" w:rsidRPr="00860DAE" w14:paraId="53A823C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760DE7" w14:textId="73AD133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D9001D" w14:textId="0596307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4101001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3B226D" w14:textId="4B9DF11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Chronic anemia</w:t>
            </w:r>
          </w:p>
        </w:tc>
      </w:tr>
      <w:tr w:rsidR="68EC1663" w:rsidRPr="00E445C5" w14:paraId="776A236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53FDC8" w14:textId="1549F334"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817F28" w14:textId="2D9AB92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4101458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DC619F" w14:textId="580C180B"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Combined B12 and folate deficiency anemia</w:t>
            </w:r>
          </w:p>
        </w:tc>
      </w:tr>
      <w:tr w:rsidR="68EC1663" w:rsidRPr="00860DAE" w14:paraId="2D10AA1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D15740" w14:textId="64470D6E"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AB9A3A" w14:textId="6A92E8E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4101573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421F0B" w14:textId="3DD52FF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Vitamin C deficiency anemia</w:t>
            </w:r>
          </w:p>
        </w:tc>
      </w:tr>
      <w:tr w:rsidR="68EC1663" w:rsidRPr="00E445C5" w14:paraId="35B848E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0862EF" w14:textId="0FAC17DE"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D14623" w14:textId="072A196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4101582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547E7E" w14:textId="4C345BC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Aplastic anemia due to chronic disease</w:t>
            </w:r>
          </w:p>
        </w:tc>
      </w:tr>
      <w:tr w:rsidR="68EC1663" w:rsidRPr="00E445C5" w14:paraId="566D169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8ECC54" w14:textId="3873A6DD"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878112" w14:textId="747C215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4101583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542675" w14:textId="3060503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Aplastic anemia due to infection</w:t>
            </w:r>
          </w:p>
        </w:tc>
      </w:tr>
      <w:tr w:rsidR="68EC1663" w:rsidRPr="00E445C5" w14:paraId="3DD2F6B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F0868D" w14:textId="38A7CF02"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407CA3" w14:textId="2C284B0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4101584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10CF92" w14:textId="47C6FDE4"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Secondary sideroblastic anemia due to disease</w:t>
            </w:r>
          </w:p>
        </w:tc>
      </w:tr>
      <w:tr w:rsidR="68EC1663" w:rsidRPr="00E445C5" w14:paraId="5F6D5669"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869348" w14:textId="55CD5E6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FD535C" w14:textId="7688EF3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4104541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52698A" w14:textId="29300527"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pentose phosphate pathway defect</w:t>
            </w:r>
          </w:p>
        </w:tc>
      </w:tr>
      <w:tr w:rsidR="68EC1663" w:rsidRPr="00E445C5" w14:paraId="3105C6A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7E9F21" w14:textId="757C5362"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A0DB27" w14:textId="025C695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4105643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126333" w14:textId="232A5EFB"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Myasthenic syndrome due to pernicious anemia</w:t>
            </w:r>
          </w:p>
        </w:tc>
      </w:tr>
      <w:tr w:rsidR="68EC1663" w:rsidRPr="00860DAE" w14:paraId="7623563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B775A8" w14:textId="4FBC7D49"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D3D9EA" w14:textId="26EF4E8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4114026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90A321" w14:textId="41DF7AF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Normocytic anemia</w:t>
            </w:r>
          </w:p>
        </w:tc>
      </w:tr>
      <w:tr w:rsidR="68EC1663" w:rsidRPr="00E445C5" w14:paraId="70B8B96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6D1F24" w14:textId="2C711FD6"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ACF5EE" w14:textId="44B461E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4116343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CC5DE9" w14:textId="67D7A7E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Normocytic anemia following acute bleed</w:t>
            </w:r>
          </w:p>
        </w:tc>
      </w:tr>
      <w:tr w:rsidR="68EC1663" w:rsidRPr="00860DAE" w14:paraId="0107631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FECBC3" w14:textId="1668789B"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507279" w14:textId="613B84C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4120446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E429EB" w14:textId="3B1413A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Iron deficiency without anemia</w:t>
            </w:r>
          </w:p>
        </w:tc>
      </w:tr>
      <w:tr w:rsidR="68EC1663" w:rsidRPr="00860DAE" w14:paraId="5385644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BB4A0D" w14:textId="1D87A219"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59219F" w14:textId="547F54D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4120448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3F1FFF" w14:textId="2ED86DD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Normocytic anemia due to aplasia</w:t>
            </w:r>
          </w:p>
        </w:tc>
      </w:tr>
      <w:tr w:rsidR="68EC1663" w:rsidRPr="00E445C5" w14:paraId="3395CCC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272EBC" w14:textId="0BBC0479"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889039" w14:textId="56C534D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4120450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C3192D" w14:textId="086C151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Normocytic anemia due to chronic blood loss</w:t>
            </w:r>
          </w:p>
        </w:tc>
      </w:tr>
      <w:tr w:rsidR="68EC1663" w:rsidRPr="00860DAE" w14:paraId="209E458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A5CC77" w14:textId="6736D23B"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43E408" w14:textId="1E76ADC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4121106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DFA3FC" w14:textId="731B486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Microcytic anemia</w:t>
            </w:r>
          </w:p>
        </w:tc>
      </w:tr>
      <w:tr w:rsidR="68EC1663" w:rsidRPr="00860DAE" w14:paraId="197C441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61F395" w14:textId="6935F877"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078143" w14:textId="6693DFD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4121110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6516E8" w14:textId="3871483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Selective malabsorption of cyanocobalamin</w:t>
            </w:r>
          </w:p>
        </w:tc>
      </w:tr>
      <w:tr w:rsidR="68EC1663" w:rsidRPr="00E445C5" w14:paraId="7165749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B57CEF" w14:textId="4F7C9C26"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EFD987" w14:textId="218A300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4121115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63CBDB" w14:textId="73663EB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Sickle cell anemia with high hemoglobin F</w:t>
            </w:r>
          </w:p>
        </w:tc>
      </w:tr>
      <w:tr w:rsidR="68EC1663" w:rsidRPr="00860DAE" w14:paraId="5816C26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539184" w14:textId="2328EEFB"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604724" w14:textId="33E12F6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4122079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2B86EB" w14:textId="49F1E01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Deficiency anemias, excluding iron</w:t>
            </w:r>
          </w:p>
        </w:tc>
      </w:tr>
      <w:tr w:rsidR="68EC1663" w:rsidRPr="00860DAE" w14:paraId="7BECC2A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0CCCC7" w14:textId="19EF0891"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4DA8E5" w14:textId="5873647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4122923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E58706" w14:textId="76E7562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Dilutional anemia</w:t>
            </w:r>
          </w:p>
        </w:tc>
      </w:tr>
      <w:tr w:rsidR="68EC1663" w:rsidRPr="00860DAE" w14:paraId="47F206C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75F726" w14:textId="200FB8D0"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37C116" w14:textId="1C453F5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4122924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806FC3" w14:textId="1F7063B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of renal disease</w:t>
            </w:r>
          </w:p>
        </w:tc>
      </w:tr>
      <w:tr w:rsidR="68EC1663" w:rsidRPr="00860DAE" w14:paraId="1436515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751792" w14:textId="3D0313A9"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7E5DAD" w14:textId="732D5DC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4122927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8CCE41C" w14:textId="315CF0D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Combined deficiency anemia</w:t>
            </w:r>
          </w:p>
        </w:tc>
      </w:tr>
      <w:tr w:rsidR="68EC1663" w:rsidRPr="00860DAE" w14:paraId="719CB74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1AA36D" w14:textId="2095AFF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8DABCD" w14:textId="10B99FB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4125489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FAE117" w14:textId="10BB163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Macrocytosis - no anemia</w:t>
            </w:r>
          </w:p>
        </w:tc>
      </w:tr>
      <w:tr w:rsidR="68EC1663" w:rsidRPr="00E445C5" w14:paraId="4EB9F75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02F4B92" w14:textId="05DFC003"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0FB701" w14:textId="4C283F0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4125491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85F646" w14:textId="5CF23144"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dietary causes</w:t>
            </w:r>
          </w:p>
        </w:tc>
      </w:tr>
      <w:tr w:rsidR="68EC1663" w:rsidRPr="00860DAE" w14:paraId="2944EF2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E6C0A2" w14:textId="4AF06811"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C459E5" w14:textId="38A2051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4125493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5366C8" w14:textId="3DAD4D9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Vegan's anemia</w:t>
            </w:r>
          </w:p>
        </w:tc>
      </w:tr>
      <w:tr w:rsidR="68EC1663" w:rsidRPr="00E445C5" w14:paraId="0C55E6D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6CAA84" w14:textId="0078A61C"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CB74AA" w14:textId="565AED6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4125630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D8FB0B" w14:textId="7E01655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Chronic non-spherocytic hemolytic anemia</w:t>
            </w:r>
          </w:p>
        </w:tc>
      </w:tr>
      <w:tr w:rsidR="68EC1663" w:rsidRPr="00E445C5" w14:paraId="0234E64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E062B2" w14:textId="5220866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09F4E9" w14:textId="7D2D033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4130191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8E74A0" w14:textId="0B85EA8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Secondary warm autoimmune hemolytic anemia</w:t>
            </w:r>
          </w:p>
        </w:tc>
      </w:tr>
      <w:tr w:rsidR="68EC1663" w:rsidRPr="00E445C5" w14:paraId="2F068143"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383907" w14:textId="3E33752E"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348AF5" w14:textId="307D526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4130680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4CAE62" w14:textId="1F9D6531"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Autoimmune hemolytic anemia, categorized by antibody class AND/OR complement</w:t>
            </w:r>
          </w:p>
        </w:tc>
      </w:tr>
      <w:tr w:rsidR="68EC1663" w:rsidRPr="00860DAE" w14:paraId="535E7DF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5D02" w14:textId="034F91F1"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D2E7B1" w14:textId="2140971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4131127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88AC4FA" w14:textId="2638C6A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Secondary autoimmune hemolytic anemia</w:t>
            </w:r>
          </w:p>
        </w:tc>
      </w:tr>
      <w:tr w:rsidR="68EC1663" w:rsidRPr="00E445C5" w14:paraId="7043861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25769E" w14:textId="01824F45"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70A785" w14:textId="4941EC4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4131914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CD46C0" w14:textId="6A3749A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Sickle cell anemia with coexistent alpha-thalassemia</w:t>
            </w:r>
          </w:p>
        </w:tc>
      </w:tr>
      <w:tr w:rsidR="68EC1663" w:rsidRPr="00E445C5" w14:paraId="46EB2FCC"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ABCB8F" w14:textId="4B717406"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52D5A2" w14:textId="1E2DF82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4131915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CCE037" w14:textId="7486B9B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Primary (idiopathic) autoimmune hemolytic anemia</w:t>
            </w:r>
          </w:p>
        </w:tc>
      </w:tr>
      <w:tr w:rsidR="68EC1663" w:rsidRPr="00860DAE" w14:paraId="57A2B3C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A21DF3" w14:textId="32DBE57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6013E8" w14:textId="6164B4A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4131917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8FBCD1" w14:textId="2D45BC4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Paroxysmal cold hemoglobinuria</w:t>
            </w:r>
          </w:p>
        </w:tc>
      </w:tr>
      <w:tr w:rsidR="68EC1663" w:rsidRPr="00E445C5" w14:paraId="1E8F6820"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287290" w14:textId="548C0CDA"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23D05D" w14:textId="7B85F95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4131919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14010A" w14:textId="0D85611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Drug-induced immune hemolytic anemia, hapten type</w:t>
            </w:r>
          </w:p>
        </w:tc>
      </w:tr>
      <w:tr w:rsidR="68EC1663" w:rsidRPr="00E445C5" w14:paraId="0FBA1C8E"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8C29DD" w14:textId="6E0960B9"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3AE1EB" w14:textId="783B7E7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4132085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41A6AC" w14:textId="0EF3A777"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alloimmune destruction of transfused red cells</w:t>
            </w:r>
          </w:p>
        </w:tc>
      </w:tr>
      <w:tr w:rsidR="68EC1663" w:rsidRPr="00860DAE" w14:paraId="1117220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D7F1DA" w14:textId="2DCC2938"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CA8566" w14:textId="08CA9EA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4135931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FDA501" w14:textId="47BACC3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of endocrine disorder</w:t>
            </w:r>
          </w:p>
        </w:tc>
      </w:tr>
      <w:tr w:rsidR="68EC1663" w:rsidRPr="00E445C5" w14:paraId="4297FFB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905DF4" w14:textId="188AAC86"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834DB1" w14:textId="2EB9604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4143167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866746" w14:textId="20B6730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Autoimmune hemolytic anemia due to IgA plus complement</w:t>
            </w:r>
          </w:p>
        </w:tc>
      </w:tr>
      <w:tr w:rsidR="68EC1663" w:rsidRPr="00E445C5" w14:paraId="1DA8F5A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C2B531" w14:textId="27E478D0"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2CFA5A" w14:textId="11F70D9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4143351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BD1DFD" w14:textId="30D8D4C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Folate deficiency anemia due to dietary causes</w:t>
            </w:r>
          </w:p>
        </w:tc>
      </w:tr>
      <w:tr w:rsidR="68EC1663" w:rsidRPr="00E445C5" w14:paraId="5D66D74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9A1621" w14:textId="736339E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A9B918" w14:textId="387243B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4143629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DD1E91" w14:textId="453A9BC1"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mechanical damage</w:t>
            </w:r>
          </w:p>
        </w:tc>
      </w:tr>
      <w:tr w:rsidR="68EC1663" w:rsidRPr="00E445C5" w14:paraId="58521D3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49E0C0" w14:textId="36876365"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D3A9F3" w14:textId="74BB4A0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4144077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F29E6C" w14:textId="7B51B59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G-6-PD class II variant anemia</w:t>
            </w:r>
          </w:p>
        </w:tc>
      </w:tr>
      <w:tr w:rsidR="68EC1663" w:rsidRPr="00E445C5" w14:paraId="7D14ECF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4120CA" w14:textId="1187064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655FFC" w14:textId="7F3266C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4144811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6F7840" w14:textId="256240F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zinc deficiency</w:t>
            </w:r>
          </w:p>
        </w:tc>
      </w:tr>
      <w:tr w:rsidR="68EC1663" w:rsidRPr="00E445C5" w14:paraId="2D53BA10"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3843D2" w14:textId="44CC00F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36BBF7" w14:textId="13C8C8A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4145277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7C337B" w14:textId="2669A45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HNSHA due to pyrimidine-5'-nucleotidase deficiency</w:t>
            </w:r>
          </w:p>
        </w:tc>
      </w:tr>
      <w:tr w:rsidR="68EC1663" w:rsidRPr="00E445C5" w14:paraId="3413A6C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B0864B" w14:textId="134285C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ABC506" w14:textId="37B5AC3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4146086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95808E" w14:textId="1FE43FE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Constitutional aplastic anemia with malformation</w:t>
            </w:r>
          </w:p>
        </w:tc>
      </w:tr>
      <w:tr w:rsidR="68EC1663" w:rsidRPr="00E445C5" w14:paraId="485018A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6ED62B" w14:textId="442DB85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076BCD" w14:textId="0926883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4146088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339A75" w14:textId="6EC2C16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Aplastic anemia due to drugs</w:t>
            </w:r>
          </w:p>
        </w:tc>
      </w:tr>
      <w:tr w:rsidR="68EC1663" w:rsidRPr="00860DAE" w14:paraId="1ABDA5C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D41B30" w14:textId="3A408D8C"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3816CB" w14:textId="43C74C4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4146771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8E022D" w14:textId="7A5D807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in ovarian carcinoma</w:t>
            </w:r>
          </w:p>
        </w:tc>
      </w:tr>
      <w:tr w:rsidR="68EC1663" w:rsidRPr="00E445C5" w14:paraId="574E4A0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60046B" w14:textId="5829CF20"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E50C47" w14:textId="0EA251C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4146936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5A5ABB" w14:textId="5C7374F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Drug-induced autoimmune hemolytic anemia</w:t>
            </w:r>
          </w:p>
        </w:tc>
      </w:tr>
      <w:tr w:rsidR="68EC1663" w:rsidRPr="00860DAE" w14:paraId="69B0714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E969DD" w14:textId="48A6F293"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A55BEA" w14:textId="776912D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4147365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0E03D2" w14:textId="0A805AA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of adrenal dysfunction</w:t>
            </w:r>
          </w:p>
        </w:tc>
      </w:tr>
      <w:tr w:rsidR="68EC1663" w:rsidRPr="00E445C5" w14:paraId="558BC5D7"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F698D6" w14:textId="252D7582"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D8815B" w14:textId="2BA49EE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4147491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7B0FDE" w14:textId="2BA9143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Vitamin B12 deficiency anemia due to dietary causes</w:t>
            </w:r>
          </w:p>
        </w:tc>
      </w:tr>
      <w:tr w:rsidR="68EC1663" w:rsidRPr="00E445C5" w14:paraId="3876EE09"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531471" w14:textId="6C115A73"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0B406F" w14:textId="680097F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4147600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81B182" w14:textId="4AD1D3D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pancreatic insufficiency</w:t>
            </w:r>
          </w:p>
        </w:tc>
      </w:tr>
      <w:tr w:rsidR="68EC1663" w:rsidRPr="00E445C5" w14:paraId="71430E39"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D921A2" w14:textId="42D8ED1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43FD1C" w14:textId="77D9B19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4147911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8C7BB8" w14:textId="18025C8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inborn errors of metabolism</w:t>
            </w:r>
          </w:p>
        </w:tc>
      </w:tr>
      <w:tr w:rsidR="68EC1663" w:rsidRPr="00860DAE" w14:paraId="5F611F2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4A5DC0" w14:textId="68C30B23"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1459C5" w14:textId="451560B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4148471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652690" w14:textId="172BCE1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Fanconi's anemia</w:t>
            </w:r>
          </w:p>
        </w:tc>
      </w:tr>
      <w:tr w:rsidR="68EC1663" w:rsidRPr="00E445C5" w14:paraId="7285E9B9"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0CCC66" w14:textId="515CF5AC"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D1D0F6" w14:textId="63F2E6C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4149183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70C830" w14:textId="223C0BE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error of folate metabolism</w:t>
            </w:r>
          </w:p>
        </w:tc>
      </w:tr>
      <w:tr w:rsidR="68EC1663" w:rsidRPr="00860DAE" w14:paraId="75D037B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9261EC" w14:textId="79E5088C"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FFD5DE" w14:textId="0910006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4150499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44A282" w14:textId="6C6503E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Refractory megaloblastic anemia</w:t>
            </w:r>
          </w:p>
        </w:tc>
      </w:tr>
      <w:tr w:rsidR="68EC1663" w:rsidRPr="00E445C5" w14:paraId="44168C8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B627C5" w14:textId="5E7389BF"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D9DFC4" w14:textId="271600E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4150547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75035A" w14:textId="6C98FB47"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secondary to renal failure</w:t>
            </w:r>
          </w:p>
        </w:tc>
      </w:tr>
      <w:tr w:rsidR="68EC1663" w:rsidRPr="00E445C5" w14:paraId="7528A58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BC1F17" w14:textId="01EC2A49"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BF22DE" w14:textId="339631E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4151502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BC283E" w14:textId="053CF92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Hemolytic anemia due to Clostridium welchii</w:t>
            </w:r>
          </w:p>
        </w:tc>
      </w:tr>
      <w:tr w:rsidR="68EC1663" w:rsidRPr="00860DAE" w14:paraId="3481510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04AED3" w14:textId="02471702"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1F8D8F" w14:textId="7267889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4155187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248BD2" w14:textId="0120A38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Traumatic cardiac hemolytic anemia</w:t>
            </w:r>
          </w:p>
        </w:tc>
      </w:tr>
      <w:tr w:rsidR="68EC1663" w:rsidRPr="00860DAE" w14:paraId="74340E6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03B047" w14:textId="0DE6DA57"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8C096F4" w14:textId="5B04130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4156842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C28271" w14:textId="61D7F55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Intracorpuscular hemolytic anemia</w:t>
            </w:r>
          </w:p>
        </w:tc>
      </w:tr>
      <w:tr w:rsidR="68EC1663" w:rsidRPr="00860DAE" w14:paraId="10134DA2"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A45B2C" w14:textId="70319569"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0D30DE" w14:textId="2C455C0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4157495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EFAEAA" w14:textId="31CB4CE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Sideropenic anemia with reticuloendothelial siderosis</w:t>
            </w:r>
          </w:p>
        </w:tc>
      </w:tr>
      <w:tr w:rsidR="68EC1663" w:rsidRPr="00860DAE" w14:paraId="32DF87A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CCC782" w14:textId="5DC9877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B6E67" w14:textId="6A39D7F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4158891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E9E359" w14:textId="6B6FB05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isoimmunization</w:t>
            </w:r>
          </w:p>
        </w:tc>
      </w:tr>
      <w:tr w:rsidR="68EC1663" w:rsidRPr="00860DAE" w14:paraId="5C9B96F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03C8A1" w14:textId="08C8536F"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28FDC8" w14:textId="474234E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4159651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DF7729" w14:textId="4A1760F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Traumatic hemolytic anemia</w:t>
            </w:r>
          </w:p>
        </w:tc>
      </w:tr>
      <w:tr w:rsidR="68EC1663" w:rsidRPr="00E445C5" w14:paraId="4B96364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375656" w14:textId="325E62E3"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9B0678" w14:textId="5EAD3BC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4159748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29530E" w14:textId="2CC162D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Hand-foot syndrome in sickle cell anemia</w:t>
            </w:r>
          </w:p>
        </w:tc>
      </w:tr>
      <w:tr w:rsidR="68EC1663" w:rsidRPr="00860DAE" w14:paraId="5FFDB89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74F0BF" w14:textId="01F57ED7"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B6186F" w14:textId="5010FA1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4160238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B59DD3" w14:textId="7866A1B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Simple chronic anemia</w:t>
            </w:r>
          </w:p>
        </w:tc>
      </w:tr>
      <w:tr w:rsidR="68EC1663" w:rsidRPr="00860DAE" w14:paraId="20E1AE6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1FCF10" w14:textId="1C574510"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274635" w14:textId="2EB77CD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4160887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ACCB7A" w14:textId="73980EC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Cold autoimmune hemolytic anemia</w:t>
            </w:r>
          </w:p>
        </w:tc>
      </w:tr>
      <w:tr w:rsidR="68EC1663" w:rsidRPr="00860DAE" w14:paraId="6C2E1A2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FAF715" w14:textId="775835D8"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8BAFE5" w14:textId="05C3DB1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4168286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BAF7B6" w14:textId="2E62B77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starvation</w:t>
            </w:r>
          </w:p>
        </w:tc>
      </w:tr>
      <w:tr w:rsidR="68EC1663" w:rsidRPr="00E445C5" w14:paraId="65CDC452"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A6FB0B" w14:textId="41007951"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B4EEA5" w14:textId="3EB1E3C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4168772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99D9F6" w14:textId="232F320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chronic hemolytic anemia</w:t>
            </w:r>
          </w:p>
        </w:tc>
      </w:tr>
      <w:tr w:rsidR="68EC1663" w:rsidRPr="00E445C5" w14:paraId="01E7201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C13951" w14:textId="61F4996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5B70D0" w14:textId="1F5911A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4171026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686187" w14:textId="0BCF9AD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HNSHA due to NADH diaphorase deficiency</w:t>
            </w:r>
          </w:p>
        </w:tc>
      </w:tr>
      <w:tr w:rsidR="68EC1663" w:rsidRPr="00860DAE" w14:paraId="5BF24B7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EEF30D" w14:textId="71464CCB"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253DA9" w14:textId="31ABB5D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4172446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7E0E4E" w14:textId="2D5370E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Microcytic normochromic anemia</w:t>
            </w:r>
          </w:p>
        </w:tc>
      </w:tr>
      <w:tr w:rsidR="68EC1663" w:rsidRPr="00860DAE" w14:paraId="7ADDB44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30391D" w14:textId="7B6A60B3"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D563C3" w14:textId="0AB7128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4173028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2E617F" w14:textId="1FFE44C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Idiopathic sideroblastic anemia</w:t>
            </w:r>
          </w:p>
        </w:tc>
      </w:tr>
      <w:tr w:rsidR="68EC1663" w:rsidRPr="00860DAE" w14:paraId="5FE7DBF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8816BA" w14:textId="798044CE"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F36017" w14:textId="69FFE20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4174412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DD19F6" w14:textId="10E23E6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copper</w:t>
            </w:r>
          </w:p>
        </w:tc>
      </w:tr>
      <w:tr w:rsidR="68EC1663" w:rsidRPr="00E445C5" w14:paraId="651F6D8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813D53" w14:textId="269DE8DF"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B420A1" w14:textId="6882D9A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4176884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AD6D05" w14:textId="66B26047"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Hemolytic anemia due to nonlymphoid neoplasm</w:t>
            </w:r>
          </w:p>
        </w:tc>
      </w:tr>
      <w:tr w:rsidR="68EC1663" w:rsidRPr="00860DAE" w14:paraId="09A5A46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E8E842" w14:textId="6020C50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2F38C" w14:textId="436F2D9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4177177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3B74DC" w14:textId="13A5B7D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Cellular immunologic aplastic anemia</w:t>
            </w:r>
          </w:p>
        </w:tc>
      </w:tr>
      <w:tr w:rsidR="68EC1663" w:rsidRPr="00E445C5" w14:paraId="2E8C3A85"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5F6310" w14:textId="4AA5CE6F"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0F04B4" w14:textId="4DA1FE6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4178677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DE30FC" w14:textId="08DFBCE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Congenital nonspherocytic hemolytic anemia due to inborn error of metabolism</w:t>
            </w:r>
          </w:p>
        </w:tc>
      </w:tr>
      <w:tr w:rsidR="68EC1663" w:rsidRPr="00860DAE" w14:paraId="260E5F0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8CBF32" w14:textId="200D72D0"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214747" w14:textId="49903F1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4184200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5F1BAA" w14:textId="7986A17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Secondary aplastic anemia</w:t>
            </w:r>
          </w:p>
        </w:tc>
      </w:tr>
      <w:tr w:rsidR="68EC1663" w:rsidRPr="00E445C5" w14:paraId="6CFEAEC9"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78F3AC" w14:textId="53A85E25"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283252" w14:textId="2C1B812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4184603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0EDFC4" w14:textId="74CEC66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Zollinger-Ellison syndrome</w:t>
            </w:r>
          </w:p>
        </w:tc>
      </w:tr>
      <w:tr w:rsidR="68EC1663" w:rsidRPr="00860DAE" w14:paraId="723CB67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5D0374" w14:textId="2B7FD15D"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F6CAFC" w14:textId="0417F58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4184758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FE6377" w14:textId="0DADEC4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Acquired aplastic anemia</w:t>
            </w:r>
          </w:p>
        </w:tc>
      </w:tr>
      <w:tr w:rsidR="68EC1663" w:rsidRPr="00860DAE" w14:paraId="68123DE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EEAC55" w14:textId="485B8AE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559AE5" w14:textId="77E1485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4195171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8C5D12" w14:textId="6FD2666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Normocytic hypochromic anemia</w:t>
            </w:r>
          </w:p>
        </w:tc>
      </w:tr>
      <w:tr w:rsidR="68EC1663" w:rsidRPr="00860DAE" w14:paraId="5B3E8D8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7A8A15" w14:textId="7C42E749"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36C44B" w14:textId="086483D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4195271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9B4280" w14:textId="6FDA6AB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Megaloblastic anemia due to vegetarianism</w:t>
            </w:r>
          </w:p>
        </w:tc>
      </w:tr>
      <w:tr w:rsidR="68EC1663" w:rsidRPr="00E445C5" w14:paraId="62ECA2A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BFA5B6" w14:textId="0D7724C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05D3BD" w14:textId="41C38C4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4201444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F74F55" w14:textId="1DAF983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riboflavin deficiency</w:t>
            </w:r>
          </w:p>
        </w:tc>
      </w:tr>
      <w:tr w:rsidR="68EC1663" w:rsidRPr="00E445C5" w14:paraId="545173DB"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2767E4" w14:textId="72FE7A03"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786C3C" w14:textId="77E438D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4203291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3CD1B7" w14:textId="021AB76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HNSHA due to increased adenosine deaminase activity</w:t>
            </w:r>
          </w:p>
        </w:tc>
      </w:tr>
      <w:tr w:rsidR="68EC1663" w:rsidRPr="00E445C5" w14:paraId="5F8383D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30DE80" w14:textId="7A1B8A17"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3FCB91" w14:textId="0A41CA1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4207240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FA9FC5" w14:textId="2D349067"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intrinsic red cell abnormality</w:t>
            </w:r>
          </w:p>
        </w:tc>
      </w:tr>
      <w:tr w:rsidR="68EC1663" w:rsidRPr="00E445C5" w14:paraId="4403B1A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2C35C4" w14:textId="3CD2C7C5"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DE5F8F" w14:textId="11D3255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4211348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3CD4C2" w14:textId="01F24C24"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Aplastic anemia associated with pancreatitis</w:t>
            </w:r>
          </w:p>
        </w:tc>
      </w:tr>
      <w:tr w:rsidR="68EC1663" w:rsidRPr="00860DAE" w14:paraId="1099431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28202F5" w14:textId="1728C882"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CACAE5" w14:textId="41EF8E6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4211695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613F1A" w14:textId="639BB85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Acute pure red cell aplasia</w:t>
            </w:r>
          </w:p>
        </w:tc>
      </w:tr>
      <w:tr w:rsidR="68EC1663" w:rsidRPr="00860DAE" w14:paraId="6F84587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38D9A4" w14:textId="078C4082"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43502" w14:textId="62CE896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4213893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5EFE3C" w14:textId="4C098C1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Achlorhydric anemia</w:t>
            </w:r>
          </w:p>
        </w:tc>
      </w:tr>
      <w:tr w:rsidR="68EC1663" w:rsidRPr="00E445C5" w14:paraId="33586E9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1F48BA" w14:textId="734DFAD6"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8F9340" w14:textId="3AF51FD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4214023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2E50BC" w14:textId="61BDA84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G-6-PD class V variant anemia</w:t>
            </w:r>
          </w:p>
        </w:tc>
      </w:tr>
      <w:tr w:rsidR="68EC1663" w:rsidRPr="00E445C5" w14:paraId="1353FC9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520E9A" w14:textId="423D70C8"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2E6C57" w14:textId="3BB24FD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4215784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A9E6A1" w14:textId="12992F4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Autoimmune hemolytic anemia due to IgM</w:t>
            </w:r>
          </w:p>
        </w:tc>
      </w:tr>
      <w:tr w:rsidR="68EC1663" w:rsidRPr="00E445C5" w14:paraId="05EC324C"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C3D37F" w14:textId="18382F4E"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02FEF9" w14:textId="31F7518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4215791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6D21FA" w14:textId="6DB5B5F4"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Acute megaloblastic anemia secondary to total parenteral nutrition</w:t>
            </w:r>
          </w:p>
        </w:tc>
      </w:tr>
      <w:tr w:rsidR="68EC1663" w:rsidRPr="00E445C5" w14:paraId="1115551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420D86" w14:textId="5182C2B2"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25470C" w14:textId="6692D25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4216915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8DA13F" w14:textId="611007C1"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Hemoglobin S sickling disorder with crisis</w:t>
            </w:r>
          </w:p>
        </w:tc>
      </w:tr>
      <w:tr w:rsidR="68EC1663" w:rsidRPr="00860DAE" w14:paraId="3320685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C5E70F" w14:textId="6868BB4E"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393589" w14:textId="2E62873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4217370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F661FB" w14:textId="7138E71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Aase syndrome</w:t>
            </w:r>
          </w:p>
        </w:tc>
      </w:tr>
      <w:tr w:rsidR="68EC1663" w:rsidRPr="00E445C5" w14:paraId="21D2210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429C72" w14:textId="08691026"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98FA5C" w14:textId="5FB56D3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4218100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A2A1A0" w14:textId="4B29A81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Hemolytic anemia due to drugs</w:t>
            </w:r>
          </w:p>
        </w:tc>
      </w:tr>
      <w:tr w:rsidR="68EC1663" w:rsidRPr="00860DAE" w14:paraId="2A5C227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5781C5" w14:textId="54638C41"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003CA6" w14:textId="289DA90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4218974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5B89D7" w14:textId="46D01BB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Hypoplastic anemia</w:t>
            </w:r>
          </w:p>
        </w:tc>
      </w:tr>
      <w:tr w:rsidR="68EC1663" w:rsidRPr="00E445C5" w14:paraId="1D48432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14454" w14:textId="284CC693"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B9BED2" w14:textId="459ECF0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4219253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CD0CF1" w14:textId="5130B341"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arsenic hydride</w:t>
            </w:r>
          </w:p>
        </w:tc>
      </w:tr>
      <w:tr w:rsidR="68EC1663" w:rsidRPr="00E445C5" w14:paraId="358AE10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25A59F1" w14:textId="40350A39"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4B9B63" w14:textId="59DFA0B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4219359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CC5DC2" w14:textId="4182B3C6"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G-6-PD class IV variant anemia</w:t>
            </w:r>
          </w:p>
        </w:tc>
      </w:tr>
      <w:tr w:rsidR="68EC1663" w:rsidRPr="00860DAE" w14:paraId="2AD5A50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9CAF00" w14:textId="551C6610"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02ADE7" w14:textId="3903507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4219853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3A8EBC" w14:textId="3E88F6B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Warm autoimmune hemolytic anemia</w:t>
            </w:r>
          </w:p>
        </w:tc>
      </w:tr>
      <w:tr w:rsidR="68EC1663" w:rsidRPr="00860DAE" w14:paraId="577B3E9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8E7B4B" w14:textId="266016C7"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93B247" w14:textId="260099C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4220697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1D18AA" w14:textId="3E46761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Acute megaloblastic anemia</w:t>
            </w:r>
          </w:p>
        </w:tc>
      </w:tr>
      <w:tr w:rsidR="68EC1663" w:rsidRPr="00E445C5" w14:paraId="58FCD14A"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B7F6E6" w14:textId="13D43B35"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7114A5" w14:textId="5857727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4221567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D7BB14" w14:textId="7D06061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disease of small intestine</w:t>
            </w:r>
          </w:p>
        </w:tc>
      </w:tr>
      <w:tr w:rsidR="68EC1663" w:rsidRPr="00860DAE" w14:paraId="6C5A90C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93D011" w14:textId="4FC676A0"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EF7C5F" w14:textId="0C8FABF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4223031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1E1B75" w14:textId="5665D91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associated with AIDS</w:t>
            </w:r>
          </w:p>
        </w:tc>
      </w:tr>
      <w:tr w:rsidR="68EC1663" w:rsidRPr="00860DAE" w14:paraId="148D744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98B8CB" w14:textId="275C24D1"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861C3C" w14:textId="269EE88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4223896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611094" w14:textId="300393F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Mycoplasmal anemia</w:t>
            </w:r>
          </w:p>
        </w:tc>
      </w:tr>
      <w:tr w:rsidR="68EC1663" w:rsidRPr="00E445C5" w14:paraId="4AC4FB6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FFD5C4" w14:textId="11D0E670"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7F01EA" w14:textId="33DC134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4225810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CF4093" w14:textId="4522CE8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Aplastic anemia associated with AIDS</w:t>
            </w:r>
          </w:p>
        </w:tc>
      </w:tr>
      <w:tr w:rsidR="68EC1663" w:rsidRPr="00860DAE" w14:paraId="271DD7F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A9EF62" w14:textId="24198141"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BA5203" w14:textId="3FE6AA4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4228194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8A2298" w14:textId="5939ACB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Congenital hypoplastic anemia</w:t>
            </w:r>
          </w:p>
        </w:tc>
      </w:tr>
      <w:tr w:rsidR="68EC1663" w:rsidRPr="00E445C5" w14:paraId="6553681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27E280" w14:textId="7F770FF3"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DEAF8F" w14:textId="5DB795B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4228444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3489A9" w14:textId="6015E67E"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Acquired hemolytic anemia associated with AIDS</w:t>
            </w:r>
          </w:p>
        </w:tc>
      </w:tr>
      <w:tr w:rsidR="68EC1663" w:rsidRPr="00860DAE" w14:paraId="584F013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5CE51F" w14:textId="581B7208"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33F70E" w14:textId="2FCFDA3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4231887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3A8C8C" w14:textId="6F37576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Secondary acquired sideroblastic anemia</w:t>
            </w:r>
          </w:p>
        </w:tc>
      </w:tr>
      <w:tr w:rsidR="68EC1663" w:rsidRPr="00E445C5" w14:paraId="0A7EB90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D5C841" w14:textId="6C5D2E14"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E13A95" w14:textId="688CF4E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4234973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565484" w14:textId="042E0E8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Chronic acquired pure red cell aplasia</w:t>
            </w:r>
          </w:p>
        </w:tc>
      </w:tr>
      <w:tr w:rsidR="68EC1663" w:rsidRPr="00860DAE" w14:paraId="109736D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715060" w14:textId="59F84A3B"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FE5CBC" w14:textId="0B4F612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4235788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FA1EF5" w14:textId="74D6B8E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Familial megaloblastic anemia</w:t>
            </w:r>
          </w:p>
        </w:tc>
      </w:tr>
      <w:tr w:rsidR="68EC1663" w:rsidRPr="00E445C5" w14:paraId="573E629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CA64E2" w14:textId="2827D955"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914086" w14:textId="110FF17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4238904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BF9489" w14:textId="2EB4F9D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Autoimmune hemolytic anemia due to IgA</w:t>
            </w:r>
          </w:p>
        </w:tc>
      </w:tr>
      <w:tr w:rsidR="68EC1663" w:rsidRPr="00860DAE" w14:paraId="65680A4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5658FA" w14:textId="61EB9A5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3D3253" w14:textId="28C5E23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4241982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308087" w14:textId="38BEEF3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Congenital dyserythropoietic anemia, type I</w:t>
            </w:r>
          </w:p>
        </w:tc>
      </w:tr>
      <w:tr w:rsidR="68EC1663" w:rsidRPr="00E445C5" w14:paraId="11F9164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F7C976" w14:textId="03722030"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6533C6" w14:textId="72A2C0C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4242111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4F06E2" w14:textId="349F6BE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HNSHA due to phosphoglycerate kinase deficiency</w:t>
            </w:r>
          </w:p>
        </w:tc>
      </w:tr>
      <w:tr w:rsidR="68EC1663" w:rsidRPr="00860DAE" w14:paraId="45B82D6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264208" w14:textId="79E6945D"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FFF534" w14:textId="1F240C6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4243831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28C174" w14:textId="25ED301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of pituitary deficiency</w:t>
            </w:r>
          </w:p>
        </w:tc>
      </w:tr>
      <w:tr w:rsidR="68EC1663" w:rsidRPr="00E445C5" w14:paraId="56E33D0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20C356" w14:textId="64798923"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2828D4" w14:textId="588C84F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4243950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5AD696" w14:textId="56985C8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blind loop syndrome</w:t>
            </w:r>
          </w:p>
        </w:tc>
      </w:tr>
      <w:tr w:rsidR="68EC1663" w:rsidRPr="00E445C5" w14:paraId="56350E8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F9E9CF" w14:textId="5B508DD0"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C275C4" w14:textId="5D46D7F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4244129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E06B0C" w14:textId="774721E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decreased red cell production</w:t>
            </w:r>
          </w:p>
        </w:tc>
      </w:tr>
      <w:tr w:rsidR="68EC1663" w:rsidRPr="00E445C5" w14:paraId="134C152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E9C46" w14:textId="2B6F59BC"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FAF1FD" w14:textId="4651169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4246105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CF86E3" w14:textId="1D2C9BF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Hemolytic anemia with emphysema AND cutis laxa</w:t>
            </w:r>
          </w:p>
        </w:tc>
      </w:tr>
      <w:tr w:rsidR="68EC1663" w:rsidRPr="00E445C5" w14:paraId="68C76F5B"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C8024F" w14:textId="63367BF9"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34B1DB" w14:textId="566B5F5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4247416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159D7E" w14:textId="40BE51C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congenital deficiency of intrinsic factor</w:t>
            </w:r>
          </w:p>
        </w:tc>
      </w:tr>
      <w:tr w:rsidR="68EC1663" w:rsidRPr="00E445C5" w14:paraId="68FD722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9DDB94" w14:textId="1C346BFB"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0C0278" w14:textId="57CD037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4250028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D20269" w14:textId="1D21D51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Acute megaloblastic anemia due to nitrous oxide</w:t>
            </w:r>
          </w:p>
        </w:tc>
      </w:tr>
      <w:tr w:rsidR="68EC1663" w:rsidRPr="00E445C5" w14:paraId="2ED66E5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411391" w14:textId="55C5CA47"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55F4D0" w14:textId="6B8439E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4254249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E0B5A0" w14:textId="6F5BE03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HNSHA due to pyruvate kinase deficiency</w:t>
            </w:r>
          </w:p>
        </w:tc>
      </w:tr>
      <w:tr w:rsidR="68EC1663" w:rsidRPr="00860DAE" w14:paraId="638ACD4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154452" w14:textId="5B837D2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EFD606" w14:textId="4D3F051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4254380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6EEB0C" w14:textId="7C64363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Coombs positive hemolytic anemia</w:t>
            </w:r>
          </w:p>
        </w:tc>
      </w:tr>
      <w:tr w:rsidR="68EC1663" w:rsidRPr="00E445C5" w14:paraId="4A0B750F"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0D0048" w14:textId="5403786E"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73E796" w14:textId="27AB1AF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4258685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1504A8" w14:textId="0DD22B9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HNSHA due to triosephosphate isomerase deficiency</w:t>
            </w:r>
          </w:p>
        </w:tc>
      </w:tr>
      <w:tr w:rsidR="68EC1663" w:rsidRPr="00E445C5" w14:paraId="05C1855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7E7638" w14:textId="7DE944D8"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7F893C" w14:textId="1D77E87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4260689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97C7EF" w14:textId="78AEEA5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multiple mechanisms</w:t>
            </w:r>
          </w:p>
        </w:tc>
      </w:tr>
      <w:tr w:rsidR="68EC1663" w:rsidRPr="00E445C5" w14:paraId="350FB2F6"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9E26EC" w14:textId="2832BAFC"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B2E2AA" w14:textId="348BFB6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4261354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534FFA" w14:textId="346478F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decreased intake of vitamin B-12</w:t>
            </w:r>
          </w:p>
        </w:tc>
      </w:tr>
      <w:tr w:rsidR="68EC1663" w:rsidRPr="00860DAE" w14:paraId="53A804C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04A91A" w14:textId="516E018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3F1942" w14:textId="2635AAB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4262948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6F31F5" w14:textId="728F3CC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Microcytic hypochromic anemia</w:t>
            </w:r>
          </w:p>
        </w:tc>
      </w:tr>
      <w:tr w:rsidR="68EC1663" w:rsidRPr="00860DAE" w14:paraId="3E2EB6B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1B6219" w14:textId="293E45F5"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8FEB6C" w14:textId="3790553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4263315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33F5D9" w14:textId="4538625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Normocytic normochromic anemia</w:t>
            </w:r>
          </w:p>
        </w:tc>
      </w:tr>
      <w:tr w:rsidR="68EC1663" w:rsidRPr="00E445C5" w14:paraId="5B93246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35AE67" w14:textId="7DE0D4C0"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98F609" w14:textId="0414147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4264046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C88CBE" w14:textId="5F73717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Sickle cell-hemoglobin E disease</w:t>
            </w:r>
          </w:p>
        </w:tc>
      </w:tr>
      <w:tr w:rsidR="68EC1663" w:rsidRPr="00E445C5" w14:paraId="016532CA"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C002E0" w14:textId="3847BF5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B14B57" w14:textId="4C4CB20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4265915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915593" w14:textId="31D42DB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HNSHA due to diphosphoglycerate mutase deficiency</w:t>
            </w:r>
          </w:p>
        </w:tc>
      </w:tr>
      <w:tr w:rsidR="68EC1663" w:rsidRPr="00E445C5" w14:paraId="471A983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9D727C" w14:textId="36F3C2D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5DA326" w14:textId="12B191E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4268894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A4DD20" w14:textId="3A45E0CB"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Acute megaloblastic anemia due to severe illness</w:t>
            </w:r>
          </w:p>
        </w:tc>
      </w:tr>
      <w:tr w:rsidR="68EC1663" w:rsidRPr="00860DAE" w14:paraId="3A6FFCF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5300BB" w14:textId="287019E5"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4C59AE" w14:textId="42FBCC9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4269764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8AF667" w14:textId="238A642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Glucose-6-phosphate dehydrogenase deficiency anemia</w:t>
            </w:r>
          </w:p>
        </w:tc>
      </w:tr>
      <w:tr w:rsidR="68EC1663" w:rsidRPr="00E445C5" w14:paraId="105B6EDB"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CC2E21" w14:textId="5C89EA2C"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960D49" w14:textId="76DAA1A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4269919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6A920D" w14:textId="68ACF71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Autoimmune hemolytic anemia due to IgG plus complement</w:t>
            </w:r>
          </w:p>
        </w:tc>
      </w:tr>
      <w:tr w:rsidR="68EC1663" w:rsidRPr="00860DAE" w14:paraId="1851846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15A22B" w14:textId="2256CA5D"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AFDE14" w14:textId="32828D2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4271197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1FF247" w14:textId="5E17679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Idiopathic paroxysmal cold hemoglobinuria</w:t>
            </w:r>
          </w:p>
        </w:tc>
      </w:tr>
      <w:tr w:rsidR="68EC1663" w:rsidRPr="00E445C5" w14:paraId="54AE86B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A5E580" w14:textId="431220F7"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86BA2C" w14:textId="2520D91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4274651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F2361C" w14:textId="13B9313E"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Vitamin B12 deficiency (non anemic)</w:t>
            </w:r>
          </w:p>
        </w:tc>
      </w:tr>
      <w:tr w:rsidR="68EC1663" w:rsidRPr="00860DAE" w14:paraId="35BC92F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FCEC35" w14:textId="3B8BE3B9"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A44CC8" w14:textId="0BDBD66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4278920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344946" w14:textId="7C2BF22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lead</w:t>
            </w:r>
          </w:p>
        </w:tc>
      </w:tr>
      <w:tr w:rsidR="68EC1663" w:rsidRPr="00860DAE" w14:paraId="7F3C3B3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40977D" w14:textId="274A83B1"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A14D9A" w14:textId="46898BE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4280070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204164" w14:textId="34F73EF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Antibody-mediated anemia</w:t>
            </w:r>
          </w:p>
        </w:tc>
      </w:tr>
      <w:tr w:rsidR="68EC1663" w:rsidRPr="00860DAE" w14:paraId="4087A61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12F161" w14:textId="320E8224"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C10B50" w14:textId="6EE1B65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4280354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2EC327" w14:textId="48E4FFF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Nutritional anemia</w:t>
            </w:r>
          </w:p>
        </w:tc>
      </w:tr>
      <w:tr w:rsidR="68EC1663" w:rsidRPr="00E445C5" w14:paraId="21257A3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F5B7F6" w14:textId="27DA7CF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848954" w14:textId="2167ACC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4282785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1FFA03" w14:textId="01A5D8CC"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nontropical sprue</w:t>
            </w:r>
          </w:p>
        </w:tc>
      </w:tr>
      <w:tr w:rsidR="68EC1663" w:rsidRPr="00E445C5" w14:paraId="150E8DEA"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69DE12" w14:textId="10ACE2C0"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68459A" w14:textId="555464D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4284415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DCBEC4" w14:textId="3FB81EC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increased requirements</w:t>
            </w:r>
          </w:p>
        </w:tc>
      </w:tr>
      <w:tr w:rsidR="68EC1663" w:rsidRPr="00E445C5" w14:paraId="7235B48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5A2913" w14:textId="4654A310"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46966C" w14:textId="37C8565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4286660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B20868" w14:textId="6B6B39E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Congenital dyserythropoietic anemia, type II</w:t>
            </w:r>
          </w:p>
        </w:tc>
      </w:tr>
      <w:tr w:rsidR="68EC1663" w:rsidRPr="00860DAE" w14:paraId="789F5D3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B4F5AF" w14:textId="55D2542C"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E15880" w14:textId="40FCE8F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4287402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3D547B" w14:textId="44CE24B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of parathyroid dysfunction</w:t>
            </w:r>
          </w:p>
        </w:tc>
      </w:tr>
      <w:tr w:rsidR="68EC1663" w:rsidRPr="00E445C5" w14:paraId="681E77C5"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503716" w14:textId="64D0097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E9B7E2" w14:textId="049F317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4287574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CCA04A" w14:textId="5735964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error of cobalamin metabolism</w:t>
            </w:r>
          </w:p>
        </w:tc>
      </w:tr>
      <w:tr w:rsidR="68EC1663" w:rsidRPr="00E445C5" w14:paraId="5952A89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59808B" w14:textId="546B39A3"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482923" w14:textId="4115857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4291002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D955A2" w14:textId="75029F0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drugs</w:t>
            </w:r>
          </w:p>
        </w:tc>
      </w:tr>
      <w:tr w:rsidR="68EC1663" w:rsidRPr="00E445C5" w14:paraId="130B1A4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FA9A6D" w14:textId="0F6337CB"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8E4F7B" w14:textId="6110C7C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4295449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C41CE0" w14:textId="46498A4D"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Folic acid deficiency (non anemic)</w:t>
            </w:r>
          </w:p>
        </w:tc>
      </w:tr>
      <w:tr w:rsidR="68EC1663" w:rsidRPr="00E445C5" w14:paraId="3D003CE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BA5536" w14:textId="537B4E2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0366DD" w14:textId="0B54639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4297024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FE7F2D" w14:textId="13859FC4"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Hemolytic anemia due to Bartonella</w:t>
            </w:r>
          </w:p>
        </w:tc>
      </w:tr>
      <w:tr w:rsidR="68EC1663" w:rsidRPr="00E445C5" w14:paraId="75E648B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A1C37E" w14:textId="2329C62E"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A4913A" w14:textId="57ABE89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4297537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1F6B9D" w14:textId="4CB2AE9E"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Hemolytic anemia due to infection</w:t>
            </w:r>
          </w:p>
        </w:tc>
      </w:tr>
      <w:tr w:rsidR="68EC1663" w:rsidRPr="00860DAE" w14:paraId="3C5446E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7DAF05" w14:textId="7FFCDE29"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A22E63" w14:textId="76F773D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4298690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9D9B20" w14:textId="7C69A78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Immunologic aplastic anemia</w:t>
            </w:r>
          </w:p>
        </w:tc>
      </w:tr>
      <w:tr w:rsidR="68EC1663" w:rsidRPr="00860DAE" w14:paraId="101B0FB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1A657E" w14:textId="13158BD7"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CB51BD" w14:textId="275E48D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4298975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E71ECA" w14:textId="2D67489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Hemolytic anemia due to malaria</w:t>
            </w:r>
          </w:p>
        </w:tc>
      </w:tr>
      <w:tr w:rsidR="68EC1663" w:rsidRPr="00860DAE" w14:paraId="2A8E930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5CE9B4" w14:textId="4A306859"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81578E" w14:textId="7F86C52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4300295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D1700E" w14:textId="0538D77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Drug-induced sideroblastic anemia</w:t>
            </w:r>
          </w:p>
        </w:tc>
      </w:tr>
      <w:tr w:rsidR="68EC1663" w:rsidRPr="00E445C5" w14:paraId="04BDE57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4114F3" w14:textId="48A89706"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4088BD" w14:textId="15DA31D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4300958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B7FB50" w14:textId="2A30A2B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Vitamin B6 deficiency (non anemic)</w:t>
            </w:r>
          </w:p>
        </w:tc>
      </w:tr>
      <w:tr w:rsidR="68EC1663" w:rsidRPr="00E445C5" w14:paraId="1FBCCF6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773872" w14:textId="75F23998"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32F248" w14:textId="2F0BD3C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4303199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80ABFD5" w14:textId="63B61661"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pantothenic deficiency</w:t>
            </w:r>
          </w:p>
        </w:tc>
      </w:tr>
      <w:tr w:rsidR="68EC1663" w:rsidRPr="00860DAE" w14:paraId="631CF2F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D2B14D" w14:textId="0C9DC82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90E407" w14:textId="5FF55F8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4306199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798C18" w14:textId="04679AD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Perinatal anemia</w:t>
            </w:r>
          </w:p>
        </w:tc>
      </w:tr>
      <w:tr w:rsidR="68EC1663" w:rsidRPr="00860DAE" w14:paraId="733BD01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818260" w14:textId="4910D42E"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A75CC6" w14:textId="69AD7ED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4307469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12C3F2" w14:textId="0D93E68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Sports anemia</w:t>
            </w:r>
          </w:p>
        </w:tc>
      </w:tr>
      <w:tr w:rsidR="68EC1663" w:rsidRPr="00E445C5" w14:paraId="3D600E5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DCE90E" w14:textId="47D1FFD1"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F3862F" w14:textId="6D25639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4307799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619206" w14:textId="5C6F9BE8" w:rsidR="68EC1663" w:rsidRPr="00E445C5" w:rsidRDefault="68EC1663" w:rsidP="00E445C5">
            <w:pPr>
              <w:spacing w:after="0" w:line="240" w:lineRule="auto"/>
              <w:contextualSpacing/>
              <w:rPr>
                <w:sz w:val="20"/>
                <w:szCs w:val="20"/>
                <w:lang w:val="pt-PT"/>
              </w:rPr>
            </w:pPr>
            <w:r w:rsidRPr="00E445C5">
              <w:rPr>
                <w:rFonts w:ascii="Calibri" w:eastAsia="Calibri" w:hAnsi="Calibri" w:cs="Calibri"/>
                <w:color w:val="000000" w:themeColor="text1"/>
                <w:sz w:val="20"/>
                <w:szCs w:val="20"/>
                <w:lang w:val="pt-PT"/>
              </w:rPr>
              <w:t>Anemia due to diabetes mellitus</w:t>
            </w:r>
          </w:p>
        </w:tc>
      </w:tr>
      <w:tr w:rsidR="68EC1663" w:rsidRPr="00860DAE" w14:paraId="44D0561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CA1CEA" w14:textId="51BB5268" w:rsidR="68EC1663" w:rsidRPr="00E445C5" w:rsidRDefault="68EC1663" w:rsidP="00E445C5">
            <w:pPr>
              <w:spacing w:line="240" w:lineRule="auto"/>
              <w:contextualSpacing/>
              <w:rPr>
                <w:sz w:val="20"/>
                <w:szCs w:val="20"/>
                <w:lang w:val="pt-PT"/>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CE95B4" w14:textId="0C52F76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4308062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F8D76F" w14:textId="7CE3D02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Diaphyseal dysplasia with anemia</w:t>
            </w:r>
          </w:p>
        </w:tc>
      </w:tr>
      <w:tr w:rsidR="68EC1663" w:rsidRPr="00860DAE" w14:paraId="6C2F642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8D67E9" w14:textId="16EE3BFD"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D5ECC2" w14:textId="37AEE4C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4308125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5CDB9D" w14:textId="2A3FFD8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Macrocytic anemia</w:t>
            </w:r>
          </w:p>
        </w:tc>
      </w:tr>
      <w:tr w:rsidR="68EC1663" w:rsidRPr="00860DAE" w14:paraId="7EF4D3A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CA71BB" w14:textId="18C3F76F"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1CAE92" w14:textId="508FF5E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4311676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47A0F3" w14:textId="4220950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vitamin A deficiency</w:t>
            </w:r>
          </w:p>
        </w:tc>
      </w:tr>
      <w:tr w:rsidR="68EC1663" w:rsidRPr="00860DAE" w14:paraId="56480C8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42B9FB" w14:textId="3DCCE934"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50C67F" w14:textId="3F93F47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4312008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917A51" w14:textId="3F94F39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substance</w:t>
            </w:r>
          </w:p>
        </w:tc>
      </w:tr>
      <w:tr w:rsidR="68EC1663" w:rsidRPr="00860DAE" w14:paraId="4ACF16C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F3E720" w14:textId="76944F36"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D94CA8" w14:textId="68FABBC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4312853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18813A" w14:textId="6326250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vitamin B-6 deficiency</w:t>
            </w:r>
          </w:p>
        </w:tc>
      </w:tr>
      <w:tr w:rsidR="68EC1663" w:rsidRPr="00860DAE" w14:paraId="0AB15E2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F79B58" w14:textId="257F9D3C"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6A2B44" w14:textId="3848C98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4313413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7C8CB3" w14:textId="4E16906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chlorate</w:t>
            </w:r>
          </w:p>
        </w:tc>
      </w:tr>
      <w:tr w:rsidR="68EC1663" w:rsidRPr="00E445C5" w14:paraId="2709E1C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F0A800" w14:textId="1CA1A2A5"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D97A94" w14:textId="7A40E67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4313581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98FBD6" w14:textId="383A595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Hapten type high affinity hemolytic anemia</w:t>
            </w:r>
          </w:p>
        </w:tc>
      </w:tr>
      <w:tr w:rsidR="68EC1663" w:rsidRPr="00E445C5" w14:paraId="5DC49BE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3008E8" w14:textId="45BB01A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F13BC0" w14:textId="4E426AC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4314111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ED5E4F" w14:textId="78C6908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Non megaloblastic anemia due to alcoholism</w:t>
            </w:r>
          </w:p>
        </w:tc>
      </w:tr>
      <w:tr w:rsidR="68EC1663" w:rsidRPr="00E445C5" w14:paraId="7597781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F66ECF" w14:textId="35345CD7"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E5A852" w14:textId="14F54E0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4318674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DEC75D" w14:textId="5D0B542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Chronic idiopathic autoimmune hemolytic anemia</w:t>
            </w:r>
          </w:p>
        </w:tc>
      </w:tr>
      <w:tr w:rsidR="68EC1663" w:rsidRPr="00860DAE" w14:paraId="5DDBE7E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BC04C1" w14:textId="432FBC9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17DBF7" w14:textId="5F4FBB4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4319914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AAE725" w14:textId="163C740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radiation</w:t>
            </w:r>
          </w:p>
        </w:tc>
      </w:tr>
      <w:tr w:rsidR="68EC1663" w:rsidRPr="00860DAE" w14:paraId="1607497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7F681B" w14:textId="43230AE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1B8293" w14:textId="5471EE2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4323223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D6E5B4" w14:textId="7646DA4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due to medication</w:t>
            </w:r>
          </w:p>
        </w:tc>
      </w:tr>
      <w:tr w:rsidR="68EC1663" w:rsidRPr="00860DAE" w14:paraId="26AC4FD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39547A" w14:textId="1A3BEC6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0C1C58" w14:textId="61820A0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4329173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E7EE72" w14:textId="25B949A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of gonadal dysfunction</w:t>
            </w:r>
          </w:p>
        </w:tc>
      </w:tr>
      <w:tr w:rsidR="68EC1663" w:rsidRPr="00E445C5" w14:paraId="75312F8B"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988F0E" w14:textId="5C8AC0E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FA87E5" w14:textId="2A59717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4330322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C129AD" w14:textId="19B1EF7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disturbance of proliferation AND/OR differentiation of hematopoietic stem cells</w:t>
            </w:r>
          </w:p>
        </w:tc>
      </w:tr>
      <w:tr w:rsidR="68EC1663" w:rsidRPr="00E445C5" w14:paraId="467EB92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D930EF" w14:textId="5BC9101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D8A4D9" w14:textId="68B8AB0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4336555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91016B" w14:textId="091A834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G-6-PD variant enzyme deficiency anemia</w:t>
            </w:r>
          </w:p>
        </w:tc>
      </w:tr>
      <w:tr w:rsidR="68EC1663" w:rsidRPr="00E445C5" w14:paraId="139CBC4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58F5CD" w14:textId="04A6A38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7E9D60" w14:textId="11D5073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4338370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3AD917" w14:textId="1933DCDC"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alcoholism</w:t>
            </w:r>
          </w:p>
        </w:tc>
      </w:tr>
      <w:tr w:rsidR="68EC1663" w:rsidRPr="00E445C5" w14:paraId="5367BC0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BEA566" w14:textId="4ADFE8E3"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C144A9" w14:textId="5D64149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4338976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FE435A" w14:textId="3ED3BFE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tropical sprue</w:t>
            </w:r>
          </w:p>
        </w:tc>
      </w:tr>
      <w:tr w:rsidR="68EC1663" w:rsidRPr="00E445C5" w14:paraId="4C859E19"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10263D" w14:textId="7E16F74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67305D" w14:textId="6EB123B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35624317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FD6986" w14:textId="0C87335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Hemolytic anemia due to adenylate kinase deficiency</w:t>
            </w:r>
          </w:p>
        </w:tc>
      </w:tr>
      <w:tr w:rsidR="68EC1663" w:rsidRPr="00E445C5" w14:paraId="2A742E6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8EBEAC" w14:textId="33D42A9B"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C92A61" w14:textId="7253A7A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35624756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31E98D" w14:textId="0A0CB0B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due to and following chemotherapy</w:t>
            </w:r>
          </w:p>
        </w:tc>
      </w:tr>
      <w:tr w:rsidR="68EC1663" w:rsidRPr="00860DAE" w14:paraId="61C1BB0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0589CC" w14:textId="6F865A7D"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424298" w14:textId="0B537EF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36680584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ECB7D8" w14:textId="44B4A96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Autosomal dominant aplasia and myelodysplasia</w:t>
            </w:r>
          </w:p>
        </w:tc>
      </w:tr>
      <w:tr w:rsidR="68EC1663" w:rsidRPr="00E445C5" w14:paraId="679894AF"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810EA7" w14:textId="4E532130"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BC9479" w14:textId="1D94CBF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36713571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571C1A" w14:textId="51AB22B8"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vitamin B12 deficiency secondary to intestinal disease</w:t>
            </w:r>
          </w:p>
        </w:tc>
      </w:tr>
      <w:tr w:rsidR="68EC1663" w:rsidRPr="00E445C5" w14:paraId="645FCCA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C8B255" w14:textId="63CF2ED8"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9AF42" w14:textId="498E883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36713572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5E4B8D" w14:textId="00F4283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Vitamin B12 deficiency anemia caused by drug</w:t>
            </w:r>
          </w:p>
        </w:tc>
      </w:tr>
      <w:tr w:rsidR="68EC1663" w:rsidRPr="00E445C5" w14:paraId="28A57757"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DD587B" w14:textId="58D6D2C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6B272F" w14:textId="6814C53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36713573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79BBF1" w14:textId="6A7F6A93"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Acquired iron deficiency anemia due to increased iron requirement</w:t>
            </w:r>
          </w:p>
        </w:tc>
      </w:tr>
      <w:tr w:rsidR="68EC1663" w:rsidRPr="00E445C5" w14:paraId="6073B65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BF89EB" w14:textId="5C653B4E"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7D6DB3" w14:textId="5BD1F71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36713763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8BAE0B" w14:textId="42898727"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Autoimmune hemolytic anemia mixed type</w:t>
            </w:r>
          </w:p>
        </w:tc>
      </w:tr>
      <w:tr w:rsidR="68EC1663" w:rsidRPr="00860DAE" w14:paraId="390949E4"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8D80C6" w14:textId="4B5EFB60"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5F66D9" w14:textId="10C84F3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36715009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4AD74A" w14:textId="5945E86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Adult-onset autosomal recessive sideroblastic anemia</w:t>
            </w:r>
          </w:p>
        </w:tc>
      </w:tr>
      <w:tr w:rsidR="68EC1663" w:rsidRPr="00E445C5" w14:paraId="57233F1D"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C9F05C" w14:textId="6D4E3B23"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996838" w14:textId="7F1F0AD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36715492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56EFE4" w14:textId="14F0EB79"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Megaloblastic anemia due to folate deficiency due to increased requirement</w:t>
            </w:r>
          </w:p>
        </w:tc>
      </w:tr>
      <w:tr w:rsidR="68EC1663" w:rsidRPr="00860DAE" w14:paraId="599C196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C5EDA8" w14:textId="7AC7E19A"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869C47" w14:textId="09030FD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36715580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C17734" w14:textId="6B22AD7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Acquired thiamine deficiency anemia</w:t>
            </w:r>
          </w:p>
        </w:tc>
      </w:tr>
      <w:tr w:rsidR="68EC1663" w:rsidRPr="00E445C5" w14:paraId="029D5819"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50DB55" w14:textId="365ABA8D"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3A9514" w14:textId="798905A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36715584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C51E50" w14:textId="3626FF4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Refractory anemia with ringed sideroblasts associated with marked thrombocytosis</w:t>
            </w:r>
          </w:p>
        </w:tc>
      </w:tr>
      <w:tr w:rsidR="68EC1663" w:rsidRPr="00E445C5" w14:paraId="1F465B8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97A495" w14:textId="392754F7"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942F0C" w14:textId="3D9A078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36716029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47F274" w14:textId="345CD0DE" w:rsidR="68EC1663" w:rsidRPr="00E445C5" w:rsidRDefault="68EC1663" w:rsidP="00E445C5">
            <w:pPr>
              <w:spacing w:after="0" w:line="240" w:lineRule="auto"/>
              <w:contextualSpacing/>
              <w:rPr>
                <w:sz w:val="20"/>
                <w:szCs w:val="20"/>
                <w:lang w:val="pt-PT"/>
              </w:rPr>
            </w:pPr>
            <w:r w:rsidRPr="00E445C5">
              <w:rPr>
                <w:rFonts w:ascii="Calibri" w:eastAsia="Calibri" w:hAnsi="Calibri" w:cs="Calibri"/>
                <w:color w:val="000000" w:themeColor="text1"/>
                <w:sz w:val="20"/>
                <w:szCs w:val="20"/>
                <w:lang w:val="pt-PT"/>
              </w:rPr>
              <w:t>Hyperuricemia, anemia, renal failure syndrome</w:t>
            </w:r>
          </w:p>
        </w:tc>
      </w:tr>
      <w:tr w:rsidR="68EC1663" w:rsidRPr="00860DAE" w14:paraId="654656F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4D6BFD" w14:textId="4090F482" w:rsidR="68EC1663" w:rsidRPr="00E445C5" w:rsidRDefault="68EC1663" w:rsidP="00E445C5">
            <w:pPr>
              <w:spacing w:line="240" w:lineRule="auto"/>
              <w:contextualSpacing/>
              <w:rPr>
                <w:sz w:val="20"/>
                <w:szCs w:val="20"/>
                <w:lang w:val="pt-PT"/>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AB87C4" w14:textId="18DAA80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36716126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5BCA6E" w14:textId="0A298BB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Iron-refractory iron deficiency anemia</w:t>
            </w:r>
          </w:p>
        </w:tc>
      </w:tr>
      <w:tr w:rsidR="68EC1663" w:rsidRPr="00E445C5" w14:paraId="40CAAE76"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A599C4" w14:textId="401A298D"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33672A" w14:textId="796FC9E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36716259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734C73" w14:textId="6D802B4C"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Pancreatic insufficiency, dyserythropoietic anemia, calvarial hyperostosis syndrome</w:t>
            </w:r>
          </w:p>
        </w:tc>
      </w:tr>
      <w:tr w:rsidR="68EC1663" w:rsidRPr="00E445C5" w14:paraId="79C72EB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58E6B3" w14:textId="1B65E13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AE31C9" w14:textId="0CFDBEE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36716460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F87755" w14:textId="0B9F0606"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X-linked congenital dyserythropoietic anemia with thrombocytopenia</w:t>
            </w:r>
          </w:p>
        </w:tc>
      </w:tr>
      <w:tr w:rsidR="68EC1663" w:rsidRPr="00E445C5" w14:paraId="307B361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AE43B6" w14:textId="10442AF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CAC2CA" w14:textId="3C18FDE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37016121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EA2C90" w14:textId="566CCA8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following acute postoperative blood loss</w:t>
            </w:r>
          </w:p>
        </w:tc>
      </w:tr>
      <w:tr w:rsidR="68EC1663" w:rsidRPr="00E445C5" w14:paraId="4D7DAA0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15B6B5" w14:textId="6637E4AD"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BCE4C6" w14:textId="440CD94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37016151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1220BE" w14:textId="18BF0B4A"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Aplastic anemia caused by antineoplastic agent</w:t>
            </w:r>
          </w:p>
        </w:tc>
      </w:tr>
      <w:tr w:rsidR="68EC1663" w:rsidRPr="00E445C5" w14:paraId="6F70C925"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557FD0" w14:textId="46BD938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0A9130" w14:textId="22290E3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37017132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0374BF" w14:textId="266A0F6B"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co-occurrent with human immunodeficiency virus infection</w:t>
            </w:r>
          </w:p>
        </w:tc>
      </w:tr>
      <w:tr w:rsidR="68EC1663" w:rsidRPr="00E445C5" w14:paraId="46263AC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E03DEE" w14:textId="085153D9"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10C4CB" w14:textId="048031F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37017165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27EC80" w14:textId="6ABE724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GATA binding protein 1 related thrombocytopenia with dyserythropoiesis</w:t>
            </w:r>
          </w:p>
        </w:tc>
      </w:tr>
      <w:tr w:rsidR="68EC1663" w:rsidRPr="00E445C5" w14:paraId="4D17B6C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434BE3" w14:textId="3FDF6E47"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D772A9" w14:textId="3E5CC86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37017285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1612AF" w14:textId="647EF0E2"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Acquired hemolytic anemia co-occurrent with human immunodeficiency virus infection</w:t>
            </w:r>
          </w:p>
        </w:tc>
      </w:tr>
      <w:tr w:rsidR="68EC1663" w:rsidRPr="00860DAE" w14:paraId="7BFF24E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0D61C7" w14:textId="28A7266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64780B" w14:textId="22DEC17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37018722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6F752D" w14:textId="1DE7174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Anemia caused by zidovudine</w:t>
            </w:r>
          </w:p>
        </w:tc>
      </w:tr>
      <w:tr w:rsidR="68EC1663" w:rsidRPr="00E445C5" w14:paraId="57B461C3"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AA156C" w14:textId="19CB2821"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55C3F2" w14:textId="1EB1C69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37019055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E20EC4" w14:textId="11D2EB1C"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Aplastic anemia co-occurrent with human immunodeficiency virus infection</w:t>
            </w:r>
          </w:p>
        </w:tc>
      </w:tr>
      <w:tr w:rsidR="68EC1663" w:rsidRPr="00E445C5" w14:paraId="20391E19"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704CF6" w14:textId="5850CDF3"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A8DB5E" w14:textId="36DC931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37019193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3A85FD" w14:textId="412565F0"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Anemia co-occurrent and due to chronic kidney disease stage 3</w:t>
            </w:r>
          </w:p>
        </w:tc>
      </w:tr>
      <w:tr w:rsidR="68EC1663" w:rsidRPr="00E445C5" w14:paraId="4717A761"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0A1871" w14:textId="0900D1A4"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E267B5" w14:textId="6753B9F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37110070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3CAEEB" w14:textId="62919F1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Mitochondrial myopathy with sideroblastic anemia syndrome</w:t>
            </w:r>
          </w:p>
        </w:tc>
      </w:tr>
      <w:tr w:rsidR="68EC1663" w:rsidRPr="00E445C5" w14:paraId="3B8C4FB9"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BF1775" w14:textId="7F1E86EF"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E7BF24" w14:textId="7E248D0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37110336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DEE76E" w14:textId="445AB587"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Acquired iron deficiency anemia due to decreased absorption</w:t>
            </w:r>
          </w:p>
        </w:tc>
      </w:tr>
      <w:tr w:rsidR="68EC1663" w:rsidRPr="00E445C5" w14:paraId="3C599F82"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3472DC" w14:textId="25B89769"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4D862C" w14:textId="5AACEF7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37110727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1B43A4" w14:textId="457E806F"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Nonspherocytic hemolytic anemia due to deficiency of adenosinetriphosphatase</w:t>
            </w:r>
          </w:p>
        </w:tc>
      </w:tr>
      <w:tr w:rsidR="68EC1663" w:rsidRPr="00E445C5" w14:paraId="18F49B3F"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867851" w14:textId="7616E79B"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9F199D" w14:textId="4E0A66D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37110923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A21B23" w14:textId="31C934F5" w:rsidR="68EC1663" w:rsidRPr="00E445C5" w:rsidRDefault="68EC1663" w:rsidP="00E445C5">
            <w:pPr>
              <w:spacing w:after="0" w:line="240" w:lineRule="auto"/>
              <w:contextualSpacing/>
              <w:rPr>
                <w:sz w:val="20"/>
                <w:szCs w:val="20"/>
                <w:lang w:val="en-GB"/>
              </w:rPr>
            </w:pPr>
            <w:r w:rsidRPr="00E445C5">
              <w:rPr>
                <w:rFonts w:ascii="Calibri" w:eastAsia="Calibri" w:hAnsi="Calibri" w:cs="Calibri"/>
                <w:color w:val="000000" w:themeColor="text1"/>
                <w:sz w:val="20"/>
                <w:szCs w:val="20"/>
                <w:lang w:val="en-GB"/>
              </w:rPr>
              <w:t>Severe congenital hypochromic anemia with ringed sideroblasts</w:t>
            </w:r>
          </w:p>
        </w:tc>
      </w:tr>
      <w:tr w:rsidR="68EC1663" w:rsidRPr="00E445C5" w14:paraId="723B1FAD"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7AFD5B" w14:textId="6D4E29ED" w:rsidR="68EC1663" w:rsidRPr="00E445C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D536BE" w14:textId="64805A8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37111627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4C31C5" w14:textId="53A02797" w:rsidR="68EC1663" w:rsidRPr="00E445C5" w:rsidRDefault="68EC1663" w:rsidP="00E445C5">
            <w:pPr>
              <w:spacing w:after="0" w:line="240" w:lineRule="auto"/>
              <w:contextualSpacing/>
              <w:rPr>
                <w:sz w:val="20"/>
                <w:szCs w:val="20"/>
                <w:lang w:val="pt-PT"/>
              </w:rPr>
            </w:pPr>
            <w:r w:rsidRPr="00E445C5">
              <w:rPr>
                <w:rFonts w:ascii="Calibri" w:eastAsia="Calibri" w:hAnsi="Calibri" w:cs="Calibri"/>
                <w:color w:val="000000" w:themeColor="text1"/>
                <w:sz w:val="20"/>
                <w:szCs w:val="20"/>
                <w:lang w:val="pt-PT"/>
              </w:rPr>
              <w:t>Central nervous system calcification, deafness, tubular acidosis, anemia syndrome</w:t>
            </w:r>
          </w:p>
        </w:tc>
      </w:tr>
      <w:tr w:rsidR="68EC1663" w:rsidRPr="00382A35" w14:paraId="338709B3" w14:textId="77777777" w:rsidTr="00E445C5">
        <w:trPr>
          <w:trHeight w:val="81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2F5EDF" w14:textId="5BECB92E" w:rsidR="68EC1663" w:rsidRPr="00E445C5" w:rsidRDefault="68EC1663" w:rsidP="00E445C5">
            <w:pPr>
              <w:spacing w:line="240" w:lineRule="auto"/>
              <w:contextualSpacing/>
              <w:rPr>
                <w:sz w:val="20"/>
                <w:szCs w:val="20"/>
                <w:lang w:val="pt-PT"/>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1D57C6" w14:textId="7599AB4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37116297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05A00C" w14:textId="27027D8C"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Secondary autoimmune hemolytic anemia co-occurrent and due to chronic inflammatory disease</w:t>
            </w:r>
          </w:p>
        </w:tc>
      </w:tr>
      <w:tr w:rsidR="68EC1663" w:rsidRPr="00382A35" w14:paraId="18B4D5B2"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037C7B" w14:textId="5CC3FF36"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7F5DA1" w14:textId="0635497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37116298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73F8B0" w14:textId="7F79A4D5"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Secondary autoimmune hemolytic anemia co-occurrent and due to lymphoproliferative disorder</w:t>
            </w:r>
          </w:p>
        </w:tc>
      </w:tr>
      <w:tr w:rsidR="68EC1663" w:rsidRPr="00382A35" w14:paraId="44600FDF"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5A2518" w14:textId="4716C61F"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7635FD" w14:textId="2A6D231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37116300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166CE4" w14:textId="5C3F8E3D"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Secondary autoimmune hemolytic anemia co-occurrent and due to rheumatic disorder</w:t>
            </w:r>
          </w:p>
        </w:tc>
      </w:tr>
      <w:tr w:rsidR="68EC1663" w:rsidRPr="00382A35" w14:paraId="4F00952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E3A0E5" w14:textId="4A7F1F34"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18AB30" w14:textId="43390AD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37116301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03A193" w14:textId="44082ADC"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Secondary autoimmune hemolytic anemia co-occurrent and due to ulcerative colitis</w:t>
            </w:r>
          </w:p>
        </w:tc>
      </w:tr>
      <w:tr w:rsidR="68EC1663" w:rsidRPr="00382A35" w14:paraId="1C8B9C30" w14:textId="77777777" w:rsidTr="00E445C5">
        <w:trPr>
          <w:trHeight w:val="81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D8E9F1" w14:textId="60523ED9"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57D9CA" w14:textId="0D56BA8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37117740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E82060" w14:textId="423575B8"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Secondary autoimmune hemolytic anemia co-occurrent and due to systemic lupus erythematosus</w:t>
            </w:r>
          </w:p>
        </w:tc>
      </w:tr>
      <w:tr w:rsidR="68EC1663" w:rsidRPr="00382A35" w14:paraId="0F0D83B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E521C1" w14:textId="3E8895CF"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12739E" w14:textId="21F532E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37119138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66B06C" w14:textId="3EF6DEEB"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Iron deficiency anemia due to blood loss</w:t>
            </w:r>
          </w:p>
        </w:tc>
      </w:tr>
      <w:tr w:rsidR="68EC1663" w:rsidRPr="00382A35" w14:paraId="4235D3A3"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402B84" w14:textId="6F2B368E"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F7351D" w14:textId="75EF216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37204236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EF28F4" w14:textId="1F5AF37F"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X-linked dyserythropoietic anemia with abnormal platelets and neutropenia</w:t>
            </w:r>
          </w:p>
        </w:tc>
      </w:tr>
      <w:tr w:rsidR="68EC1663" w:rsidRPr="00860DAE" w14:paraId="24A4EFD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16E7C2" w14:textId="780ED12C"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7879FC" w14:textId="058F0B7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37204287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FF4276" w14:textId="28E9F5F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Hemoglobinopathy Toms River</w:t>
            </w:r>
          </w:p>
        </w:tc>
      </w:tr>
      <w:tr w:rsidR="68EC1663" w:rsidRPr="00860DAE" w14:paraId="65116207"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319879" w14:textId="76D1EF93"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DF65B3" w14:textId="5D8B7E1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37204551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C6023E" w14:textId="10A43BC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Hereditary isolated aplastic anemia</w:t>
            </w:r>
          </w:p>
        </w:tc>
      </w:tr>
      <w:tr w:rsidR="68EC1663" w:rsidRPr="00382A35" w14:paraId="26FDD0C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6AB6CD" w14:textId="7C952DFF"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F7805F" w14:textId="1AC030A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37312032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A2B040" w14:textId="1A3CF3F1"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Anemia due to chronic infectious disease</w:t>
            </w:r>
          </w:p>
        </w:tc>
      </w:tr>
      <w:tr w:rsidR="68EC1663" w:rsidRPr="00382A35" w14:paraId="6F0AB45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E58266" w14:textId="3126D542"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1278C8" w14:textId="6A3469C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37395652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D79A54" w14:textId="78C02B6F"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Anemia in chronic kidney disease stage 5</w:t>
            </w:r>
          </w:p>
        </w:tc>
      </w:tr>
      <w:tr w:rsidR="68EC1663" w:rsidRPr="00860DAE" w14:paraId="0B78518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72B49A" w14:textId="490B4EAC"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F7A4D7" w14:textId="25DE829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37397036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3EE40D" w14:textId="5FF0DDC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Autosomal recessive sideroblastic anemia</w:t>
            </w:r>
          </w:p>
        </w:tc>
      </w:tr>
      <w:tr w:rsidR="68EC1663" w:rsidRPr="00382A35" w14:paraId="2DA4F29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68A73B" w14:textId="58D46018"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0A5E66" w14:textId="256B295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37398911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6CD8B0" w14:textId="3C87241E"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Anemia in chronic kidney disease stage 4</w:t>
            </w:r>
          </w:p>
        </w:tc>
      </w:tr>
      <w:tr w:rsidR="68EC1663" w:rsidRPr="00382A35" w14:paraId="053FA64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17A3A2" w14:textId="15971EAB"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7A7B27" w14:textId="4CADBF7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40478891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EFF171" w14:textId="516EB31B"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Erythropoietin resistance in anemia of chronic kidney disease</w:t>
            </w:r>
          </w:p>
        </w:tc>
      </w:tr>
      <w:tr w:rsidR="68EC1663" w:rsidRPr="00382A35" w14:paraId="305AE13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F35E97" w14:textId="57A00A06"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3BE00B" w14:textId="3C4CD9C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40599994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1F5956" w14:textId="52366CBE"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X chromosome-linked sideroblastic anemia</w:t>
            </w:r>
          </w:p>
        </w:tc>
      </w:tr>
      <w:tr w:rsidR="68EC1663" w:rsidRPr="00860DAE" w14:paraId="1304644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83C6CC" w14:textId="209E2FCF"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D142F4" w14:textId="60AB748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42536530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1A06E2" w14:textId="0BA2FCE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Hereditary vitamin B12 deficiency anemia</w:t>
            </w:r>
          </w:p>
        </w:tc>
      </w:tr>
      <w:tr w:rsidR="68EC1663" w:rsidRPr="00860DAE" w14:paraId="432335C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63CCE1" w14:textId="2D415C0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BF9CEA" w14:textId="700A816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42536531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7C0CB1" w14:textId="76182C9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Hereditary folate deficiency anemia</w:t>
            </w:r>
          </w:p>
        </w:tc>
      </w:tr>
      <w:tr w:rsidR="68EC1663" w:rsidRPr="00382A35" w14:paraId="6B2E047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B2EA78" w14:textId="6964396C"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2C382C" w14:textId="1DFD8F5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42537687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694EFE" w14:textId="76B4FCA1"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Anemia due to metabolic disorder</w:t>
            </w:r>
          </w:p>
        </w:tc>
      </w:tr>
      <w:tr w:rsidR="68EC1663" w:rsidRPr="00382A35" w14:paraId="1B9EB367"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59F96B" w14:textId="14FD3242"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45CE28" w14:textId="16254BE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42872405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6DB4F0" w14:textId="15C1BB02"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Anemia, pre-end stage renal disease on erythropoietin protocol</w:t>
            </w:r>
          </w:p>
        </w:tc>
      </w:tr>
      <w:tr w:rsidR="68EC1663" w:rsidRPr="00382A35" w14:paraId="09D7A1F3"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AB9433" w14:textId="39B68138"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15F4A8" w14:textId="1F79FCD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44783626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3205AE" w14:textId="7876935F"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Pulmonary arterial hypertension associated with chronic hemolytic anemia</w:t>
            </w:r>
          </w:p>
        </w:tc>
      </w:tr>
      <w:tr w:rsidR="68EC1663" w:rsidRPr="00382A35" w14:paraId="0EA35B3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1BA811" w14:textId="5C1CDDF6"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78F155" w14:textId="173F0EC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44806268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933517" w14:textId="7E967A16"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Refractory anaemia with multilineage dysplasia</w:t>
            </w:r>
          </w:p>
        </w:tc>
      </w:tr>
      <w:tr w:rsidR="68EC1663" w:rsidRPr="00860DAE" w14:paraId="4F97A09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916DDC" w14:textId="7F81EE02"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4FCAD8" w14:textId="0278D0F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44810002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0A2D1A" w14:textId="00AE580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Recurrent anaemia</w:t>
            </w:r>
          </w:p>
        </w:tc>
      </w:tr>
      <w:tr w:rsidR="68EC1663" w:rsidRPr="00382A35" w14:paraId="5F4A3E3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5E2A86" w14:textId="38A1F7ED"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FC17AA" w14:textId="3518F78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45768812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F8AF1C" w14:textId="17CB1267"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Anemia in chronic kidney disease</w:t>
            </w:r>
          </w:p>
        </w:tc>
      </w:tr>
      <w:tr w:rsidR="68EC1663" w:rsidRPr="00382A35" w14:paraId="626758E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866C3A" w14:textId="1236B7F1"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C457A5" w14:textId="61FE1AC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45768813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9539A1" w14:textId="51FFD49D"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Anemia in end stage renal disease</w:t>
            </w:r>
          </w:p>
        </w:tc>
      </w:tr>
      <w:tr w:rsidR="68EC1663" w:rsidRPr="00860DAE" w14:paraId="7B01CD8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17859D" w14:textId="5093C6D9"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992AFD" w14:textId="59DC5E5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45768941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D64324" w14:textId="1AC997A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Chronic hemolytic anemia</w:t>
            </w:r>
          </w:p>
        </w:tc>
      </w:tr>
      <w:tr w:rsidR="68EC1663" w:rsidRPr="00382A35" w14:paraId="42AE0AB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1D61C5" w14:textId="68C86544"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5EF7DC" w14:textId="48AE9A6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45773534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4D7C6E" w14:textId="5BB2C9F3"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Anemia in malignant neoplastic disease</w:t>
            </w:r>
          </w:p>
        </w:tc>
      </w:tr>
      <w:tr w:rsidR="68EC1663" w:rsidRPr="00382A35" w14:paraId="29352321"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4367F3" w14:textId="0039EEC3" w:rsidR="68EC1663" w:rsidRPr="00382A35" w:rsidRDefault="68EC1663" w:rsidP="00E445C5">
            <w:pPr>
              <w:spacing w:line="240" w:lineRule="auto"/>
              <w:contextualSpacing/>
              <w:rPr>
                <w:b/>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807CB4F" w14:textId="14AF99B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46272744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EDB381" w14:textId="1731A222"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Hypochromic microcytic anemia with iron overload</w:t>
            </w:r>
          </w:p>
        </w:tc>
      </w:tr>
      <w:tr w:rsidR="68EC1663" w:rsidRPr="00860DAE" w14:paraId="0A8827C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021EA84" w14:textId="4B1AA3FD"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lastRenderedPageBreak/>
              <w:t>Hypertension</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672D73" w14:textId="1ACE409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312648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0D4205" w14:textId="173D6128" w:rsidR="68EC1663" w:rsidRPr="00860DAE" w:rsidRDefault="00000000" w:rsidP="00E445C5">
            <w:pPr>
              <w:spacing w:after="0" w:line="240" w:lineRule="auto"/>
              <w:contextualSpacing/>
              <w:rPr>
                <w:sz w:val="20"/>
                <w:szCs w:val="20"/>
              </w:rPr>
            </w:pPr>
            <w:hyperlink r:id="rId119" w:anchor="/concept/312648">
              <w:r w:rsidR="68EC1663" w:rsidRPr="00860DAE">
                <w:rPr>
                  <w:rStyle w:val="Hyperlink"/>
                  <w:rFonts w:ascii="Calibri" w:eastAsia="Calibri" w:hAnsi="Calibri" w:cs="Calibri"/>
                  <w:color w:val="000000" w:themeColor="text1"/>
                  <w:sz w:val="20"/>
                  <w:szCs w:val="20"/>
                  <w:u w:val="none"/>
                </w:rPr>
                <w:t>Benign essential hypertension</w:t>
              </w:r>
            </w:hyperlink>
          </w:p>
        </w:tc>
      </w:tr>
      <w:tr w:rsidR="68EC1663" w:rsidRPr="00382A35" w14:paraId="001DFD4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6C92A4" w14:textId="4308921D" w:rsidR="68EC1663" w:rsidRPr="00860DAE" w:rsidRDefault="68EC1663" w:rsidP="00E445C5">
            <w:pPr>
              <w:spacing w:line="240" w:lineRule="auto"/>
              <w:contextualSpacing/>
              <w:rPr>
                <w:b/>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4736D2" w14:textId="31CF06B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4215640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AABD86" w14:textId="012DE90E" w:rsidR="68EC1663" w:rsidRPr="00382A35" w:rsidRDefault="00000000" w:rsidP="00E445C5">
            <w:pPr>
              <w:spacing w:after="0" w:line="240" w:lineRule="auto"/>
              <w:contextualSpacing/>
              <w:rPr>
                <w:sz w:val="20"/>
                <w:szCs w:val="20"/>
                <w:lang w:val="en-GB"/>
              </w:rPr>
            </w:pPr>
            <w:hyperlink r:id="rId120" w:anchor="/concept/4215640">
              <w:r w:rsidR="68EC1663" w:rsidRPr="00382A35">
                <w:rPr>
                  <w:rStyle w:val="Hyperlink"/>
                  <w:rFonts w:ascii="Calibri" w:eastAsia="Calibri" w:hAnsi="Calibri" w:cs="Calibri"/>
                  <w:color w:val="000000" w:themeColor="text1"/>
                  <w:sz w:val="20"/>
                  <w:szCs w:val="20"/>
                  <w:u w:val="none"/>
                  <w:lang w:val="en-GB"/>
                </w:rPr>
                <w:t>Benign essential hypertension complicating AND/OR reason for care during childbirth</w:t>
              </w:r>
            </w:hyperlink>
          </w:p>
        </w:tc>
      </w:tr>
      <w:tr w:rsidR="68EC1663" w:rsidRPr="00382A35" w14:paraId="3D5C2070"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D624B2" w14:textId="088D5DA7"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A55328" w14:textId="684DC70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4034031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43A7A0" w14:textId="3CBDD797" w:rsidR="68EC1663" w:rsidRPr="00382A35" w:rsidRDefault="00000000" w:rsidP="00E445C5">
            <w:pPr>
              <w:spacing w:after="0" w:line="240" w:lineRule="auto"/>
              <w:contextualSpacing/>
              <w:rPr>
                <w:sz w:val="20"/>
                <w:szCs w:val="20"/>
                <w:lang w:val="en-GB"/>
              </w:rPr>
            </w:pPr>
            <w:hyperlink r:id="rId121" w:anchor="/concept/4034031">
              <w:r w:rsidR="68EC1663" w:rsidRPr="00382A35">
                <w:rPr>
                  <w:rStyle w:val="Hyperlink"/>
                  <w:rFonts w:ascii="Calibri" w:eastAsia="Calibri" w:hAnsi="Calibri" w:cs="Calibri"/>
                  <w:color w:val="000000" w:themeColor="text1"/>
                  <w:sz w:val="20"/>
                  <w:szCs w:val="20"/>
                  <w:u w:val="none"/>
                  <w:lang w:val="en-GB"/>
                </w:rPr>
                <w:t>Benign essential hypertension complicating AND/OR reason for care during pregnancy</w:t>
              </w:r>
            </w:hyperlink>
          </w:p>
        </w:tc>
      </w:tr>
      <w:tr w:rsidR="68EC1663" w:rsidRPr="00382A35" w14:paraId="78A5118B"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1DE766" w14:textId="31F6CA35"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0ED12E" w14:textId="1E3C314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4148205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D365DD" w14:textId="46008994" w:rsidR="68EC1663" w:rsidRPr="00382A35" w:rsidRDefault="00000000" w:rsidP="00E445C5">
            <w:pPr>
              <w:spacing w:after="0" w:line="240" w:lineRule="auto"/>
              <w:contextualSpacing/>
              <w:rPr>
                <w:sz w:val="20"/>
                <w:szCs w:val="20"/>
                <w:lang w:val="en-GB"/>
              </w:rPr>
            </w:pPr>
            <w:hyperlink r:id="rId122" w:anchor="/concept/4148205">
              <w:r w:rsidR="68EC1663" w:rsidRPr="00382A35">
                <w:rPr>
                  <w:rStyle w:val="Hyperlink"/>
                  <w:rFonts w:ascii="Calibri" w:eastAsia="Calibri" w:hAnsi="Calibri" w:cs="Calibri"/>
                  <w:color w:val="000000" w:themeColor="text1"/>
                  <w:sz w:val="20"/>
                  <w:szCs w:val="20"/>
                  <w:u w:val="none"/>
                  <w:lang w:val="en-GB"/>
                </w:rPr>
                <w:t>Benign essential hypertension complicating AND/OR reason for care during puerperium</w:t>
              </w:r>
            </w:hyperlink>
          </w:p>
        </w:tc>
      </w:tr>
      <w:tr w:rsidR="68EC1663" w:rsidRPr="00382A35" w14:paraId="57339D2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9124D0" w14:textId="74F8C971"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62102F" w14:textId="5B19A2D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4269358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7DCCAF" w14:textId="02663316" w:rsidR="68EC1663" w:rsidRPr="00382A35" w:rsidRDefault="00000000" w:rsidP="00E445C5">
            <w:pPr>
              <w:spacing w:after="0" w:line="240" w:lineRule="auto"/>
              <w:contextualSpacing/>
              <w:rPr>
                <w:sz w:val="20"/>
                <w:szCs w:val="20"/>
                <w:lang w:val="en-GB"/>
              </w:rPr>
            </w:pPr>
            <w:hyperlink r:id="rId123" w:anchor="/concept/4269358">
              <w:r w:rsidR="68EC1663" w:rsidRPr="00382A35">
                <w:rPr>
                  <w:rStyle w:val="Hyperlink"/>
                  <w:rFonts w:ascii="Calibri" w:eastAsia="Calibri" w:hAnsi="Calibri" w:cs="Calibri"/>
                  <w:color w:val="000000" w:themeColor="text1"/>
                  <w:sz w:val="20"/>
                  <w:szCs w:val="20"/>
                  <w:u w:val="none"/>
                  <w:lang w:val="en-GB"/>
                </w:rPr>
                <w:t>Benign essential hypertension in obstetric context</w:t>
              </w:r>
            </w:hyperlink>
          </w:p>
        </w:tc>
      </w:tr>
      <w:tr w:rsidR="68EC1663" w:rsidRPr="00860DAE" w14:paraId="49FCA8C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04BF2F" w14:textId="5F9C102F"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3C24B9" w14:textId="7A03D41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320128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F56B7F" w14:textId="69A18CC2" w:rsidR="68EC1663" w:rsidRPr="00860DAE" w:rsidRDefault="00000000" w:rsidP="00E445C5">
            <w:pPr>
              <w:spacing w:after="0" w:line="240" w:lineRule="auto"/>
              <w:contextualSpacing/>
              <w:rPr>
                <w:sz w:val="20"/>
                <w:szCs w:val="20"/>
              </w:rPr>
            </w:pPr>
            <w:hyperlink r:id="rId124" w:anchor="/concept/320128">
              <w:r w:rsidR="68EC1663" w:rsidRPr="00860DAE">
                <w:rPr>
                  <w:rStyle w:val="Hyperlink"/>
                  <w:rFonts w:ascii="Calibri" w:eastAsia="Calibri" w:hAnsi="Calibri" w:cs="Calibri"/>
                  <w:color w:val="000000" w:themeColor="text1"/>
                  <w:sz w:val="20"/>
                  <w:szCs w:val="20"/>
                  <w:u w:val="none"/>
                </w:rPr>
                <w:t>Essential hypertension</w:t>
              </w:r>
            </w:hyperlink>
          </w:p>
        </w:tc>
      </w:tr>
      <w:tr w:rsidR="68EC1663" w:rsidRPr="00382A35" w14:paraId="07831533"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26B4F8" w14:textId="2010AC05"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2CC3CB" w14:textId="6B5FE81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4083723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4A330B" w14:textId="1CA8E520" w:rsidR="68EC1663" w:rsidRPr="00382A35" w:rsidRDefault="00000000" w:rsidP="00E445C5">
            <w:pPr>
              <w:spacing w:after="0" w:line="240" w:lineRule="auto"/>
              <w:contextualSpacing/>
              <w:rPr>
                <w:sz w:val="20"/>
                <w:szCs w:val="20"/>
                <w:lang w:val="en-GB"/>
              </w:rPr>
            </w:pPr>
            <w:hyperlink r:id="rId125" w:anchor="/concept/4083723">
              <w:r w:rsidR="68EC1663" w:rsidRPr="00382A35">
                <w:rPr>
                  <w:rStyle w:val="Hyperlink"/>
                  <w:rFonts w:ascii="Calibri" w:eastAsia="Calibri" w:hAnsi="Calibri" w:cs="Calibri"/>
                  <w:color w:val="000000" w:themeColor="text1"/>
                  <w:sz w:val="20"/>
                  <w:szCs w:val="20"/>
                  <w:u w:val="none"/>
                  <w:lang w:val="en-GB"/>
                </w:rPr>
                <w:t>Essential hypertension complicating AND/OR reason for care during childbirth</w:t>
              </w:r>
            </w:hyperlink>
          </w:p>
        </w:tc>
      </w:tr>
      <w:tr w:rsidR="68EC1663" w:rsidRPr="00382A35" w14:paraId="784C146C"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B15FD4" w14:textId="1121FDED"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4CD628" w14:textId="6B54455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4302591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25B355" w14:textId="3B246543" w:rsidR="68EC1663" w:rsidRPr="00382A35" w:rsidRDefault="00000000" w:rsidP="00E445C5">
            <w:pPr>
              <w:spacing w:after="0" w:line="240" w:lineRule="auto"/>
              <w:contextualSpacing/>
              <w:rPr>
                <w:sz w:val="20"/>
                <w:szCs w:val="20"/>
                <w:lang w:val="en-GB"/>
              </w:rPr>
            </w:pPr>
            <w:hyperlink r:id="rId126" w:anchor="/concept/4302591">
              <w:r w:rsidR="68EC1663" w:rsidRPr="00382A35">
                <w:rPr>
                  <w:rStyle w:val="Hyperlink"/>
                  <w:rFonts w:ascii="Calibri" w:eastAsia="Calibri" w:hAnsi="Calibri" w:cs="Calibri"/>
                  <w:color w:val="000000" w:themeColor="text1"/>
                  <w:sz w:val="20"/>
                  <w:szCs w:val="20"/>
                  <w:u w:val="none"/>
                  <w:lang w:val="en-GB"/>
                </w:rPr>
                <w:t>Essential hypertension complicating AND/OR reason for care during pregnancy</w:t>
              </w:r>
            </w:hyperlink>
          </w:p>
        </w:tc>
      </w:tr>
      <w:tr w:rsidR="68EC1663" w:rsidRPr="00382A35" w14:paraId="05CCB4F4"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970DCB" w14:textId="77D6EB81"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289C94" w14:textId="1BDE104A"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4321603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E4C83A" w14:textId="33F3914F" w:rsidR="68EC1663" w:rsidRPr="00382A35" w:rsidRDefault="00000000" w:rsidP="00E445C5">
            <w:pPr>
              <w:spacing w:after="0" w:line="240" w:lineRule="auto"/>
              <w:contextualSpacing/>
              <w:rPr>
                <w:sz w:val="20"/>
                <w:szCs w:val="20"/>
                <w:lang w:val="en-GB"/>
              </w:rPr>
            </w:pPr>
            <w:hyperlink r:id="rId127" w:anchor="/concept/4321603">
              <w:r w:rsidR="68EC1663" w:rsidRPr="00382A35">
                <w:rPr>
                  <w:rStyle w:val="Hyperlink"/>
                  <w:rFonts w:ascii="Calibri" w:eastAsia="Calibri" w:hAnsi="Calibri" w:cs="Calibri"/>
                  <w:color w:val="000000" w:themeColor="text1"/>
                  <w:sz w:val="20"/>
                  <w:szCs w:val="20"/>
                  <w:u w:val="none"/>
                  <w:lang w:val="en-GB"/>
                </w:rPr>
                <w:t>Essential hypertension complicating AND/OR reason for care during puerperium</w:t>
              </w:r>
            </w:hyperlink>
          </w:p>
        </w:tc>
      </w:tr>
      <w:tr w:rsidR="68EC1663" w:rsidRPr="00382A35" w14:paraId="4A56BA7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765639" w14:textId="04C1C7D6"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0EC92B" w14:textId="4A798C6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4217486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E7AED7" w14:textId="4A7F8EFD" w:rsidR="68EC1663" w:rsidRPr="00382A35" w:rsidRDefault="00000000" w:rsidP="00E445C5">
            <w:pPr>
              <w:spacing w:after="0" w:line="240" w:lineRule="auto"/>
              <w:contextualSpacing/>
              <w:rPr>
                <w:sz w:val="20"/>
                <w:szCs w:val="20"/>
                <w:lang w:val="en-GB"/>
              </w:rPr>
            </w:pPr>
            <w:hyperlink r:id="rId128" w:anchor="/concept/4217486">
              <w:r w:rsidR="68EC1663" w:rsidRPr="00382A35">
                <w:rPr>
                  <w:rStyle w:val="Hyperlink"/>
                  <w:rFonts w:ascii="Calibri" w:eastAsia="Calibri" w:hAnsi="Calibri" w:cs="Calibri"/>
                  <w:color w:val="000000" w:themeColor="text1"/>
                  <w:sz w:val="20"/>
                  <w:szCs w:val="20"/>
                  <w:u w:val="none"/>
                  <w:lang w:val="en-GB"/>
                </w:rPr>
                <w:t>Essential hypertension in obstetric context</w:t>
              </w:r>
            </w:hyperlink>
          </w:p>
        </w:tc>
      </w:tr>
      <w:tr w:rsidR="68EC1663" w:rsidRPr="00860DAE" w14:paraId="7CFDE16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166AD9" w14:textId="6F09F3B4"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0D80A3" w14:textId="5DD2337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4058987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C03865" w14:textId="0C653F96" w:rsidR="68EC1663" w:rsidRPr="00860DAE" w:rsidRDefault="00000000" w:rsidP="00E445C5">
            <w:pPr>
              <w:spacing w:after="0" w:line="240" w:lineRule="auto"/>
              <w:contextualSpacing/>
              <w:rPr>
                <w:sz w:val="20"/>
                <w:szCs w:val="20"/>
              </w:rPr>
            </w:pPr>
            <w:hyperlink r:id="rId129" w:anchor="/concept/4058987">
              <w:r w:rsidR="68EC1663" w:rsidRPr="00860DAE">
                <w:rPr>
                  <w:rStyle w:val="Hyperlink"/>
                  <w:rFonts w:ascii="Calibri" w:eastAsia="Calibri" w:hAnsi="Calibri" w:cs="Calibri"/>
                  <w:color w:val="000000" w:themeColor="text1"/>
                  <w:sz w:val="20"/>
                  <w:szCs w:val="20"/>
                  <w:u w:val="none"/>
                </w:rPr>
                <w:t>High-renin essential hypertension</w:t>
              </w:r>
            </w:hyperlink>
          </w:p>
        </w:tc>
      </w:tr>
      <w:tr w:rsidR="68EC1663" w:rsidRPr="00860DAE" w14:paraId="74A30084"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25F32D" w14:textId="483540F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F7697B" w14:textId="4414282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4159755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0F814F" w14:textId="30FF6E0A" w:rsidR="68EC1663" w:rsidRPr="00860DAE" w:rsidRDefault="00000000" w:rsidP="00E445C5">
            <w:pPr>
              <w:spacing w:after="0" w:line="240" w:lineRule="auto"/>
              <w:contextualSpacing/>
              <w:rPr>
                <w:sz w:val="20"/>
                <w:szCs w:val="20"/>
              </w:rPr>
            </w:pPr>
            <w:hyperlink r:id="rId130" w:anchor="/concept/4159755">
              <w:r w:rsidR="68EC1663" w:rsidRPr="00860DAE">
                <w:rPr>
                  <w:rStyle w:val="Hyperlink"/>
                  <w:rFonts w:ascii="Calibri" w:eastAsia="Calibri" w:hAnsi="Calibri" w:cs="Calibri"/>
                  <w:color w:val="000000" w:themeColor="text1"/>
                  <w:sz w:val="20"/>
                  <w:szCs w:val="20"/>
                  <w:u w:val="none"/>
                </w:rPr>
                <w:t>Labile essential hypertension</w:t>
              </w:r>
            </w:hyperlink>
          </w:p>
        </w:tc>
      </w:tr>
      <w:tr w:rsidR="68EC1663" w:rsidRPr="00860DAE" w14:paraId="6E99940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E12A62" w14:textId="1209CE51"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6D595B" w14:textId="1932013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4263067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2A0D9D" w14:textId="69ED3922" w:rsidR="68EC1663" w:rsidRPr="00860DAE" w:rsidRDefault="00000000" w:rsidP="00E445C5">
            <w:pPr>
              <w:spacing w:after="0" w:line="240" w:lineRule="auto"/>
              <w:contextualSpacing/>
              <w:rPr>
                <w:sz w:val="20"/>
                <w:szCs w:val="20"/>
              </w:rPr>
            </w:pPr>
            <w:hyperlink r:id="rId131" w:anchor="/concept/4263067">
              <w:r w:rsidR="68EC1663" w:rsidRPr="00860DAE">
                <w:rPr>
                  <w:rStyle w:val="Hyperlink"/>
                  <w:rFonts w:ascii="Calibri" w:eastAsia="Calibri" w:hAnsi="Calibri" w:cs="Calibri"/>
                  <w:color w:val="000000" w:themeColor="text1"/>
                  <w:sz w:val="20"/>
                  <w:szCs w:val="20"/>
                  <w:u w:val="none"/>
                </w:rPr>
                <w:t>Low-renin essential hypertension</w:t>
              </w:r>
            </w:hyperlink>
          </w:p>
        </w:tc>
      </w:tr>
      <w:tr w:rsidR="68EC1663" w:rsidRPr="00860DAE" w14:paraId="673D769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67CE50" w14:textId="03B76C53"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3E2D08" w14:textId="61ABEC6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317898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C4A5F9" w14:textId="5B777593" w:rsidR="68EC1663" w:rsidRPr="00860DAE" w:rsidRDefault="00000000" w:rsidP="00E445C5">
            <w:pPr>
              <w:spacing w:after="0" w:line="240" w:lineRule="auto"/>
              <w:contextualSpacing/>
              <w:rPr>
                <w:sz w:val="20"/>
                <w:szCs w:val="20"/>
              </w:rPr>
            </w:pPr>
            <w:hyperlink r:id="rId132" w:anchor="/concept/317898">
              <w:r w:rsidR="68EC1663" w:rsidRPr="00860DAE">
                <w:rPr>
                  <w:rStyle w:val="Hyperlink"/>
                  <w:rFonts w:ascii="Calibri" w:eastAsia="Calibri" w:hAnsi="Calibri" w:cs="Calibri"/>
                  <w:color w:val="000000" w:themeColor="text1"/>
                  <w:sz w:val="20"/>
                  <w:szCs w:val="20"/>
                  <w:u w:val="none"/>
                </w:rPr>
                <w:t>Malignant essential hypertension</w:t>
              </w:r>
            </w:hyperlink>
          </w:p>
        </w:tc>
      </w:tr>
      <w:tr w:rsidR="68EC1663" w:rsidRPr="00860DAE" w14:paraId="302A057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1E2522" w14:textId="5DD2CC73"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DCC157" w14:textId="5EEEBB4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45757787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DD31B7" w14:textId="4791CC98" w:rsidR="68EC1663" w:rsidRPr="00860DAE" w:rsidRDefault="00000000" w:rsidP="00E445C5">
            <w:pPr>
              <w:spacing w:after="0" w:line="240" w:lineRule="auto"/>
              <w:contextualSpacing/>
              <w:rPr>
                <w:sz w:val="20"/>
                <w:szCs w:val="20"/>
              </w:rPr>
            </w:pPr>
            <w:hyperlink r:id="rId133" w:anchor="/concept/45757787">
              <w:r w:rsidR="68EC1663" w:rsidRPr="00860DAE">
                <w:rPr>
                  <w:rStyle w:val="Hyperlink"/>
                  <w:rFonts w:ascii="Calibri" w:eastAsia="Calibri" w:hAnsi="Calibri" w:cs="Calibri"/>
                  <w:color w:val="000000" w:themeColor="text1"/>
                  <w:sz w:val="20"/>
                  <w:szCs w:val="20"/>
                  <w:u w:val="none"/>
                </w:rPr>
                <w:t>Postpartum pre-existing essential hypertension</w:t>
              </w:r>
            </w:hyperlink>
          </w:p>
        </w:tc>
      </w:tr>
      <w:tr w:rsidR="68EC1663" w:rsidRPr="00860DAE" w14:paraId="5B9CB61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42F5AA" w14:textId="11FE78CC"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1DA582" w14:textId="6154F8C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4180283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C44BDC" w14:textId="77B30C8B" w:rsidR="68EC1663" w:rsidRPr="00860DAE" w:rsidRDefault="00000000" w:rsidP="00E445C5">
            <w:pPr>
              <w:spacing w:after="0" w:line="240" w:lineRule="auto"/>
              <w:contextualSpacing/>
              <w:rPr>
                <w:sz w:val="20"/>
                <w:szCs w:val="20"/>
              </w:rPr>
            </w:pPr>
            <w:hyperlink r:id="rId134" w:anchor="/concept/4180283">
              <w:r w:rsidR="68EC1663" w:rsidRPr="00860DAE">
                <w:rPr>
                  <w:rStyle w:val="Hyperlink"/>
                  <w:rFonts w:ascii="Calibri" w:eastAsia="Calibri" w:hAnsi="Calibri" w:cs="Calibri"/>
                  <w:color w:val="000000" w:themeColor="text1"/>
                  <w:sz w:val="20"/>
                  <w:szCs w:val="20"/>
                  <w:u w:val="none"/>
                </w:rPr>
                <w:t>Systolic essential hypertension</w:t>
              </w:r>
            </w:hyperlink>
          </w:p>
        </w:tc>
      </w:tr>
      <w:tr w:rsidR="68EC1663" w:rsidRPr="00860DAE" w14:paraId="05E554DD"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5B8742" w14:textId="3A08D0B5"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0C4E97" w14:textId="10C19DC4" w:rsidR="68EC1663" w:rsidRPr="00860DAE" w:rsidRDefault="68EC1663" w:rsidP="00E445C5">
            <w:pPr>
              <w:spacing w:line="240" w:lineRule="auto"/>
              <w:contextualSpacing/>
              <w:rPr>
                <w:sz w:val="20"/>
                <w:szCs w:val="20"/>
              </w:rPr>
            </w:pP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9DD809" w14:textId="7DEC3AD2" w:rsidR="68EC1663" w:rsidRPr="00860DAE" w:rsidRDefault="68EC1663" w:rsidP="00E445C5">
            <w:pPr>
              <w:spacing w:line="240" w:lineRule="auto"/>
              <w:contextualSpacing/>
              <w:rPr>
                <w:sz w:val="20"/>
                <w:szCs w:val="20"/>
              </w:rPr>
            </w:pPr>
          </w:p>
        </w:tc>
      </w:tr>
      <w:tr w:rsidR="68EC1663" w:rsidRPr="00860DAE" w14:paraId="6C01856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9A7941" w14:textId="0744FB3C"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Diabetes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2A97A1" w14:textId="0A8A334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201826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919C83" w14:textId="3598DD73" w:rsidR="68EC1663" w:rsidRPr="00860DAE" w:rsidRDefault="00000000" w:rsidP="00E445C5">
            <w:pPr>
              <w:spacing w:after="0" w:line="240" w:lineRule="auto"/>
              <w:contextualSpacing/>
              <w:rPr>
                <w:sz w:val="20"/>
                <w:szCs w:val="20"/>
              </w:rPr>
            </w:pPr>
            <w:hyperlink r:id="rId135" w:anchor="/concept/201826">
              <w:r w:rsidR="68EC1663" w:rsidRPr="00860DAE">
                <w:rPr>
                  <w:rStyle w:val="Hyperlink"/>
                  <w:rFonts w:ascii="Calibri" w:eastAsia="Calibri" w:hAnsi="Calibri" w:cs="Calibri"/>
                  <w:color w:val="000000" w:themeColor="text1"/>
                  <w:sz w:val="20"/>
                  <w:szCs w:val="20"/>
                  <w:u w:val="none"/>
                </w:rPr>
                <w:t>Type 2 diabetes mellitus</w:t>
              </w:r>
            </w:hyperlink>
          </w:p>
        </w:tc>
      </w:tr>
      <w:tr w:rsidR="68EC1663" w:rsidRPr="00860DAE" w14:paraId="406DDB5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CF49C2" w14:textId="204DE6B0"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CCA3DB" w14:textId="3229B93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201254</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76580B" w14:textId="0A9155FD" w:rsidR="68EC1663" w:rsidRPr="00860DAE" w:rsidRDefault="00000000" w:rsidP="00E445C5">
            <w:pPr>
              <w:spacing w:after="0" w:line="240" w:lineRule="auto"/>
              <w:contextualSpacing/>
              <w:rPr>
                <w:sz w:val="20"/>
                <w:szCs w:val="20"/>
              </w:rPr>
            </w:pPr>
            <w:hyperlink r:id="rId136" w:anchor="/concept/201254">
              <w:r w:rsidR="68EC1663" w:rsidRPr="00860DAE">
                <w:rPr>
                  <w:rStyle w:val="Hyperlink"/>
                  <w:rFonts w:ascii="Calibri" w:eastAsia="Calibri" w:hAnsi="Calibri" w:cs="Calibri"/>
                  <w:color w:val="000000" w:themeColor="text1"/>
                  <w:sz w:val="20"/>
                  <w:szCs w:val="20"/>
                  <w:u w:val="none"/>
                </w:rPr>
                <w:t>Type 1 diabetes mellitus</w:t>
              </w:r>
            </w:hyperlink>
          </w:p>
        </w:tc>
      </w:tr>
      <w:tr w:rsidR="68EC1663" w:rsidRPr="00382A35" w14:paraId="6575A192"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FC1A4E" w14:textId="355BA819"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1E3154" w14:textId="39292C1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443731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4F2A9D" w14:textId="276B3C21" w:rsidR="68EC1663" w:rsidRPr="00382A35" w:rsidRDefault="00000000" w:rsidP="00E445C5">
            <w:pPr>
              <w:spacing w:after="0" w:line="240" w:lineRule="auto"/>
              <w:contextualSpacing/>
              <w:rPr>
                <w:sz w:val="20"/>
                <w:szCs w:val="20"/>
                <w:lang w:val="en-GB"/>
              </w:rPr>
            </w:pPr>
            <w:hyperlink r:id="rId137" w:anchor="/concept/443731">
              <w:r w:rsidR="68EC1663" w:rsidRPr="00382A35">
                <w:rPr>
                  <w:rStyle w:val="Hyperlink"/>
                  <w:rFonts w:ascii="Calibri" w:eastAsia="Calibri" w:hAnsi="Calibri" w:cs="Calibri"/>
                  <w:color w:val="000000" w:themeColor="text1"/>
                  <w:sz w:val="20"/>
                  <w:szCs w:val="20"/>
                  <w:u w:val="none"/>
                  <w:lang w:val="en-GB"/>
                </w:rPr>
                <w:t>Renal disorder due to type 2 diabetes mellitus</w:t>
              </w:r>
            </w:hyperlink>
          </w:p>
        </w:tc>
      </w:tr>
      <w:tr w:rsidR="68EC1663" w:rsidRPr="00382A35" w14:paraId="5FEE7EF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38CD71" w14:textId="283AEDE8"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319435" w14:textId="0072B2A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200687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47E55E" w14:textId="5B5681C0" w:rsidR="68EC1663" w:rsidRPr="00382A35" w:rsidRDefault="00000000" w:rsidP="00E445C5">
            <w:pPr>
              <w:spacing w:after="0" w:line="240" w:lineRule="auto"/>
              <w:contextualSpacing/>
              <w:rPr>
                <w:sz w:val="20"/>
                <w:szCs w:val="20"/>
                <w:lang w:val="en-GB"/>
              </w:rPr>
            </w:pPr>
            <w:hyperlink r:id="rId138" w:anchor="/concept/200687">
              <w:r w:rsidR="68EC1663" w:rsidRPr="00382A35">
                <w:rPr>
                  <w:rStyle w:val="Hyperlink"/>
                  <w:rFonts w:ascii="Calibri" w:eastAsia="Calibri" w:hAnsi="Calibri" w:cs="Calibri"/>
                  <w:color w:val="000000" w:themeColor="text1"/>
                  <w:sz w:val="20"/>
                  <w:szCs w:val="20"/>
                  <w:u w:val="none"/>
                  <w:lang w:val="en-GB"/>
                </w:rPr>
                <w:t>Renal disorder due to type 1 diabetes mellitus</w:t>
              </w:r>
            </w:hyperlink>
          </w:p>
        </w:tc>
      </w:tr>
      <w:tr w:rsidR="68EC1663" w:rsidRPr="00382A35" w14:paraId="62AD1DB0"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D1D03D" w14:textId="11FE3740"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AA2DDC" w14:textId="4819A47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443729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D5E978" w14:textId="228ABF44" w:rsidR="68EC1663" w:rsidRPr="00382A35" w:rsidRDefault="00000000" w:rsidP="00E445C5">
            <w:pPr>
              <w:spacing w:after="0" w:line="240" w:lineRule="auto"/>
              <w:contextualSpacing/>
              <w:rPr>
                <w:sz w:val="20"/>
                <w:szCs w:val="20"/>
                <w:lang w:val="en-GB"/>
              </w:rPr>
            </w:pPr>
            <w:hyperlink r:id="rId139" w:anchor="/concept/443729">
              <w:r w:rsidR="68EC1663" w:rsidRPr="00382A35">
                <w:rPr>
                  <w:rStyle w:val="Hyperlink"/>
                  <w:rFonts w:ascii="Calibri" w:eastAsia="Calibri" w:hAnsi="Calibri" w:cs="Calibri"/>
                  <w:color w:val="000000" w:themeColor="text1"/>
                  <w:sz w:val="20"/>
                  <w:szCs w:val="20"/>
                  <w:u w:val="none"/>
                  <w:lang w:val="en-GB"/>
                </w:rPr>
                <w:t>Peripheral circulatory disorder due to type 2 diabetes mellitus</w:t>
              </w:r>
            </w:hyperlink>
          </w:p>
        </w:tc>
      </w:tr>
      <w:tr w:rsidR="68EC1663" w:rsidRPr="00382A35" w14:paraId="1C8CC844"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B896E9" w14:textId="1C6367EF"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20C36E" w14:textId="57CAF4E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318712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FF5567" w14:textId="6E8F66D8" w:rsidR="68EC1663" w:rsidRPr="00382A35" w:rsidRDefault="00000000" w:rsidP="00E445C5">
            <w:pPr>
              <w:spacing w:after="0" w:line="240" w:lineRule="auto"/>
              <w:contextualSpacing/>
              <w:rPr>
                <w:sz w:val="20"/>
                <w:szCs w:val="20"/>
                <w:lang w:val="en-GB"/>
              </w:rPr>
            </w:pPr>
            <w:hyperlink r:id="rId140" w:anchor="/concept/318712">
              <w:r w:rsidR="68EC1663" w:rsidRPr="00382A35">
                <w:rPr>
                  <w:rStyle w:val="Hyperlink"/>
                  <w:rFonts w:ascii="Calibri" w:eastAsia="Calibri" w:hAnsi="Calibri" w:cs="Calibri"/>
                  <w:color w:val="000000" w:themeColor="text1"/>
                  <w:sz w:val="20"/>
                  <w:szCs w:val="20"/>
                  <w:u w:val="none"/>
                  <w:lang w:val="en-GB"/>
                </w:rPr>
                <w:t>Peripheral circulatory disorder due to type 1 diabetes mellitus</w:t>
              </w:r>
            </w:hyperlink>
          </w:p>
        </w:tc>
      </w:tr>
      <w:tr w:rsidR="68EC1663" w:rsidRPr="00382A35" w14:paraId="15C900D8"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E7CB8A" w14:textId="7415F86D"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EF8669" w14:textId="33688B4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376065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0221D7" w14:textId="375F43CC" w:rsidR="68EC1663" w:rsidRPr="00382A35" w:rsidRDefault="00000000" w:rsidP="00E445C5">
            <w:pPr>
              <w:spacing w:after="0" w:line="240" w:lineRule="auto"/>
              <w:contextualSpacing/>
              <w:rPr>
                <w:sz w:val="20"/>
                <w:szCs w:val="20"/>
                <w:lang w:val="en-GB"/>
              </w:rPr>
            </w:pPr>
            <w:hyperlink r:id="rId141" w:anchor="/concept/376065">
              <w:r w:rsidR="68EC1663" w:rsidRPr="00382A35">
                <w:rPr>
                  <w:rStyle w:val="Hyperlink"/>
                  <w:rFonts w:ascii="Calibri" w:eastAsia="Calibri" w:hAnsi="Calibri" w:cs="Calibri"/>
                  <w:color w:val="000000" w:themeColor="text1"/>
                  <w:sz w:val="20"/>
                  <w:szCs w:val="20"/>
                  <w:u w:val="none"/>
                  <w:lang w:val="en-GB"/>
                </w:rPr>
                <w:t>Disorder of nervous system due to type 2 diabetes mellitus</w:t>
              </w:r>
            </w:hyperlink>
          </w:p>
        </w:tc>
      </w:tr>
      <w:tr w:rsidR="68EC1663" w:rsidRPr="00382A35" w14:paraId="20F67F54"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C79616" w14:textId="5EC8FC27"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CC52AE" w14:textId="73B8889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377821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FD4F50" w14:textId="16ADE9A2" w:rsidR="68EC1663" w:rsidRPr="00382A35" w:rsidRDefault="00000000" w:rsidP="00E445C5">
            <w:pPr>
              <w:spacing w:after="0" w:line="240" w:lineRule="auto"/>
              <w:contextualSpacing/>
              <w:rPr>
                <w:sz w:val="20"/>
                <w:szCs w:val="20"/>
                <w:lang w:val="en-GB"/>
              </w:rPr>
            </w:pPr>
            <w:hyperlink r:id="rId142" w:anchor="/concept/377821">
              <w:r w:rsidR="68EC1663" w:rsidRPr="00382A35">
                <w:rPr>
                  <w:rStyle w:val="Hyperlink"/>
                  <w:rFonts w:ascii="Calibri" w:eastAsia="Calibri" w:hAnsi="Calibri" w:cs="Calibri"/>
                  <w:color w:val="000000" w:themeColor="text1"/>
                  <w:sz w:val="20"/>
                  <w:szCs w:val="20"/>
                  <w:u w:val="none"/>
                  <w:lang w:val="en-GB"/>
                </w:rPr>
                <w:t>Disorder of nervous system due to type 1 diabetes mellitus</w:t>
              </w:r>
            </w:hyperlink>
          </w:p>
        </w:tc>
      </w:tr>
      <w:tr w:rsidR="68EC1663" w:rsidRPr="00382A35" w14:paraId="0705376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BBC68E" w14:textId="67A4AAE5"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51ED37" w14:textId="684F05C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443733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16E4A0" w14:textId="007D960E" w:rsidR="68EC1663" w:rsidRPr="00382A35" w:rsidRDefault="00000000" w:rsidP="00E445C5">
            <w:pPr>
              <w:spacing w:after="0" w:line="240" w:lineRule="auto"/>
              <w:contextualSpacing/>
              <w:rPr>
                <w:sz w:val="20"/>
                <w:szCs w:val="20"/>
                <w:lang w:val="en-GB"/>
              </w:rPr>
            </w:pPr>
            <w:hyperlink r:id="rId143" w:anchor="/concept/443733">
              <w:r w:rsidR="68EC1663" w:rsidRPr="00382A35">
                <w:rPr>
                  <w:rStyle w:val="Hyperlink"/>
                  <w:rFonts w:ascii="Calibri" w:eastAsia="Calibri" w:hAnsi="Calibri" w:cs="Calibri"/>
                  <w:color w:val="000000" w:themeColor="text1"/>
                  <w:sz w:val="20"/>
                  <w:szCs w:val="20"/>
                  <w:u w:val="none"/>
                  <w:lang w:val="en-GB"/>
                </w:rPr>
                <w:t>Disorder of eye due to type 2 diabetes mellitus</w:t>
              </w:r>
            </w:hyperlink>
          </w:p>
        </w:tc>
      </w:tr>
      <w:tr w:rsidR="68EC1663" w:rsidRPr="00382A35" w14:paraId="521EEFE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772FFA" w14:textId="29B75D55"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7E38FF" w14:textId="7149AF2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42538169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FAF1C6" w14:textId="79D4743A" w:rsidR="68EC1663" w:rsidRPr="00382A35" w:rsidRDefault="00000000" w:rsidP="00E445C5">
            <w:pPr>
              <w:spacing w:after="0" w:line="240" w:lineRule="auto"/>
              <w:contextualSpacing/>
              <w:rPr>
                <w:sz w:val="20"/>
                <w:szCs w:val="20"/>
                <w:lang w:val="en-GB"/>
              </w:rPr>
            </w:pPr>
            <w:hyperlink r:id="rId144" w:anchor="/concept/42538169">
              <w:r w:rsidR="68EC1663" w:rsidRPr="00382A35">
                <w:rPr>
                  <w:rStyle w:val="Hyperlink"/>
                  <w:rFonts w:ascii="Calibri" w:eastAsia="Calibri" w:hAnsi="Calibri" w:cs="Calibri"/>
                  <w:color w:val="000000" w:themeColor="text1"/>
                  <w:sz w:val="20"/>
                  <w:szCs w:val="20"/>
                  <w:u w:val="none"/>
                  <w:lang w:val="en-GB"/>
                </w:rPr>
                <w:t>Disorder of eye due to type 1 diabetes mellitus</w:t>
              </w:r>
            </w:hyperlink>
          </w:p>
        </w:tc>
      </w:tr>
      <w:tr w:rsidR="68EC1663" w:rsidRPr="00382A35" w14:paraId="5315EC0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ACC804" w14:textId="61B28C4E"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E3F5E0" w14:textId="185FFBC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443732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03511F" w14:textId="51780D83" w:rsidR="68EC1663" w:rsidRPr="00382A35" w:rsidRDefault="00000000" w:rsidP="00E445C5">
            <w:pPr>
              <w:spacing w:after="0" w:line="240" w:lineRule="auto"/>
              <w:contextualSpacing/>
              <w:rPr>
                <w:sz w:val="20"/>
                <w:szCs w:val="20"/>
                <w:lang w:val="en-GB"/>
              </w:rPr>
            </w:pPr>
            <w:hyperlink r:id="rId145" w:anchor="/concept/443732">
              <w:r w:rsidR="68EC1663" w:rsidRPr="00382A35">
                <w:rPr>
                  <w:rStyle w:val="Hyperlink"/>
                  <w:rFonts w:ascii="Calibri" w:eastAsia="Calibri" w:hAnsi="Calibri" w:cs="Calibri"/>
                  <w:color w:val="000000" w:themeColor="text1"/>
                  <w:sz w:val="20"/>
                  <w:szCs w:val="20"/>
                  <w:u w:val="none"/>
                  <w:lang w:val="en-GB"/>
                </w:rPr>
                <w:t>Disorder due to type 2 diabetes mellitus</w:t>
              </w:r>
            </w:hyperlink>
          </w:p>
        </w:tc>
      </w:tr>
      <w:tr w:rsidR="68EC1663" w:rsidRPr="00382A35" w14:paraId="35CD296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2F18CA" w14:textId="7CA4C5CA" w:rsidR="68EC1663" w:rsidRPr="00382A35" w:rsidRDefault="68EC1663" w:rsidP="00E445C5">
            <w:pPr>
              <w:spacing w:line="240" w:lineRule="auto"/>
              <w:contextualSpacing/>
              <w:rPr>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3F02F6" w14:textId="71BDDA3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435216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840AF4" w14:textId="18A53A25" w:rsidR="68EC1663" w:rsidRPr="00382A35" w:rsidRDefault="00000000" w:rsidP="00E445C5">
            <w:pPr>
              <w:spacing w:after="0" w:line="240" w:lineRule="auto"/>
              <w:contextualSpacing/>
              <w:rPr>
                <w:sz w:val="20"/>
                <w:szCs w:val="20"/>
                <w:lang w:val="en-GB"/>
              </w:rPr>
            </w:pPr>
            <w:hyperlink r:id="rId146" w:anchor="/concept/435216">
              <w:r w:rsidR="68EC1663" w:rsidRPr="00382A35">
                <w:rPr>
                  <w:rStyle w:val="Hyperlink"/>
                  <w:rFonts w:ascii="Calibri" w:eastAsia="Calibri" w:hAnsi="Calibri" w:cs="Calibri"/>
                  <w:color w:val="000000" w:themeColor="text1"/>
                  <w:sz w:val="20"/>
                  <w:szCs w:val="20"/>
                  <w:u w:val="none"/>
                  <w:lang w:val="en-GB"/>
                </w:rPr>
                <w:t>Disorder due to type 1 diabetes mellitus</w:t>
              </w:r>
            </w:hyperlink>
          </w:p>
        </w:tc>
      </w:tr>
      <w:tr w:rsidR="68EC1663" w:rsidRPr="00860DAE" w14:paraId="63E9660A" w14:textId="77777777" w:rsidTr="00E445C5">
        <w:trPr>
          <w:trHeight w:val="81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F9ECEE" w14:textId="13883E2D"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lastRenderedPageBreak/>
              <w:t>Osteoporosis</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F6E70F" w14:textId="086E7B9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80502, 36716194, 4109181, 44783850, 37204244 </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590E12" w14:textId="1C3DD1E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Osteoporosis</w:t>
            </w:r>
          </w:p>
        </w:tc>
      </w:tr>
      <w:tr w:rsidR="68EC1663" w:rsidRPr="00860DAE" w14:paraId="2E0888F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176AC9" w14:textId="21CC99A2"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Chronic kidney disease</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2FA0E3" w14:textId="532CD17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46271022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3DC0CA" w14:textId="599F363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Chronic kidney disease</w:t>
            </w:r>
          </w:p>
        </w:tc>
      </w:tr>
      <w:tr w:rsidR="68EC1663" w:rsidRPr="00382A35" w14:paraId="2213A5E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D115C9" w14:textId="2A1DDC4C" w:rsidR="68EC1663" w:rsidRPr="00860DAE" w:rsidRDefault="68EC1663" w:rsidP="00E445C5">
            <w:pPr>
              <w:spacing w:line="240" w:lineRule="auto"/>
              <w:contextualSpacing/>
              <w:rPr>
                <w:b/>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0434BD" w14:textId="3E7A41B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75865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ECDD18" w14:textId="04E362D4" w:rsidR="68EC1663" w:rsidRPr="00382A35" w:rsidRDefault="00000000" w:rsidP="00E445C5">
            <w:pPr>
              <w:spacing w:after="0" w:line="240" w:lineRule="auto"/>
              <w:contextualSpacing/>
              <w:rPr>
                <w:sz w:val="20"/>
                <w:szCs w:val="20"/>
                <w:lang w:val="en-GB"/>
              </w:rPr>
            </w:pPr>
            <w:hyperlink r:id="rId147">
              <w:r w:rsidR="68EC1663" w:rsidRPr="00382A35">
                <w:rPr>
                  <w:rStyle w:val="Hyperlink"/>
                  <w:rFonts w:ascii="Calibri" w:eastAsia="Calibri" w:hAnsi="Calibri" w:cs="Calibri"/>
                  <w:color w:val="000000" w:themeColor="text1"/>
                  <w:sz w:val="20"/>
                  <w:szCs w:val="20"/>
                  <w:u w:val="none"/>
                  <w:lang w:val="en-GB"/>
                </w:rPr>
                <w:t>Disorder of the urinary system</w:t>
              </w:r>
            </w:hyperlink>
          </w:p>
        </w:tc>
      </w:tr>
      <w:tr w:rsidR="68EC1663" w:rsidRPr="00860DAE" w14:paraId="32DFF47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D6E7D3" w14:textId="666F8784" w:rsidR="68EC1663" w:rsidRPr="00382A35" w:rsidRDefault="68EC1663" w:rsidP="00E445C5">
            <w:pPr>
              <w:spacing w:line="240" w:lineRule="auto"/>
              <w:contextualSpacing/>
              <w:rPr>
                <w:b/>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B206EE" w14:textId="73D7618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197331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572725" w14:textId="1B182A7C" w:rsidR="68EC1663" w:rsidRPr="00860DAE" w:rsidRDefault="00000000" w:rsidP="00E445C5">
            <w:pPr>
              <w:spacing w:after="0" w:line="240" w:lineRule="auto"/>
              <w:contextualSpacing/>
              <w:rPr>
                <w:sz w:val="20"/>
                <w:szCs w:val="20"/>
              </w:rPr>
            </w:pPr>
            <w:hyperlink r:id="rId148">
              <w:r w:rsidR="68EC1663" w:rsidRPr="00860DAE">
                <w:rPr>
                  <w:rStyle w:val="Hyperlink"/>
                  <w:rFonts w:ascii="Calibri" w:eastAsia="Calibri" w:hAnsi="Calibri" w:cs="Calibri"/>
                  <w:color w:val="000000" w:themeColor="text1"/>
                  <w:sz w:val="20"/>
                  <w:szCs w:val="20"/>
                  <w:u w:val="none"/>
                </w:rPr>
                <w:t>Disorder of urinary tract</w:t>
              </w:r>
            </w:hyperlink>
          </w:p>
        </w:tc>
      </w:tr>
      <w:tr w:rsidR="68EC1663" w:rsidRPr="00860DAE" w14:paraId="696E87F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7B1E87" w14:textId="6CE178A6"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Skin Ulcer</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FF8789" w14:textId="6122EE0B"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4262920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D4B534" w14:textId="0294C893" w:rsidR="68EC1663" w:rsidRPr="00860DAE" w:rsidRDefault="00000000" w:rsidP="00E445C5">
            <w:pPr>
              <w:spacing w:after="0" w:line="240" w:lineRule="auto"/>
              <w:contextualSpacing/>
              <w:rPr>
                <w:sz w:val="20"/>
                <w:szCs w:val="20"/>
              </w:rPr>
            </w:pPr>
            <w:hyperlink r:id="rId149">
              <w:r w:rsidR="68EC1663" w:rsidRPr="00860DAE">
                <w:rPr>
                  <w:rStyle w:val="Hyperlink"/>
                  <w:rFonts w:ascii="Calibri" w:eastAsia="Calibri" w:hAnsi="Calibri" w:cs="Calibri"/>
                  <w:color w:val="000000" w:themeColor="text1"/>
                  <w:sz w:val="20"/>
                  <w:szCs w:val="20"/>
                  <w:u w:val="none"/>
                </w:rPr>
                <w:t>Skin ulcer</w:t>
              </w:r>
            </w:hyperlink>
          </w:p>
        </w:tc>
      </w:tr>
      <w:tr w:rsidR="68EC1663" w:rsidRPr="00860DAE" w14:paraId="33C2FCD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BEC4DB" w14:textId="202408D7"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Ischeamic heart disease</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4065ED" w14:textId="7AB1BFA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4185932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37F738" w14:textId="475BB50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Ischeamic heart disease</w:t>
            </w:r>
          </w:p>
        </w:tc>
      </w:tr>
      <w:tr w:rsidR="68EC1663" w:rsidRPr="00860DAE" w14:paraId="5787CB1A"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2C6F7E" w14:textId="4A33F927"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Heart Failure</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532F71" w14:textId="35C5627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316139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83BD3D" w14:textId="361A619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Heart failure</w:t>
            </w:r>
          </w:p>
        </w:tc>
      </w:tr>
      <w:tr w:rsidR="68EC1663" w:rsidRPr="00860DAE" w14:paraId="6E9F7C1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E917BE" w14:textId="4AA37884"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Cerebrovascular disease</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00755B" w14:textId="5E97098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381591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03D49F" w14:textId="0A67F97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Cerebrovascular disease</w:t>
            </w:r>
          </w:p>
        </w:tc>
      </w:tr>
      <w:tr w:rsidR="68EC1663" w:rsidRPr="00860DAE" w14:paraId="73D4A69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BEDACA" w14:textId="207F32F0"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Peripheral vascular disease</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78AA20" w14:textId="508645A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321052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D229E4" w14:textId="7B9535F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Peripheral vascular disease</w:t>
            </w:r>
          </w:p>
        </w:tc>
      </w:tr>
      <w:tr w:rsidR="68EC1663" w:rsidRPr="00860DAE" w14:paraId="3C071A4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24900A" w14:textId="75CC0984"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Atrial fibrilation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43E2C6" w14:textId="3FDE624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313217</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A8406F" w14:textId="0F74F65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Atrial fibrilation </w:t>
            </w:r>
          </w:p>
        </w:tc>
      </w:tr>
      <w:tr w:rsidR="68EC1663" w:rsidRPr="00860DAE" w14:paraId="71B6377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FEE51F" w14:textId="0426088A"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Heart valve disease</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D7DAF6" w14:textId="5DD5CA0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4281749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26C420" w14:textId="19883EC8" w:rsidR="68EC1663" w:rsidRPr="00860DAE" w:rsidRDefault="00000000" w:rsidP="00E445C5">
            <w:pPr>
              <w:spacing w:after="0" w:line="240" w:lineRule="auto"/>
              <w:contextualSpacing/>
              <w:rPr>
                <w:sz w:val="20"/>
                <w:szCs w:val="20"/>
              </w:rPr>
            </w:pPr>
            <w:hyperlink r:id="rId150">
              <w:r w:rsidR="68EC1663" w:rsidRPr="00860DAE">
                <w:rPr>
                  <w:rStyle w:val="Hyperlink"/>
                  <w:rFonts w:ascii="Calibri" w:eastAsia="Calibri" w:hAnsi="Calibri" w:cs="Calibri"/>
                  <w:color w:val="000000" w:themeColor="text1"/>
                  <w:sz w:val="20"/>
                  <w:szCs w:val="20"/>
                  <w:u w:val="none"/>
                </w:rPr>
                <w:t>Heart valve disorder</w:t>
              </w:r>
            </w:hyperlink>
          </w:p>
        </w:tc>
      </w:tr>
      <w:tr w:rsidR="68EC1663" w:rsidRPr="00860DAE" w14:paraId="0B20118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C562FF" w14:textId="6B302FD8"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Hypotension/syncope</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8D9D1A" w14:textId="796F4837"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317002, 40350983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D1C462" w14:textId="4D06619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 xml:space="preserve">Low blood pressure </w:t>
            </w:r>
          </w:p>
        </w:tc>
      </w:tr>
      <w:tr w:rsidR="68EC1663" w:rsidRPr="00860DAE" w14:paraId="268BE1B8"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BF8E7E" w14:textId="01082FB5"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BFCB6D" w14:textId="72F7442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40316030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23871B" w14:textId="016AE821"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Hypotension</w:t>
            </w:r>
          </w:p>
        </w:tc>
      </w:tr>
      <w:tr w:rsidR="68EC1663" w:rsidRPr="00860DAE" w14:paraId="504200F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0E1377" w14:textId="11A548E7"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D08EAB" w14:textId="5E9A993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319041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F4C052" w14:textId="23707454" w:rsidR="68EC1663" w:rsidRPr="00860DAE" w:rsidRDefault="00000000" w:rsidP="00E445C5">
            <w:pPr>
              <w:spacing w:after="0" w:line="240" w:lineRule="auto"/>
              <w:contextualSpacing/>
              <w:rPr>
                <w:sz w:val="20"/>
                <w:szCs w:val="20"/>
              </w:rPr>
            </w:pPr>
            <w:hyperlink r:id="rId151">
              <w:r w:rsidR="68EC1663" w:rsidRPr="00860DAE">
                <w:rPr>
                  <w:rStyle w:val="Hyperlink"/>
                  <w:rFonts w:ascii="Calibri" w:eastAsia="Calibri" w:hAnsi="Calibri" w:cs="Calibri"/>
                  <w:color w:val="000000" w:themeColor="text1"/>
                  <w:sz w:val="20"/>
                  <w:szCs w:val="20"/>
                  <w:u w:val="none"/>
                </w:rPr>
                <w:t>Orthostatic hypotension</w:t>
              </w:r>
            </w:hyperlink>
          </w:p>
        </w:tc>
      </w:tr>
      <w:tr w:rsidR="68EC1663" w:rsidRPr="00860DAE" w14:paraId="0B0C6AF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5DA356" w14:textId="7EF4A70A" w:rsidR="68EC1663" w:rsidRPr="00860DAE" w:rsidRDefault="68EC1663" w:rsidP="00E445C5">
            <w:pPr>
              <w:spacing w:line="240" w:lineRule="auto"/>
              <w:contextualSpacing/>
              <w:rPr>
                <w:b/>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FCE73F" w14:textId="4EEFAF99"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135360, 40498271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D85E33" w14:textId="0A77CC69" w:rsidR="68EC1663" w:rsidRPr="00860DAE" w:rsidRDefault="00000000" w:rsidP="00E445C5">
            <w:pPr>
              <w:spacing w:after="0" w:line="240" w:lineRule="auto"/>
              <w:contextualSpacing/>
              <w:rPr>
                <w:sz w:val="20"/>
                <w:szCs w:val="20"/>
              </w:rPr>
            </w:pPr>
            <w:hyperlink r:id="rId152">
              <w:r w:rsidR="68EC1663" w:rsidRPr="00860DAE">
                <w:rPr>
                  <w:rStyle w:val="Hyperlink"/>
                  <w:rFonts w:ascii="Calibri" w:eastAsia="Calibri" w:hAnsi="Calibri" w:cs="Calibri"/>
                  <w:color w:val="000000" w:themeColor="text1"/>
                  <w:sz w:val="20"/>
                  <w:szCs w:val="20"/>
                  <w:u w:val="none"/>
                </w:rPr>
                <w:t>Syncope</w:t>
              </w:r>
            </w:hyperlink>
          </w:p>
        </w:tc>
      </w:tr>
      <w:tr w:rsidR="68EC1663" w:rsidRPr="00860DAE" w14:paraId="7C24D54E"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EB381B" w14:textId="45A3103B"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 xml:space="preserve">Foot problem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1B5056" w14:textId="741DB144"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4101512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A0655B" w14:textId="3E76BD11" w:rsidR="68EC1663" w:rsidRPr="00860DAE" w:rsidRDefault="00000000" w:rsidP="00E445C5">
            <w:pPr>
              <w:spacing w:after="0" w:line="240" w:lineRule="auto"/>
              <w:contextualSpacing/>
              <w:rPr>
                <w:sz w:val="20"/>
                <w:szCs w:val="20"/>
              </w:rPr>
            </w:pPr>
            <w:hyperlink r:id="rId153">
              <w:r w:rsidR="68EC1663" w:rsidRPr="00860DAE">
                <w:rPr>
                  <w:rStyle w:val="Hyperlink"/>
                  <w:rFonts w:ascii="Calibri" w:eastAsia="Calibri" w:hAnsi="Calibri" w:cs="Calibri"/>
                  <w:color w:val="000000" w:themeColor="text1"/>
                  <w:sz w:val="20"/>
                  <w:szCs w:val="20"/>
                  <w:u w:val="none"/>
                </w:rPr>
                <w:t>Foot problem</w:t>
              </w:r>
            </w:hyperlink>
          </w:p>
        </w:tc>
      </w:tr>
      <w:tr w:rsidR="68EC1663" w:rsidRPr="00860DAE" w14:paraId="6F9B733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9D70C6" w14:textId="5133FFD7" w:rsidR="68EC1663" w:rsidRPr="00860DAE" w:rsidRDefault="00000000" w:rsidP="00E445C5">
            <w:pPr>
              <w:spacing w:after="0" w:line="240" w:lineRule="auto"/>
              <w:contextualSpacing/>
              <w:rPr>
                <w:b/>
                <w:sz w:val="20"/>
                <w:szCs w:val="20"/>
              </w:rPr>
            </w:pPr>
            <w:hyperlink r:id="rId154">
              <w:r w:rsidR="68EC1663" w:rsidRPr="00860DAE">
                <w:rPr>
                  <w:rStyle w:val="Hyperlink"/>
                  <w:rFonts w:ascii="Calibri" w:eastAsia="Calibri" w:hAnsi="Calibri" w:cs="Calibri"/>
                  <w:b/>
                  <w:color w:val="000000" w:themeColor="text1"/>
                  <w:sz w:val="20"/>
                  <w:szCs w:val="20"/>
                  <w:u w:val="none"/>
                </w:rPr>
                <w:t>Arthritis</w:t>
              </w:r>
            </w:hyperlink>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DA02D1" w14:textId="594C0E56"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4291025</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57A53D" w14:textId="6CDA6F10" w:rsidR="68EC1663" w:rsidRPr="00860DAE" w:rsidRDefault="00000000" w:rsidP="00E445C5">
            <w:pPr>
              <w:spacing w:after="0" w:line="240" w:lineRule="auto"/>
              <w:contextualSpacing/>
              <w:rPr>
                <w:sz w:val="20"/>
                <w:szCs w:val="20"/>
              </w:rPr>
            </w:pPr>
            <w:hyperlink r:id="rId155">
              <w:r w:rsidR="68EC1663" w:rsidRPr="00860DAE">
                <w:rPr>
                  <w:rStyle w:val="Hyperlink"/>
                  <w:rFonts w:ascii="Calibri" w:eastAsia="Calibri" w:hAnsi="Calibri" w:cs="Calibri"/>
                  <w:color w:val="000000" w:themeColor="text1"/>
                  <w:sz w:val="20"/>
                  <w:szCs w:val="20"/>
                  <w:u w:val="none"/>
                </w:rPr>
                <w:t>Arthritis</w:t>
              </w:r>
            </w:hyperlink>
          </w:p>
        </w:tc>
      </w:tr>
      <w:tr w:rsidR="68EC1663" w:rsidRPr="00860DAE" w14:paraId="7F1E8AD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C97E4D" w14:textId="56AD4711" w:rsidR="68EC1663" w:rsidRPr="00860DAE" w:rsidRDefault="68EC1663" w:rsidP="00E445C5">
            <w:pPr>
              <w:spacing w:line="240" w:lineRule="auto"/>
              <w:contextualSpacing/>
              <w:rPr>
                <w:b/>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FBFFA8" w14:textId="60F2C29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40555828</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001635" w14:textId="2912B087" w:rsidR="68EC1663" w:rsidRPr="00860DAE" w:rsidRDefault="00000000" w:rsidP="00E445C5">
            <w:pPr>
              <w:spacing w:after="0" w:line="240" w:lineRule="auto"/>
              <w:contextualSpacing/>
              <w:rPr>
                <w:sz w:val="20"/>
                <w:szCs w:val="20"/>
              </w:rPr>
            </w:pPr>
            <w:hyperlink r:id="rId156">
              <w:r w:rsidR="68EC1663" w:rsidRPr="00860DAE">
                <w:rPr>
                  <w:rStyle w:val="Hyperlink"/>
                  <w:rFonts w:ascii="Calibri" w:eastAsia="Calibri" w:hAnsi="Calibri" w:cs="Calibri"/>
                  <w:color w:val="000000" w:themeColor="text1"/>
                  <w:sz w:val="20"/>
                  <w:szCs w:val="20"/>
                  <w:u w:val="none"/>
                </w:rPr>
                <w:t>Arthritis</w:t>
              </w:r>
            </w:hyperlink>
          </w:p>
        </w:tc>
      </w:tr>
      <w:tr w:rsidR="68EC1663" w:rsidRPr="00382A35" w14:paraId="721EBFC5"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262079" w14:textId="28C80C30" w:rsidR="68EC1663" w:rsidRPr="00860DAE" w:rsidRDefault="68EC1663" w:rsidP="00E445C5">
            <w:pPr>
              <w:spacing w:line="240" w:lineRule="auto"/>
              <w:contextualSpacing/>
              <w:rPr>
                <w:b/>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C153A2" w14:textId="0900C4A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4063381</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2CF0E8" w14:textId="000C22AD" w:rsidR="68EC1663" w:rsidRPr="00382A35" w:rsidRDefault="68EC1663" w:rsidP="00E445C5">
            <w:pPr>
              <w:spacing w:after="0" w:line="240" w:lineRule="auto"/>
              <w:contextualSpacing/>
              <w:rPr>
                <w:sz w:val="20"/>
                <w:szCs w:val="20"/>
                <w:lang w:val="en-GB"/>
              </w:rPr>
            </w:pPr>
            <w:r w:rsidRPr="00382A35">
              <w:rPr>
                <w:rFonts w:ascii="Calibri" w:eastAsia="Calibri" w:hAnsi="Calibri" w:cs="Calibri"/>
                <w:color w:val="000000" w:themeColor="text1"/>
                <w:sz w:val="20"/>
                <w:szCs w:val="20"/>
                <w:lang w:val="en-GB"/>
              </w:rPr>
              <w:t>Chronic disease of the respiratory system</w:t>
            </w:r>
          </w:p>
        </w:tc>
      </w:tr>
      <w:tr w:rsidR="68EC1663" w:rsidRPr="00860DAE" w14:paraId="2507CF5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225E44" w14:textId="1C93C3B4" w:rsidR="68EC1663" w:rsidRPr="00382A35" w:rsidRDefault="68EC1663" w:rsidP="00E445C5">
            <w:pPr>
              <w:spacing w:line="240" w:lineRule="auto"/>
              <w:contextualSpacing/>
              <w:rPr>
                <w:b/>
                <w:sz w:val="20"/>
                <w:szCs w:val="20"/>
                <w:lang w:val="en-GB"/>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732031" w14:textId="09CD80E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320136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03210E" w14:textId="2E6CDD2E" w:rsidR="68EC1663" w:rsidRPr="00860DAE" w:rsidRDefault="00000000" w:rsidP="00E445C5">
            <w:pPr>
              <w:spacing w:after="0" w:line="240" w:lineRule="auto"/>
              <w:contextualSpacing/>
              <w:rPr>
                <w:sz w:val="20"/>
                <w:szCs w:val="20"/>
              </w:rPr>
            </w:pPr>
            <w:hyperlink r:id="rId157">
              <w:r w:rsidR="68EC1663" w:rsidRPr="00860DAE">
                <w:rPr>
                  <w:rStyle w:val="Hyperlink"/>
                  <w:rFonts w:ascii="Calibri" w:eastAsia="Calibri" w:hAnsi="Calibri" w:cs="Calibri"/>
                  <w:color w:val="000000" w:themeColor="text1"/>
                  <w:sz w:val="20"/>
                  <w:szCs w:val="20"/>
                  <w:u w:val="none"/>
                </w:rPr>
                <w:t>Disorder of respiratory system</w:t>
              </w:r>
            </w:hyperlink>
          </w:p>
        </w:tc>
      </w:tr>
      <w:tr w:rsidR="68EC1663" w:rsidRPr="00860DAE" w14:paraId="60B4746F"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FE4D4C" w14:textId="271504A2" w:rsidR="68EC1663" w:rsidRPr="00860DAE" w:rsidRDefault="68EC1663" w:rsidP="00E445C5">
            <w:pPr>
              <w:spacing w:line="240" w:lineRule="auto"/>
              <w:contextualSpacing/>
              <w:rPr>
                <w:b/>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82391F" w14:textId="34F238E3"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255573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26E41C" w14:textId="610994DD" w:rsidR="68EC1663" w:rsidRPr="00860DAE" w:rsidRDefault="00000000" w:rsidP="00E445C5">
            <w:pPr>
              <w:spacing w:after="0" w:line="240" w:lineRule="auto"/>
              <w:contextualSpacing/>
              <w:rPr>
                <w:sz w:val="20"/>
                <w:szCs w:val="20"/>
              </w:rPr>
            </w:pPr>
            <w:hyperlink r:id="rId158">
              <w:r w:rsidR="68EC1663" w:rsidRPr="00860DAE">
                <w:rPr>
                  <w:rStyle w:val="Hyperlink"/>
                  <w:rFonts w:ascii="Calibri" w:eastAsia="Calibri" w:hAnsi="Calibri" w:cs="Calibri"/>
                  <w:color w:val="000000" w:themeColor="text1"/>
                  <w:sz w:val="20"/>
                  <w:szCs w:val="20"/>
                  <w:u w:val="none"/>
                </w:rPr>
                <w:t>Chronic obstructive lung disease</w:t>
              </w:r>
            </w:hyperlink>
          </w:p>
        </w:tc>
      </w:tr>
      <w:tr w:rsidR="68EC1663" w:rsidRPr="00860DAE" w14:paraId="7D21BB71"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4DCAAF" w14:textId="6DB66F80"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Peptic ulcer</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D43ABA" w14:textId="149D469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4027663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36DF0C" w14:textId="2D6A93B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Peptic ulcer</w:t>
            </w:r>
          </w:p>
        </w:tc>
      </w:tr>
      <w:tr w:rsidR="68EC1663" w:rsidRPr="00860DAE" w14:paraId="4DB169A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2B7D488" w14:textId="3C170382"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B262F9" w14:textId="622E609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4057060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E2EC58" w14:textId="557C365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Acute Peptic ulcer</w:t>
            </w:r>
          </w:p>
        </w:tc>
      </w:tr>
      <w:tr w:rsidR="68EC1663" w:rsidRPr="00860DAE" w14:paraId="5120EFC3"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7E4B48" w14:textId="7C772F7A" w:rsidR="68EC1663" w:rsidRPr="00860DAE" w:rsidRDefault="68EC1663" w:rsidP="00E445C5">
            <w:pPr>
              <w:spacing w:line="240" w:lineRule="auto"/>
              <w:contextualSpacing/>
              <w:rPr>
                <w:b/>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3576F2" w14:textId="23AFC51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4134146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1C82C2" w14:textId="446CEA9C"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Chronic Petic ulcer</w:t>
            </w:r>
          </w:p>
        </w:tc>
      </w:tr>
      <w:tr w:rsidR="68EC1663" w:rsidRPr="00860DAE" w14:paraId="1A9F170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E9BD98" w14:textId="03DDFF52"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Thyroid disease</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A85785" w14:textId="5CC5BDE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141253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BE9116" w14:textId="4BCB9D9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Disorder of thyroid gland</w:t>
            </w:r>
          </w:p>
        </w:tc>
      </w:tr>
      <w:tr w:rsidR="68EC1663" w:rsidRPr="00860DAE" w14:paraId="4BBD6000"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D2310C" w14:textId="05036639"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Fragility fracture</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565C72" w14:textId="6BB0B8F2"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44791986</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133440" w14:textId="53AC7B7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Fragility fracture</w:t>
            </w:r>
          </w:p>
        </w:tc>
      </w:tr>
      <w:tr w:rsidR="68EC1663" w:rsidRPr="00860DAE" w14:paraId="7F11B25C"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81C0B3" w14:textId="589C7090" w:rsidR="68EC1663" w:rsidRPr="00860DAE" w:rsidRDefault="68EC1663" w:rsidP="00E445C5">
            <w:pPr>
              <w:spacing w:after="0" w:line="240" w:lineRule="auto"/>
              <w:contextualSpacing/>
              <w:rPr>
                <w:b/>
                <w:sz w:val="20"/>
                <w:szCs w:val="20"/>
              </w:rPr>
            </w:pPr>
            <w:r w:rsidRPr="00860DAE">
              <w:rPr>
                <w:rFonts w:ascii="Calibri" w:eastAsia="Calibri" w:hAnsi="Calibri" w:cs="Calibri"/>
                <w:b/>
                <w:color w:val="000000" w:themeColor="text1"/>
                <w:sz w:val="20"/>
                <w:szCs w:val="20"/>
              </w:rPr>
              <w:t>Parkinsonism and tremor</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60C388" w14:textId="302ADB08"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381270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C27DEF" w14:textId="308211D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Parkinson's disease</w:t>
            </w:r>
          </w:p>
        </w:tc>
      </w:tr>
      <w:tr w:rsidR="68EC1663" w:rsidRPr="00860DAE" w14:paraId="41140BEB"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C0D649" w14:textId="15589367" w:rsidR="68EC1663" w:rsidRPr="00860DAE" w:rsidRDefault="68EC1663" w:rsidP="00E445C5">
            <w:pPr>
              <w:spacing w:line="240" w:lineRule="auto"/>
              <w:contextualSpacing/>
              <w:rPr>
                <w:b/>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998DC3" w14:textId="6995DB9E"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36716783</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6E230D" w14:textId="5F264750" w:rsidR="68EC1663" w:rsidRPr="00860DAE" w:rsidRDefault="00000000" w:rsidP="00E445C5">
            <w:pPr>
              <w:spacing w:after="0" w:line="240" w:lineRule="auto"/>
              <w:contextualSpacing/>
              <w:rPr>
                <w:sz w:val="20"/>
                <w:szCs w:val="20"/>
              </w:rPr>
            </w:pPr>
            <w:hyperlink r:id="rId159">
              <w:r w:rsidR="68EC1663" w:rsidRPr="00860DAE">
                <w:rPr>
                  <w:rStyle w:val="Hyperlink"/>
                  <w:rFonts w:ascii="Calibri" w:eastAsia="Calibri" w:hAnsi="Calibri" w:cs="Calibri"/>
                  <w:color w:val="000000" w:themeColor="text1"/>
                  <w:sz w:val="20"/>
                  <w:szCs w:val="20"/>
                  <w:u w:val="none"/>
                </w:rPr>
                <w:t>Atypical Parkinsonism</w:t>
              </w:r>
            </w:hyperlink>
          </w:p>
        </w:tc>
      </w:tr>
      <w:tr w:rsidR="68EC1663" w:rsidRPr="00860DAE" w14:paraId="74F50095" w14:textId="77777777" w:rsidTr="00E445C5">
        <w:trPr>
          <w:trHeight w:val="54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61F774" w14:textId="1E694EA0"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0C30C7" w14:textId="055C6B75"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37110549</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2"/>
            <w:tcMar>
              <w:top w:w="15" w:type="dxa"/>
              <w:left w:w="15" w:type="dxa"/>
              <w:right w:w="15" w:type="dxa"/>
            </w:tcMar>
            <w:vAlign w:val="center"/>
          </w:tcPr>
          <w:p w14:paraId="2AF80F9C" w14:textId="2C7DD008" w:rsidR="68EC1663" w:rsidRPr="00860DAE" w:rsidRDefault="68EC1663" w:rsidP="00E445C5">
            <w:pPr>
              <w:spacing w:after="0" w:line="240" w:lineRule="auto"/>
              <w:contextualSpacing/>
              <w:rPr>
                <w:sz w:val="20"/>
                <w:szCs w:val="20"/>
              </w:rPr>
            </w:pPr>
          </w:p>
          <w:p w14:paraId="0894416C" w14:textId="684850D0" w:rsidR="68EC1663" w:rsidRPr="00860DAE" w:rsidRDefault="00000000" w:rsidP="00E445C5">
            <w:pPr>
              <w:spacing w:after="0" w:line="240" w:lineRule="auto"/>
              <w:contextualSpacing/>
              <w:rPr>
                <w:sz w:val="20"/>
                <w:szCs w:val="20"/>
              </w:rPr>
            </w:pPr>
            <w:hyperlink r:id="rId160">
              <w:r w:rsidR="68EC1663" w:rsidRPr="00860DAE">
                <w:rPr>
                  <w:rStyle w:val="Hyperlink"/>
                  <w:rFonts w:ascii="Calibri" w:eastAsia="Calibri" w:hAnsi="Calibri" w:cs="Calibri"/>
                  <w:color w:val="000000" w:themeColor="text1"/>
                  <w:sz w:val="20"/>
                  <w:szCs w:val="20"/>
                  <w:u w:val="none"/>
                </w:rPr>
                <w:t>Functional parkinsonism</w:t>
              </w:r>
            </w:hyperlink>
          </w:p>
        </w:tc>
      </w:tr>
      <w:tr w:rsidR="68EC1663" w:rsidRPr="00860DAE" w14:paraId="76ECF086"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B207C1" w14:textId="25583DE7"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3E74FC" w14:textId="3D10AF5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4140090</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D191BA" w14:textId="01CC32B0"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Parkinsonism</w:t>
            </w:r>
          </w:p>
        </w:tc>
      </w:tr>
      <w:tr w:rsidR="68EC1663" w:rsidRPr="00860DAE" w14:paraId="4EAD4899" w14:textId="77777777" w:rsidTr="00E445C5">
        <w:trPr>
          <w:trHeight w:val="300"/>
        </w:trPr>
        <w:tc>
          <w:tcPr>
            <w:tcW w:w="34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F47993" w14:textId="786D3F4B" w:rsidR="68EC1663" w:rsidRPr="00860DAE" w:rsidRDefault="68EC1663" w:rsidP="00E445C5">
            <w:pPr>
              <w:spacing w:line="240" w:lineRule="auto"/>
              <w:contextualSpacing/>
              <w:rPr>
                <w:sz w:val="20"/>
                <w:szCs w:val="20"/>
              </w:rPr>
            </w:pP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9B5F41" w14:textId="1880C3BD"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443782</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005FAD" w14:textId="7D33B1FF" w:rsidR="68EC1663" w:rsidRPr="00860DAE" w:rsidRDefault="68EC1663" w:rsidP="00E445C5">
            <w:pPr>
              <w:spacing w:after="0" w:line="240" w:lineRule="auto"/>
              <w:contextualSpacing/>
              <w:rPr>
                <w:sz w:val="20"/>
                <w:szCs w:val="20"/>
              </w:rPr>
            </w:pPr>
            <w:r w:rsidRPr="00860DAE">
              <w:rPr>
                <w:rFonts w:ascii="Calibri" w:eastAsia="Calibri" w:hAnsi="Calibri" w:cs="Calibri"/>
                <w:color w:val="000000" w:themeColor="text1"/>
                <w:sz w:val="20"/>
                <w:szCs w:val="20"/>
              </w:rPr>
              <w:t>Tremor</w:t>
            </w:r>
            <w:r w:rsidRPr="00860DAE">
              <w:rPr>
                <w:rStyle w:val="normaltextrun"/>
                <w:rFonts w:ascii="Calibri" w:hAnsi="Calibri" w:cs="Calibri"/>
                <w:sz w:val="20"/>
                <w:szCs w:val="20"/>
                <w:lang w:val="en-GB"/>
              </w:rPr>
              <w:t xml:space="preserve"> </w:t>
            </w:r>
          </w:p>
        </w:tc>
      </w:tr>
    </w:tbl>
    <w:p w14:paraId="550D4D13" w14:textId="3C784385" w:rsidR="00C45A09" w:rsidRPr="00F01937" w:rsidRDefault="00C45A09" w:rsidP="00C45A09">
      <w:pPr>
        <w:pStyle w:val="paragraph"/>
        <w:spacing w:before="0" w:beforeAutospacing="0" w:after="0" w:afterAutospacing="0"/>
        <w:textAlignment w:val="baseline"/>
        <w:rPr>
          <w:rFonts w:ascii="Segoe UI" w:hAnsi="Segoe UI" w:cs="Segoe UI"/>
          <w:sz w:val="18"/>
          <w:szCs w:val="18"/>
          <w:lang w:val="en-GB"/>
        </w:rPr>
      </w:pPr>
      <w:r w:rsidRPr="00F01937">
        <w:rPr>
          <w:rStyle w:val="normaltextrun"/>
          <w:rFonts w:ascii="Calibri" w:hAnsi="Calibri" w:cs="Calibri"/>
          <w:sz w:val="22"/>
          <w:szCs w:val="22"/>
          <w:lang w:val="en-GB"/>
        </w:rPr>
        <w:t>Concept IDs include descendants unless highlighted as being excluded. By OMOP standards descendants automatically include the ancestor.</w:t>
      </w:r>
      <w:r w:rsidRPr="00F01937">
        <w:rPr>
          <w:rStyle w:val="eop"/>
          <w:rFonts w:ascii="Calibri" w:hAnsi="Calibri" w:cs="Calibri"/>
          <w:sz w:val="22"/>
          <w:szCs w:val="22"/>
          <w:lang w:val="en-GB"/>
        </w:rPr>
        <w:t> </w:t>
      </w:r>
    </w:p>
    <w:p w14:paraId="7A52A9DD" w14:textId="77777777" w:rsidR="00C45A09" w:rsidRPr="00F01937" w:rsidRDefault="00C45A09" w:rsidP="00C45A09">
      <w:pPr>
        <w:pStyle w:val="paragraph"/>
        <w:spacing w:before="0" w:beforeAutospacing="0" w:after="0" w:afterAutospacing="0"/>
        <w:textAlignment w:val="baseline"/>
        <w:rPr>
          <w:rFonts w:ascii="Segoe UI" w:hAnsi="Segoe UI" w:cs="Segoe UI"/>
          <w:sz w:val="18"/>
          <w:szCs w:val="18"/>
          <w:lang w:val="en-GB"/>
        </w:rPr>
      </w:pPr>
      <w:r w:rsidRPr="00F01937">
        <w:rPr>
          <w:rStyle w:val="normaltextrun"/>
          <w:rFonts w:ascii="Calibri" w:hAnsi="Calibri" w:cs="Calibri"/>
          <w:sz w:val="22"/>
          <w:szCs w:val="22"/>
          <w:lang w:val="en-GB"/>
        </w:rPr>
        <w:lastRenderedPageBreak/>
        <w:t>Before finalising the concept sets, CohortDiagnostics will run on cohorts created using the initial concept sets to check code counts and patient characteristics which might give indications to adjust the concept sets. </w:t>
      </w:r>
      <w:r w:rsidRPr="00F01937">
        <w:rPr>
          <w:rStyle w:val="eop"/>
          <w:rFonts w:ascii="Calibri" w:hAnsi="Calibri" w:cs="Calibri"/>
          <w:sz w:val="22"/>
          <w:szCs w:val="22"/>
          <w:lang w:val="en-GB"/>
        </w:rPr>
        <w:t> </w:t>
      </w:r>
    </w:p>
    <w:p w14:paraId="070570BF" w14:textId="77777777" w:rsidR="00D05ED3" w:rsidRDefault="00D05ED3">
      <w:pPr>
        <w:rPr>
          <w:rFonts w:eastAsia="Calibri" w:cstheme="minorHAnsi"/>
          <w:b/>
          <w:color w:val="003399"/>
          <w:lang w:val="en-GB"/>
        </w:rPr>
      </w:pPr>
      <w:r>
        <w:rPr>
          <w:rFonts w:eastAsia="Calibri" w:cstheme="minorHAnsi"/>
          <w:b/>
          <w:color w:val="003399"/>
          <w:lang w:val="en-GB"/>
        </w:rPr>
        <w:br w:type="page"/>
      </w:r>
    </w:p>
    <w:p w14:paraId="57FC6172" w14:textId="19B9C69F" w:rsidR="00450157" w:rsidRPr="00E445C5" w:rsidRDefault="00450157" w:rsidP="006C2296">
      <w:pPr>
        <w:spacing w:before="120" w:after="120" w:line="240" w:lineRule="auto"/>
        <w:jc w:val="both"/>
        <w:rPr>
          <w:rFonts w:eastAsia="Calibri" w:cstheme="minorHAnsi"/>
          <w:lang w:val="en-GB"/>
        </w:rPr>
      </w:pPr>
      <w:r w:rsidRPr="00E445C5">
        <w:rPr>
          <w:rFonts w:eastAsia="Calibri" w:cstheme="minorHAnsi"/>
          <w:b/>
          <w:color w:val="003399"/>
          <w:lang w:val="en-GB"/>
        </w:rPr>
        <w:lastRenderedPageBreak/>
        <w:t>Appendix II</w:t>
      </w:r>
      <w:r w:rsidR="00DA74AB" w:rsidRPr="00E445C5">
        <w:rPr>
          <w:rFonts w:eastAsia="Calibri" w:cstheme="minorHAnsi"/>
          <w:lang w:val="en-GB"/>
        </w:rPr>
        <w:t>: ENCePP checklist for study protocols</w:t>
      </w:r>
    </w:p>
    <w:p w14:paraId="69F11B4C" w14:textId="77777777" w:rsidR="00FF4F1F" w:rsidRPr="00352E7B" w:rsidRDefault="00FF4F1F" w:rsidP="00FF4F1F">
      <w:pPr>
        <w:spacing w:after="140" w:line="280" w:lineRule="atLeast"/>
        <w:jc w:val="center"/>
        <w:rPr>
          <w:rFonts w:ascii="Verdana" w:eastAsia="Verdana" w:hAnsi="Verdana" w:cs="Verdana"/>
          <w:b/>
          <w:sz w:val="27"/>
          <w:szCs w:val="27"/>
          <w:lang w:val="en-US" w:eastAsia="en-GB"/>
        </w:rPr>
      </w:pPr>
      <w:r w:rsidRPr="00352E7B">
        <w:rPr>
          <w:rFonts w:ascii="Verdana" w:eastAsia="Verdana" w:hAnsi="Verdana" w:cs="Verdana"/>
          <w:b/>
          <w:sz w:val="27"/>
          <w:szCs w:val="27"/>
          <w:lang w:val="en-US" w:eastAsia="en-GB"/>
        </w:rPr>
        <w:t>ENCePP Checklist for Study Protocols (Revision 4)</w:t>
      </w:r>
    </w:p>
    <w:p w14:paraId="61B10FAB" w14:textId="77777777" w:rsidR="00FF4F1F" w:rsidRPr="00352E7B" w:rsidRDefault="00FF4F1F" w:rsidP="00FF4F1F">
      <w:pPr>
        <w:spacing w:after="0" w:line="240" w:lineRule="auto"/>
        <w:rPr>
          <w:rFonts w:ascii="Verdana" w:eastAsia="SimSun" w:hAnsi="Verdana" w:cs="Verdana"/>
          <w:sz w:val="18"/>
          <w:szCs w:val="18"/>
          <w:lang w:val="en-US"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9628"/>
      </w:tblGrid>
      <w:tr w:rsidR="00FF4F1F" w:rsidRPr="00E445C5" w14:paraId="4EA90377" w14:textId="77777777">
        <w:trPr>
          <w:trHeight w:val="516"/>
        </w:trPr>
        <w:tc>
          <w:tcPr>
            <w:tcW w:w="9628" w:type="dxa"/>
            <w:shd w:val="clear" w:color="auto" w:fill="auto"/>
          </w:tcPr>
          <w:p w14:paraId="60B303E3" w14:textId="7C3877AB" w:rsidR="00FF4F1F" w:rsidRPr="00E445C5" w:rsidRDefault="00FF4F1F" w:rsidP="00E445C5">
            <w:pPr>
              <w:rPr>
                <w:rFonts w:eastAsia="Calibri" w:cstheme="minorHAnsi"/>
                <w:b/>
                <w:lang w:val="en-GB"/>
              </w:rPr>
            </w:pPr>
            <w:r>
              <w:rPr>
                <w:rFonts w:ascii="Verdana" w:eastAsia="Times New Roman" w:hAnsi="Verdana" w:cs="Verdana"/>
                <w:b/>
                <w:color w:val="000000"/>
                <w:sz w:val="20"/>
                <w:szCs w:val="20"/>
                <w:lang w:val="en-US"/>
              </w:rPr>
              <w:t xml:space="preserve">Study title: </w:t>
            </w:r>
            <w:r w:rsidR="00E445C5" w:rsidRPr="00E445C5">
              <w:rPr>
                <w:rFonts w:cstheme="minorHAnsi"/>
                <w:iCs/>
                <w:sz w:val="24"/>
                <w:szCs w:val="24"/>
                <w:lang w:val="en-GB"/>
              </w:rPr>
              <w:t>DARWIN EU</w:t>
            </w:r>
            <w:r w:rsidR="00E445C5" w:rsidRPr="00E445C5">
              <w:rPr>
                <w:rFonts w:cstheme="minorHAnsi"/>
                <w:sz w:val="24"/>
                <w:szCs w:val="24"/>
                <w:vertAlign w:val="superscript"/>
                <w:lang w:val="en-GB"/>
              </w:rPr>
              <w:t>®</w:t>
            </w:r>
            <w:r w:rsidR="00E445C5" w:rsidRPr="00E445C5">
              <w:rPr>
                <w:rFonts w:cstheme="minorHAnsi"/>
                <w:iCs/>
                <w:sz w:val="24"/>
                <w:szCs w:val="24"/>
                <w:lang w:val="en-GB"/>
              </w:rPr>
              <w:t xml:space="preserve"> – </w:t>
            </w:r>
            <w:r w:rsidR="00E445C5" w:rsidRPr="00E445C5">
              <w:rPr>
                <w:sz w:val="24"/>
                <w:szCs w:val="24"/>
                <w:lang w:val="en-GB"/>
              </w:rPr>
              <w:t>Frailty and polypharmacy among adults aged 18 and above with cancer at the time of diagnosis</w:t>
            </w:r>
            <w:r w:rsidR="00E445C5" w:rsidRPr="00E445C5">
              <w:rPr>
                <w:rFonts w:eastAsia="Calibri" w:cstheme="minorHAnsi"/>
                <w:b/>
                <w:bCs/>
                <w:sz w:val="24"/>
                <w:szCs w:val="24"/>
                <w:lang w:val="en-GB"/>
              </w:rPr>
              <w:t xml:space="preserve"> </w:t>
            </w:r>
          </w:p>
        </w:tc>
      </w:tr>
    </w:tbl>
    <w:p w14:paraId="44F6CA91" w14:textId="77777777" w:rsidR="00FF4F1F" w:rsidRPr="00352E7B" w:rsidRDefault="00FF4F1F" w:rsidP="00FF4F1F">
      <w:pPr>
        <w:spacing w:after="0" w:line="240" w:lineRule="auto"/>
        <w:rPr>
          <w:rFonts w:ascii="Verdana" w:eastAsia="SimSun" w:hAnsi="Verdana" w:cs="Verdana"/>
          <w:sz w:val="18"/>
          <w:szCs w:val="18"/>
          <w:lang w:val="en-US"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9628"/>
      </w:tblGrid>
      <w:tr w:rsidR="00FF4F1F" w:rsidRPr="002032A8" w14:paraId="5875F61E" w14:textId="77777777">
        <w:trPr>
          <w:trHeight w:val="516"/>
        </w:trPr>
        <w:tc>
          <w:tcPr>
            <w:tcW w:w="9628" w:type="dxa"/>
            <w:shd w:val="clear" w:color="auto" w:fill="auto"/>
          </w:tcPr>
          <w:p w14:paraId="4AC5EA73" w14:textId="77777777" w:rsidR="00FF4F1F" w:rsidRPr="00C0762B" w:rsidRDefault="00FF4F1F">
            <w:pPr>
              <w:widowControl w:val="0"/>
              <w:autoSpaceDE w:val="0"/>
              <w:autoSpaceDN w:val="0"/>
              <w:adjustRightInd w:val="0"/>
              <w:spacing w:before="40" w:after="40" w:line="240" w:lineRule="auto"/>
              <w:ind w:left="576" w:hanging="576"/>
              <w:rPr>
                <w:rFonts w:ascii="Verdana" w:eastAsia="Times New Roman" w:hAnsi="Verdana" w:cs="Verdana"/>
                <w:b/>
                <w:color w:val="000000"/>
                <w:sz w:val="20"/>
                <w:szCs w:val="20"/>
                <w:lang w:val="pt-PT"/>
              </w:rPr>
            </w:pPr>
            <w:r w:rsidRPr="00C0762B">
              <w:rPr>
                <w:rFonts w:ascii="Verdana" w:eastAsia="Times New Roman" w:hAnsi="Verdana" w:cs="Verdana"/>
                <w:b/>
                <w:color w:val="000000"/>
                <w:sz w:val="20"/>
                <w:szCs w:val="20"/>
                <w:lang w:val="pt-PT"/>
              </w:rPr>
              <w:t>EU PAS Register</w:t>
            </w:r>
            <w:r w:rsidRPr="00C0762B">
              <w:rPr>
                <w:rFonts w:ascii="Verdana" w:eastAsia="Times New Roman" w:hAnsi="Verdana" w:cs="Verdana"/>
                <w:b/>
                <w:color w:val="000000"/>
                <w:sz w:val="20"/>
                <w:szCs w:val="20"/>
                <w:vertAlign w:val="superscript"/>
                <w:lang w:val="pt-PT"/>
              </w:rPr>
              <w:t>®</w:t>
            </w:r>
            <w:r w:rsidRPr="00C0762B">
              <w:rPr>
                <w:rFonts w:ascii="Verdana" w:eastAsia="Times New Roman" w:hAnsi="Verdana" w:cs="Verdana"/>
                <w:b/>
                <w:color w:val="000000"/>
                <w:sz w:val="20"/>
                <w:szCs w:val="20"/>
                <w:lang w:val="pt-PT"/>
              </w:rPr>
              <w:t xml:space="preserve"> number: </w:t>
            </w:r>
            <w:r w:rsidRPr="00C0762B">
              <w:rPr>
                <w:rFonts w:ascii="Verdana" w:eastAsia="Times New Roman" w:hAnsi="Verdana" w:cs="Verdana"/>
                <w:bCs/>
                <w:color w:val="000000"/>
                <w:sz w:val="20"/>
                <w:szCs w:val="20"/>
                <w:lang w:val="pt-PT"/>
              </w:rPr>
              <w:t>N/A</w:t>
            </w:r>
          </w:p>
          <w:p w14:paraId="25C02C73" w14:textId="77777777" w:rsidR="00FF4F1F" w:rsidRPr="00C0762B" w:rsidRDefault="00FF4F1F">
            <w:pPr>
              <w:widowControl w:val="0"/>
              <w:autoSpaceDE w:val="0"/>
              <w:autoSpaceDN w:val="0"/>
              <w:adjustRightInd w:val="0"/>
              <w:spacing w:before="40" w:after="40" w:line="240" w:lineRule="auto"/>
              <w:ind w:left="576" w:hanging="576"/>
              <w:rPr>
                <w:rFonts w:ascii="Verdana" w:eastAsia="Times New Roman" w:hAnsi="Verdana" w:cs="Verdana"/>
                <w:color w:val="000000"/>
                <w:sz w:val="20"/>
                <w:szCs w:val="20"/>
                <w:lang w:val="en-GB"/>
              </w:rPr>
            </w:pPr>
            <w:r>
              <w:rPr>
                <w:rFonts w:ascii="Verdana" w:eastAsia="Times New Roman" w:hAnsi="Verdana" w:cs="Verdana"/>
                <w:b/>
                <w:color w:val="000000"/>
                <w:sz w:val="20"/>
                <w:szCs w:val="20"/>
                <w:lang w:val="en-US"/>
              </w:rPr>
              <w:t xml:space="preserve">Study reference number (if applicable): </w:t>
            </w:r>
            <w:r w:rsidRPr="00C0762B">
              <w:rPr>
                <w:rFonts w:ascii="Verdana" w:eastAsia="Times New Roman" w:hAnsi="Verdana" w:cs="Verdana"/>
                <w:bCs/>
                <w:color w:val="000000"/>
                <w:sz w:val="20"/>
                <w:szCs w:val="20"/>
                <w:lang w:val="en-GB"/>
              </w:rPr>
              <w:t>N/A</w:t>
            </w:r>
          </w:p>
        </w:tc>
      </w:tr>
    </w:tbl>
    <w:p w14:paraId="406FBB88" w14:textId="77777777" w:rsidR="00FF4F1F" w:rsidRPr="0073281B" w:rsidRDefault="00FF4F1F" w:rsidP="00FF4F1F">
      <w:pPr>
        <w:spacing w:after="0" w:line="240" w:lineRule="auto"/>
        <w:ind w:left="570" w:hanging="570"/>
        <w:textAlignment w:val="baseline"/>
        <w:rPr>
          <w:rFonts w:ascii="Segoe UI" w:eastAsia="Times New Roman" w:hAnsi="Segoe UI" w:cs="Segoe UI"/>
          <w:sz w:val="18"/>
          <w:szCs w:val="18"/>
          <w:lang w:val="en-GB" w:eastAsia="en-GB"/>
        </w:rPr>
      </w:pPr>
      <w:r w:rsidRPr="0073281B">
        <w:rPr>
          <w:rFonts w:ascii="Verdana" w:eastAsia="Times New Roman" w:hAnsi="Verdana" w:cs="Segoe UI"/>
          <w:b/>
          <w:bCs/>
          <w:color w:val="000000"/>
          <w:sz w:val="20"/>
          <w:szCs w:val="20"/>
          <w:lang w:val="en-GB" w:eastAsia="en-GB"/>
        </w:rPr>
        <w:t>EU PAS Register</w:t>
      </w:r>
      <w:r w:rsidRPr="0073281B">
        <w:rPr>
          <w:rFonts w:ascii="Verdana" w:eastAsia="Times New Roman" w:hAnsi="Verdana" w:cs="Segoe UI"/>
          <w:b/>
          <w:bCs/>
          <w:color w:val="000000"/>
          <w:sz w:val="16"/>
          <w:szCs w:val="16"/>
          <w:vertAlign w:val="superscript"/>
          <w:lang w:val="en-GB" w:eastAsia="en-GB"/>
        </w:rPr>
        <w:t>®</w:t>
      </w:r>
      <w:r w:rsidRPr="0073281B">
        <w:rPr>
          <w:rFonts w:ascii="Verdana" w:eastAsia="Times New Roman" w:hAnsi="Verdana" w:cs="Segoe UI"/>
          <w:b/>
          <w:bCs/>
          <w:color w:val="000000"/>
          <w:sz w:val="20"/>
          <w:szCs w:val="20"/>
          <w:lang w:val="en-GB" w:eastAsia="en-GB"/>
        </w:rPr>
        <w:t xml:space="preserve"> number:</w:t>
      </w:r>
      <w:r w:rsidRPr="0073281B">
        <w:rPr>
          <w:rFonts w:ascii="Verdana" w:eastAsia="Times New Roman" w:hAnsi="Verdana" w:cs="Segoe UI"/>
          <w:color w:val="000000"/>
          <w:sz w:val="20"/>
          <w:szCs w:val="20"/>
          <w:lang w:val="en-GB" w:eastAsia="en-GB"/>
        </w:rPr>
        <w:t> </w:t>
      </w:r>
    </w:p>
    <w:p w14:paraId="197A3A0F" w14:textId="77777777" w:rsidR="00FF4F1F" w:rsidRPr="0073281B" w:rsidRDefault="00FF4F1F" w:rsidP="00FF4F1F">
      <w:pPr>
        <w:spacing w:after="0" w:line="240" w:lineRule="auto"/>
        <w:ind w:left="570" w:hanging="570"/>
        <w:textAlignment w:val="baseline"/>
        <w:rPr>
          <w:rFonts w:ascii="Segoe UI" w:eastAsia="Times New Roman" w:hAnsi="Segoe UI" w:cs="Segoe UI"/>
          <w:sz w:val="18"/>
          <w:szCs w:val="18"/>
          <w:lang w:val="en-GB" w:eastAsia="en-GB"/>
        </w:rPr>
      </w:pPr>
      <w:r w:rsidRPr="0073281B">
        <w:rPr>
          <w:rFonts w:ascii="Verdana" w:eastAsia="Times New Roman" w:hAnsi="Verdana" w:cs="Segoe UI"/>
          <w:b/>
          <w:bCs/>
          <w:color w:val="000000"/>
          <w:sz w:val="20"/>
          <w:szCs w:val="20"/>
          <w:lang w:val="en-GB" w:eastAsia="en-GB"/>
        </w:rPr>
        <w:t>Study reference number (if applicable):</w:t>
      </w:r>
      <w:r w:rsidRPr="0073281B">
        <w:rPr>
          <w:rFonts w:ascii="Verdana" w:eastAsia="Times New Roman" w:hAnsi="Verdana" w:cs="Segoe UI"/>
          <w:color w:val="000000"/>
          <w:sz w:val="20"/>
          <w:szCs w:val="20"/>
          <w:lang w:val="en-GB" w:eastAsia="en-GB"/>
        </w:rPr>
        <w:t> </w:t>
      </w:r>
    </w:p>
    <w:p w14:paraId="01120946" w14:textId="77777777" w:rsidR="00FF4F1F" w:rsidRPr="0073281B" w:rsidRDefault="00FF4F1F" w:rsidP="00FF4F1F">
      <w:pPr>
        <w:spacing w:after="0" w:line="240" w:lineRule="auto"/>
        <w:textAlignment w:val="baseline"/>
        <w:rPr>
          <w:rFonts w:ascii="Segoe UI" w:eastAsia="Times New Roman" w:hAnsi="Segoe UI" w:cs="Segoe UI"/>
          <w:sz w:val="18"/>
          <w:szCs w:val="18"/>
          <w:lang w:val="en-GB" w:eastAsia="en-GB"/>
        </w:rPr>
      </w:pPr>
      <w:r w:rsidRPr="0073281B">
        <w:rPr>
          <w:rFonts w:ascii="Verdana" w:eastAsia="Times New Roman" w:hAnsi="Verdana" w:cs="Segoe UI"/>
          <w:sz w:val="18"/>
          <w:szCs w:val="18"/>
          <w:lang w:val="en-GB" w:eastAsia="en-GB"/>
        </w:rPr>
        <w:t> </w:t>
      </w:r>
    </w:p>
    <w:tbl>
      <w:tblPr>
        <w:tblW w:w="9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85"/>
        <w:gridCol w:w="705"/>
        <w:gridCol w:w="675"/>
        <w:gridCol w:w="675"/>
        <w:gridCol w:w="1560"/>
      </w:tblGrid>
      <w:tr w:rsidR="00FF4F1F" w:rsidRPr="002A2E36" w14:paraId="3B897E87" w14:textId="77777777">
        <w:trPr>
          <w:trHeight w:val="300"/>
        </w:trPr>
        <w:tc>
          <w:tcPr>
            <w:tcW w:w="5985" w:type="dxa"/>
            <w:tcBorders>
              <w:top w:val="single" w:sz="6" w:space="0" w:color="auto"/>
              <w:left w:val="single" w:sz="6" w:space="0" w:color="auto"/>
              <w:bottom w:val="single" w:sz="6" w:space="0" w:color="auto"/>
              <w:right w:val="single" w:sz="6" w:space="0" w:color="auto"/>
            </w:tcBorders>
            <w:shd w:val="clear" w:color="auto" w:fill="auto"/>
            <w:hideMark/>
          </w:tcPr>
          <w:p w14:paraId="2BFA8245"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u w:val="single"/>
                <w:lang w:eastAsia="en-GB"/>
              </w:rPr>
              <w:t>Section 1: Milestones</w:t>
            </w:r>
            <w:r w:rsidRPr="002A2E36">
              <w:rPr>
                <w:rFonts w:ascii="Verdana" w:eastAsia="Times New Roman" w:hAnsi="Verdana" w:cs="Times New Roman"/>
                <w:color w:val="000000"/>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4464619E"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Yes</w:t>
            </w:r>
            <w:r w:rsidRPr="002A2E36">
              <w:rPr>
                <w:rFonts w:ascii="Verdana" w:eastAsia="Times New Roman" w:hAnsi="Verdana" w:cs="Times New Roman"/>
                <w:color w:val="000000"/>
                <w:sz w:val="18"/>
                <w:szCs w:val="18"/>
                <w:lang w:eastAsia="en-GB"/>
              </w:rPr>
              <w:t> </w:t>
            </w:r>
          </w:p>
        </w:tc>
        <w:tc>
          <w:tcPr>
            <w:tcW w:w="675" w:type="dxa"/>
            <w:tcBorders>
              <w:top w:val="single" w:sz="6" w:space="0" w:color="auto"/>
              <w:left w:val="single" w:sz="6" w:space="0" w:color="auto"/>
              <w:bottom w:val="single" w:sz="6" w:space="0" w:color="auto"/>
              <w:right w:val="single" w:sz="6" w:space="0" w:color="auto"/>
            </w:tcBorders>
            <w:shd w:val="clear" w:color="auto" w:fill="auto"/>
            <w:hideMark/>
          </w:tcPr>
          <w:p w14:paraId="5A01B37D"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No</w:t>
            </w:r>
            <w:r w:rsidRPr="002A2E36">
              <w:rPr>
                <w:rFonts w:ascii="Verdana" w:eastAsia="Times New Roman" w:hAnsi="Verdana" w:cs="Times New Roman"/>
                <w:color w:val="000000"/>
                <w:sz w:val="18"/>
                <w:szCs w:val="18"/>
                <w:lang w:eastAsia="en-GB"/>
              </w:rPr>
              <w:t> </w:t>
            </w:r>
          </w:p>
        </w:tc>
        <w:tc>
          <w:tcPr>
            <w:tcW w:w="675" w:type="dxa"/>
            <w:tcBorders>
              <w:top w:val="single" w:sz="6" w:space="0" w:color="auto"/>
              <w:left w:val="single" w:sz="6" w:space="0" w:color="auto"/>
              <w:bottom w:val="single" w:sz="6" w:space="0" w:color="auto"/>
              <w:right w:val="single" w:sz="6" w:space="0" w:color="auto"/>
            </w:tcBorders>
            <w:shd w:val="clear" w:color="auto" w:fill="auto"/>
            <w:hideMark/>
          </w:tcPr>
          <w:p w14:paraId="0E4FB6B4"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N/A</w:t>
            </w:r>
            <w:r w:rsidRPr="002A2E36">
              <w:rPr>
                <w:rFonts w:ascii="Verdana" w:eastAsia="Times New Roman" w:hAnsi="Verdana" w:cs="Times New Roman"/>
                <w:color w:val="000000"/>
                <w:sz w:val="18"/>
                <w:szCs w:val="18"/>
                <w:lang w:eastAsia="en-GB"/>
              </w:rPr>
              <w:t> </w:t>
            </w:r>
          </w:p>
        </w:tc>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2320C746"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Section Number</w:t>
            </w:r>
            <w:r w:rsidRPr="002A2E36">
              <w:rPr>
                <w:rFonts w:ascii="Verdana" w:eastAsia="Times New Roman" w:hAnsi="Verdana" w:cs="Times New Roman"/>
                <w:color w:val="000000"/>
                <w:sz w:val="18"/>
                <w:szCs w:val="18"/>
                <w:lang w:eastAsia="en-GB"/>
              </w:rPr>
              <w:t> </w:t>
            </w:r>
          </w:p>
        </w:tc>
      </w:tr>
      <w:tr w:rsidR="00FF4F1F" w:rsidRPr="002A2E36" w14:paraId="6068DC41" w14:textId="77777777">
        <w:trPr>
          <w:trHeight w:val="300"/>
        </w:trPr>
        <w:tc>
          <w:tcPr>
            <w:tcW w:w="5985" w:type="dxa"/>
            <w:tcBorders>
              <w:top w:val="single" w:sz="6" w:space="0" w:color="auto"/>
              <w:left w:val="single" w:sz="6" w:space="0" w:color="auto"/>
              <w:bottom w:val="nil"/>
              <w:right w:val="single" w:sz="6" w:space="0" w:color="auto"/>
            </w:tcBorders>
            <w:shd w:val="clear" w:color="auto" w:fill="auto"/>
            <w:hideMark/>
          </w:tcPr>
          <w:p w14:paraId="24C7E06E" w14:textId="77777777" w:rsidR="00FF4F1F" w:rsidRPr="0073281B" w:rsidRDefault="00FF4F1F" w:rsidP="00341FA3">
            <w:pPr>
              <w:numPr>
                <w:ilvl w:val="0"/>
                <w:numId w:val="8"/>
              </w:numPr>
              <w:spacing w:after="0" w:line="240" w:lineRule="auto"/>
              <w:ind w:firstLine="0"/>
              <w:textAlignment w:val="baseline"/>
              <w:rPr>
                <w:rFonts w:ascii="Verdana" w:eastAsia="Times New Roman" w:hAnsi="Verdana" w:cs="Times New Roman"/>
                <w:sz w:val="18"/>
                <w:szCs w:val="18"/>
                <w:lang w:val="en-GB" w:eastAsia="en-GB"/>
              </w:rPr>
            </w:pPr>
            <w:r w:rsidRPr="0073281B">
              <w:rPr>
                <w:rFonts w:ascii="Verdana" w:eastAsia="Times New Roman" w:hAnsi="Verdana" w:cs="Times New Roman"/>
                <w:color w:val="000000"/>
                <w:sz w:val="18"/>
                <w:szCs w:val="18"/>
                <w:lang w:val="en-GB" w:eastAsia="en-GB"/>
              </w:rPr>
              <w:t>Does the protocol specify timelines for  </w:t>
            </w:r>
          </w:p>
        </w:tc>
        <w:tc>
          <w:tcPr>
            <w:tcW w:w="705" w:type="dxa"/>
            <w:tcBorders>
              <w:top w:val="single" w:sz="6" w:space="0" w:color="auto"/>
              <w:left w:val="single" w:sz="6" w:space="0" w:color="auto"/>
              <w:bottom w:val="nil"/>
              <w:right w:val="single" w:sz="6" w:space="0" w:color="auto"/>
            </w:tcBorders>
            <w:shd w:val="clear" w:color="auto" w:fill="auto"/>
            <w:hideMark/>
          </w:tcPr>
          <w:p w14:paraId="22F99835"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675" w:type="dxa"/>
            <w:tcBorders>
              <w:top w:val="single" w:sz="6" w:space="0" w:color="auto"/>
              <w:left w:val="single" w:sz="6" w:space="0" w:color="auto"/>
              <w:bottom w:val="nil"/>
              <w:right w:val="single" w:sz="6" w:space="0" w:color="auto"/>
            </w:tcBorders>
            <w:shd w:val="clear" w:color="auto" w:fill="auto"/>
            <w:hideMark/>
          </w:tcPr>
          <w:p w14:paraId="5C50DE3A"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675" w:type="dxa"/>
            <w:tcBorders>
              <w:top w:val="single" w:sz="6" w:space="0" w:color="auto"/>
              <w:left w:val="single" w:sz="6" w:space="0" w:color="auto"/>
              <w:bottom w:val="nil"/>
              <w:right w:val="single" w:sz="6" w:space="0" w:color="auto"/>
            </w:tcBorders>
            <w:shd w:val="clear" w:color="auto" w:fill="auto"/>
            <w:hideMark/>
          </w:tcPr>
          <w:p w14:paraId="256A4105"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1560" w:type="dxa"/>
            <w:vMerge w:val="restart"/>
            <w:tcBorders>
              <w:top w:val="single" w:sz="6" w:space="0" w:color="auto"/>
              <w:left w:val="single" w:sz="6" w:space="0" w:color="auto"/>
              <w:right w:val="single" w:sz="6" w:space="0" w:color="auto"/>
            </w:tcBorders>
            <w:shd w:val="clear" w:color="auto" w:fill="auto"/>
            <w:vAlign w:val="center"/>
            <w:hideMark/>
          </w:tcPr>
          <w:p w14:paraId="784D3082"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Calibri" w:eastAsia="Times New Roman" w:hAnsi="Calibri" w:cs="Calibri"/>
                <w:color w:val="000000"/>
                <w:lang w:eastAsia="en-GB"/>
              </w:rPr>
              <w:t>5. Milestones,  </w:t>
            </w:r>
          </w:p>
          <w:p w14:paraId="444AE74F"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Calibri" w:eastAsia="Times New Roman" w:hAnsi="Calibri" w:cs="Calibri"/>
                <w:color w:val="000000"/>
                <w:lang w:eastAsia="en-GB"/>
              </w:rPr>
              <w:t>8.2 Data Sources </w:t>
            </w:r>
          </w:p>
          <w:p w14:paraId="089893C0"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r>
      <w:tr w:rsidR="00FF4F1F" w:rsidRPr="002A2E36" w14:paraId="0716541D" w14:textId="77777777">
        <w:trPr>
          <w:trHeight w:val="60"/>
        </w:trPr>
        <w:tc>
          <w:tcPr>
            <w:tcW w:w="5985" w:type="dxa"/>
            <w:tcBorders>
              <w:top w:val="nil"/>
              <w:left w:val="single" w:sz="6" w:space="0" w:color="auto"/>
              <w:bottom w:val="nil"/>
              <w:right w:val="single" w:sz="6" w:space="0" w:color="auto"/>
            </w:tcBorders>
            <w:shd w:val="clear" w:color="auto" w:fill="auto"/>
            <w:hideMark/>
          </w:tcPr>
          <w:p w14:paraId="31D68999" w14:textId="35A18A6F" w:rsidR="00FF4F1F" w:rsidRPr="002A2E36" w:rsidRDefault="00FF4F1F">
            <w:pPr>
              <w:spacing w:after="0" w:line="240" w:lineRule="auto"/>
              <w:ind w:left="855" w:hanging="285"/>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1.1.1 Start of data collection </w:t>
            </w:r>
          </w:p>
        </w:tc>
        <w:tc>
          <w:tcPr>
            <w:tcW w:w="705" w:type="dxa"/>
            <w:tcBorders>
              <w:top w:val="nil"/>
              <w:left w:val="single" w:sz="6" w:space="0" w:color="auto"/>
              <w:bottom w:val="nil"/>
              <w:right w:val="single" w:sz="6" w:space="0" w:color="auto"/>
            </w:tcBorders>
            <w:shd w:val="clear" w:color="auto" w:fill="auto"/>
            <w:vAlign w:val="center"/>
            <w:hideMark/>
          </w:tcPr>
          <w:p w14:paraId="0E698036"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675" w:type="dxa"/>
            <w:tcBorders>
              <w:top w:val="nil"/>
              <w:left w:val="single" w:sz="6" w:space="0" w:color="auto"/>
              <w:bottom w:val="nil"/>
              <w:right w:val="single" w:sz="6" w:space="0" w:color="auto"/>
            </w:tcBorders>
            <w:shd w:val="clear" w:color="auto" w:fill="auto"/>
            <w:vAlign w:val="center"/>
            <w:hideMark/>
          </w:tcPr>
          <w:p w14:paraId="006851FE"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675" w:type="dxa"/>
            <w:tcBorders>
              <w:top w:val="nil"/>
              <w:left w:val="single" w:sz="6" w:space="0" w:color="auto"/>
              <w:bottom w:val="nil"/>
              <w:right w:val="single" w:sz="6" w:space="0" w:color="auto"/>
            </w:tcBorders>
            <w:shd w:val="clear" w:color="auto" w:fill="auto"/>
            <w:vAlign w:val="center"/>
            <w:hideMark/>
          </w:tcPr>
          <w:p w14:paraId="3D1E1D7E"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0" w:type="auto"/>
            <w:vMerge/>
            <w:tcBorders>
              <w:left w:val="single" w:sz="6" w:space="0" w:color="auto"/>
              <w:right w:val="single" w:sz="6" w:space="0" w:color="auto"/>
            </w:tcBorders>
            <w:shd w:val="clear" w:color="auto" w:fill="auto"/>
            <w:vAlign w:val="center"/>
            <w:hideMark/>
          </w:tcPr>
          <w:p w14:paraId="475E48A9"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r w:rsidR="00FF4F1F" w:rsidRPr="002A2E36" w14:paraId="6ACF7931" w14:textId="77777777">
        <w:trPr>
          <w:trHeight w:val="300"/>
        </w:trPr>
        <w:tc>
          <w:tcPr>
            <w:tcW w:w="5985" w:type="dxa"/>
            <w:tcBorders>
              <w:top w:val="nil"/>
              <w:left w:val="single" w:sz="6" w:space="0" w:color="auto"/>
              <w:bottom w:val="nil"/>
              <w:right w:val="single" w:sz="6" w:space="0" w:color="auto"/>
            </w:tcBorders>
            <w:shd w:val="clear" w:color="auto" w:fill="auto"/>
            <w:hideMark/>
          </w:tcPr>
          <w:p w14:paraId="7EA59268" w14:textId="1D53DF12" w:rsidR="00FF4F1F" w:rsidRPr="002A2E36" w:rsidRDefault="00FF4F1F">
            <w:pPr>
              <w:spacing w:after="0" w:line="240" w:lineRule="auto"/>
              <w:ind w:left="855" w:hanging="285"/>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1.1.2 End of data collection </w:t>
            </w:r>
          </w:p>
        </w:tc>
        <w:tc>
          <w:tcPr>
            <w:tcW w:w="705" w:type="dxa"/>
            <w:tcBorders>
              <w:top w:val="nil"/>
              <w:left w:val="single" w:sz="6" w:space="0" w:color="auto"/>
              <w:bottom w:val="nil"/>
              <w:right w:val="single" w:sz="6" w:space="0" w:color="auto"/>
            </w:tcBorders>
            <w:shd w:val="clear" w:color="auto" w:fill="auto"/>
            <w:vAlign w:val="center"/>
            <w:hideMark/>
          </w:tcPr>
          <w:p w14:paraId="30EE90A0"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X </w:t>
            </w:r>
          </w:p>
        </w:tc>
        <w:tc>
          <w:tcPr>
            <w:tcW w:w="675" w:type="dxa"/>
            <w:tcBorders>
              <w:top w:val="nil"/>
              <w:left w:val="single" w:sz="6" w:space="0" w:color="auto"/>
              <w:bottom w:val="nil"/>
              <w:right w:val="single" w:sz="6" w:space="0" w:color="auto"/>
            </w:tcBorders>
            <w:shd w:val="clear" w:color="auto" w:fill="auto"/>
            <w:vAlign w:val="center"/>
            <w:hideMark/>
          </w:tcPr>
          <w:p w14:paraId="4B2F12E1"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675" w:type="dxa"/>
            <w:tcBorders>
              <w:top w:val="nil"/>
              <w:left w:val="single" w:sz="6" w:space="0" w:color="auto"/>
              <w:bottom w:val="nil"/>
              <w:right w:val="single" w:sz="6" w:space="0" w:color="auto"/>
            </w:tcBorders>
            <w:shd w:val="clear" w:color="auto" w:fill="auto"/>
            <w:vAlign w:val="center"/>
            <w:hideMark/>
          </w:tcPr>
          <w:p w14:paraId="67F429E3"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0" w:type="auto"/>
            <w:vMerge/>
            <w:tcBorders>
              <w:left w:val="single" w:sz="6" w:space="0" w:color="auto"/>
              <w:right w:val="single" w:sz="6" w:space="0" w:color="auto"/>
            </w:tcBorders>
            <w:shd w:val="clear" w:color="auto" w:fill="auto"/>
            <w:vAlign w:val="center"/>
            <w:hideMark/>
          </w:tcPr>
          <w:p w14:paraId="1CF7D5BD"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r w:rsidR="00FF4F1F" w:rsidRPr="002A2E36" w14:paraId="7C394741" w14:textId="77777777">
        <w:trPr>
          <w:trHeight w:val="300"/>
        </w:trPr>
        <w:tc>
          <w:tcPr>
            <w:tcW w:w="5985" w:type="dxa"/>
            <w:tcBorders>
              <w:top w:val="nil"/>
              <w:left w:val="single" w:sz="6" w:space="0" w:color="auto"/>
              <w:bottom w:val="nil"/>
              <w:right w:val="single" w:sz="6" w:space="0" w:color="auto"/>
            </w:tcBorders>
            <w:shd w:val="clear" w:color="auto" w:fill="auto"/>
            <w:hideMark/>
          </w:tcPr>
          <w:p w14:paraId="34693C38" w14:textId="77777777" w:rsidR="00FF4F1F" w:rsidRPr="002A2E36" w:rsidRDefault="00FF4F1F">
            <w:pPr>
              <w:spacing w:after="0" w:line="240" w:lineRule="auto"/>
              <w:ind w:left="855" w:hanging="285"/>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1.1.3 Progress report(s) </w:t>
            </w:r>
          </w:p>
        </w:tc>
        <w:tc>
          <w:tcPr>
            <w:tcW w:w="705" w:type="dxa"/>
            <w:tcBorders>
              <w:top w:val="nil"/>
              <w:left w:val="single" w:sz="6" w:space="0" w:color="auto"/>
              <w:bottom w:val="nil"/>
              <w:right w:val="single" w:sz="6" w:space="0" w:color="auto"/>
            </w:tcBorders>
            <w:shd w:val="clear" w:color="auto" w:fill="auto"/>
            <w:vAlign w:val="center"/>
            <w:hideMark/>
          </w:tcPr>
          <w:p w14:paraId="44380E14"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675" w:type="dxa"/>
            <w:tcBorders>
              <w:top w:val="nil"/>
              <w:left w:val="single" w:sz="6" w:space="0" w:color="auto"/>
              <w:bottom w:val="nil"/>
              <w:right w:val="single" w:sz="6" w:space="0" w:color="auto"/>
            </w:tcBorders>
            <w:shd w:val="clear" w:color="auto" w:fill="auto"/>
            <w:vAlign w:val="center"/>
            <w:hideMark/>
          </w:tcPr>
          <w:p w14:paraId="3580F806"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675" w:type="dxa"/>
            <w:tcBorders>
              <w:top w:val="nil"/>
              <w:left w:val="single" w:sz="6" w:space="0" w:color="auto"/>
              <w:bottom w:val="nil"/>
              <w:right w:val="single" w:sz="6" w:space="0" w:color="auto"/>
            </w:tcBorders>
            <w:shd w:val="clear" w:color="auto" w:fill="auto"/>
            <w:vAlign w:val="center"/>
            <w:hideMark/>
          </w:tcPr>
          <w:p w14:paraId="2FB7C118"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0" w:type="auto"/>
            <w:vMerge/>
            <w:tcBorders>
              <w:left w:val="single" w:sz="6" w:space="0" w:color="auto"/>
              <w:right w:val="single" w:sz="6" w:space="0" w:color="auto"/>
            </w:tcBorders>
            <w:shd w:val="clear" w:color="auto" w:fill="auto"/>
            <w:vAlign w:val="center"/>
            <w:hideMark/>
          </w:tcPr>
          <w:p w14:paraId="37777110"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r w:rsidR="00FF4F1F" w:rsidRPr="002A2E36" w14:paraId="31E1D82C" w14:textId="77777777">
        <w:trPr>
          <w:trHeight w:val="300"/>
        </w:trPr>
        <w:tc>
          <w:tcPr>
            <w:tcW w:w="5985" w:type="dxa"/>
            <w:tcBorders>
              <w:top w:val="nil"/>
              <w:left w:val="single" w:sz="6" w:space="0" w:color="auto"/>
              <w:bottom w:val="nil"/>
              <w:right w:val="single" w:sz="6" w:space="0" w:color="auto"/>
            </w:tcBorders>
            <w:shd w:val="clear" w:color="auto" w:fill="auto"/>
            <w:hideMark/>
          </w:tcPr>
          <w:p w14:paraId="3C6F7DA7" w14:textId="77777777" w:rsidR="00FF4F1F" w:rsidRPr="002A2E36" w:rsidRDefault="00FF4F1F">
            <w:pPr>
              <w:spacing w:after="0" w:line="240" w:lineRule="auto"/>
              <w:ind w:left="855" w:hanging="285"/>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1.1.4 Interim report(s) </w:t>
            </w:r>
          </w:p>
        </w:tc>
        <w:tc>
          <w:tcPr>
            <w:tcW w:w="705" w:type="dxa"/>
            <w:tcBorders>
              <w:top w:val="nil"/>
              <w:left w:val="single" w:sz="6" w:space="0" w:color="auto"/>
              <w:bottom w:val="nil"/>
              <w:right w:val="single" w:sz="6" w:space="0" w:color="auto"/>
            </w:tcBorders>
            <w:shd w:val="clear" w:color="auto" w:fill="auto"/>
            <w:vAlign w:val="center"/>
            <w:hideMark/>
          </w:tcPr>
          <w:p w14:paraId="1C343F05"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675" w:type="dxa"/>
            <w:tcBorders>
              <w:top w:val="nil"/>
              <w:left w:val="single" w:sz="6" w:space="0" w:color="auto"/>
              <w:bottom w:val="nil"/>
              <w:right w:val="single" w:sz="6" w:space="0" w:color="auto"/>
            </w:tcBorders>
            <w:shd w:val="clear" w:color="auto" w:fill="auto"/>
            <w:vAlign w:val="center"/>
            <w:hideMark/>
          </w:tcPr>
          <w:p w14:paraId="1B626402"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675" w:type="dxa"/>
            <w:tcBorders>
              <w:top w:val="nil"/>
              <w:left w:val="single" w:sz="6" w:space="0" w:color="auto"/>
              <w:bottom w:val="nil"/>
              <w:right w:val="single" w:sz="6" w:space="0" w:color="auto"/>
            </w:tcBorders>
            <w:shd w:val="clear" w:color="auto" w:fill="auto"/>
            <w:vAlign w:val="center"/>
            <w:hideMark/>
          </w:tcPr>
          <w:p w14:paraId="28A35541"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0" w:type="auto"/>
            <w:vMerge/>
            <w:tcBorders>
              <w:left w:val="single" w:sz="6" w:space="0" w:color="auto"/>
              <w:right w:val="single" w:sz="6" w:space="0" w:color="auto"/>
            </w:tcBorders>
            <w:shd w:val="clear" w:color="auto" w:fill="auto"/>
            <w:vAlign w:val="center"/>
            <w:hideMark/>
          </w:tcPr>
          <w:p w14:paraId="1D0A5EC1"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r w:rsidR="00FF4F1F" w:rsidRPr="002032A8" w14:paraId="32F72A4C" w14:textId="77777777">
        <w:trPr>
          <w:trHeight w:val="300"/>
        </w:trPr>
        <w:tc>
          <w:tcPr>
            <w:tcW w:w="5985" w:type="dxa"/>
            <w:tcBorders>
              <w:top w:val="nil"/>
              <w:left w:val="single" w:sz="6" w:space="0" w:color="auto"/>
              <w:bottom w:val="nil"/>
              <w:right w:val="single" w:sz="6" w:space="0" w:color="auto"/>
            </w:tcBorders>
            <w:shd w:val="clear" w:color="auto" w:fill="auto"/>
            <w:hideMark/>
          </w:tcPr>
          <w:p w14:paraId="402EE374" w14:textId="77777777" w:rsidR="00FF4F1F" w:rsidRPr="0073281B" w:rsidRDefault="00FF4F1F">
            <w:pPr>
              <w:spacing w:after="0" w:line="240" w:lineRule="auto"/>
              <w:ind w:left="855" w:hanging="285"/>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1.1.5 Registration in the EU PAS Register</w:t>
            </w:r>
            <w:r w:rsidRPr="0073281B">
              <w:rPr>
                <w:rFonts w:ascii="Verdana" w:eastAsia="Times New Roman" w:hAnsi="Verdana" w:cs="Times New Roman"/>
                <w:color w:val="000000"/>
                <w:sz w:val="14"/>
                <w:szCs w:val="14"/>
                <w:vertAlign w:val="superscript"/>
                <w:lang w:val="en-GB" w:eastAsia="en-GB"/>
              </w:rPr>
              <w:t>®</w:t>
            </w:r>
            <w:r w:rsidRPr="0073281B">
              <w:rPr>
                <w:rFonts w:ascii="Verdana" w:eastAsia="Times New Roman" w:hAnsi="Verdana" w:cs="Times New Roman"/>
                <w:color w:val="000000"/>
                <w:sz w:val="14"/>
                <w:szCs w:val="14"/>
                <w:lang w:val="en-GB" w:eastAsia="en-GB"/>
              </w:rPr>
              <w:t> </w:t>
            </w:r>
          </w:p>
        </w:tc>
        <w:tc>
          <w:tcPr>
            <w:tcW w:w="705" w:type="dxa"/>
            <w:tcBorders>
              <w:top w:val="nil"/>
              <w:left w:val="single" w:sz="6" w:space="0" w:color="auto"/>
              <w:bottom w:val="nil"/>
              <w:right w:val="single" w:sz="6" w:space="0" w:color="auto"/>
            </w:tcBorders>
            <w:shd w:val="clear" w:color="auto" w:fill="auto"/>
            <w:vAlign w:val="center"/>
            <w:hideMark/>
          </w:tcPr>
          <w:p w14:paraId="61D8C051"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675" w:type="dxa"/>
            <w:tcBorders>
              <w:top w:val="nil"/>
              <w:left w:val="single" w:sz="6" w:space="0" w:color="auto"/>
              <w:bottom w:val="nil"/>
              <w:right w:val="single" w:sz="6" w:space="0" w:color="auto"/>
            </w:tcBorders>
            <w:shd w:val="clear" w:color="auto" w:fill="auto"/>
            <w:vAlign w:val="center"/>
            <w:hideMark/>
          </w:tcPr>
          <w:p w14:paraId="5356C1D6"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675" w:type="dxa"/>
            <w:tcBorders>
              <w:top w:val="nil"/>
              <w:left w:val="single" w:sz="6" w:space="0" w:color="auto"/>
              <w:bottom w:val="nil"/>
              <w:right w:val="single" w:sz="6" w:space="0" w:color="auto"/>
            </w:tcBorders>
            <w:shd w:val="clear" w:color="auto" w:fill="auto"/>
            <w:vAlign w:val="center"/>
            <w:hideMark/>
          </w:tcPr>
          <w:p w14:paraId="4257037C"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0" w:type="auto"/>
            <w:vMerge/>
            <w:tcBorders>
              <w:left w:val="single" w:sz="6" w:space="0" w:color="auto"/>
              <w:right w:val="single" w:sz="6" w:space="0" w:color="auto"/>
            </w:tcBorders>
            <w:shd w:val="clear" w:color="auto" w:fill="auto"/>
            <w:vAlign w:val="center"/>
            <w:hideMark/>
          </w:tcPr>
          <w:p w14:paraId="1F2D9699"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p>
        </w:tc>
      </w:tr>
      <w:tr w:rsidR="00FF4F1F" w:rsidRPr="002032A8" w14:paraId="2424D7E2" w14:textId="77777777">
        <w:trPr>
          <w:trHeight w:val="300"/>
        </w:trPr>
        <w:tc>
          <w:tcPr>
            <w:tcW w:w="5985" w:type="dxa"/>
            <w:tcBorders>
              <w:top w:val="nil"/>
              <w:left w:val="single" w:sz="6" w:space="0" w:color="auto"/>
              <w:bottom w:val="single" w:sz="6" w:space="0" w:color="auto"/>
              <w:right w:val="single" w:sz="6" w:space="0" w:color="auto"/>
            </w:tcBorders>
            <w:shd w:val="clear" w:color="auto" w:fill="auto"/>
            <w:hideMark/>
          </w:tcPr>
          <w:p w14:paraId="4F1E80B9" w14:textId="77777777" w:rsidR="00FF4F1F" w:rsidRPr="0073281B" w:rsidRDefault="00FF4F1F">
            <w:pPr>
              <w:spacing w:after="0" w:line="240" w:lineRule="auto"/>
              <w:ind w:left="855" w:hanging="285"/>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1.1.6 Final report of study results. </w:t>
            </w:r>
          </w:p>
        </w:tc>
        <w:tc>
          <w:tcPr>
            <w:tcW w:w="705" w:type="dxa"/>
            <w:tcBorders>
              <w:top w:val="nil"/>
              <w:left w:val="single" w:sz="6" w:space="0" w:color="auto"/>
              <w:bottom w:val="single" w:sz="6" w:space="0" w:color="auto"/>
              <w:right w:val="single" w:sz="6" w:space="0" w:color="auto"/>
            </w:tcBorders>
            <w:shd w:val="clear" w:color="auto" w:fill="auto"/>
            <w:vAlign w:val="center"/>
            <w:hideMark/>
          </w:tcPr>
          <w:p w14:paraId="603D0E40"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675" w:type="dxa"/>
            <w:tcBorders>
              <w:top w:val="nil"/>
              <w:left w:val="single" w:sz="6" w:space="0" w:color="auto"/>
              <w:bottom w:val="single" w:sz="6" w:space="0" w:color="auto"/>
              <w:right w:val="single" w:sz="6" w:space="0" w:color="auto"/>
            </w:tcBorders>
            <w:shd w:val="clear" w:color="auto" w:fill="auto"/>
            <w:vAlign w:val="center"/>
            <w:hideMark/>
          </w:tcPr>
          <w:p w14:paraId="21588D4F"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675" w:type="dxa"/>
            <w:tcBorders>
              <w:top w:val="nil"/>
              <w:left w:val="single" w:sz="6" w:space="0" w:color="auto"/>
              <w:bottom w:val="single" w:sz="6" w:space="0" w:color="auto"/>
              <w:right w:val="single" w:sz="6" w:space="0" w:color="auto"/>
            </w:tcBorders>
            <w:shd w:val="clear" w:color="auto" w:fill="auto"/>
            <w:vAlign w:val="center"/>
            <w:hideMark/>
          </w:tcPr>
          <w:p w14:paraId="5D31E44B"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1560" w:type="dxa"/>
            <w:vMerge/>
            <w:tcBorders>
              <w:left w:val="single" w:sz="6" w:space="0" w:color="auto"/>
              <w:bottom w:val="single" w:sz="6" w:space="0" w:color="auto"/>
              <w:right w:val="single" w:sz="6" w:space="0" w:color="auto"/>
            </w:tcBorders>
            <w:shd w:val="clear" w:color="auto" w:fill="auto"/>
            <w:vAlign w:val="center"/>
            <w:hideMark/>
          </w:tcPr>
          <w:p w14:paraId="5E0FEDDB"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p>
        </w:tc>
      </w:tr>
    </w:tbl>
    <w:p w14:paraId="347AAD1A"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color w:val="000000"/>
          <w:sz w:val="18"/>
          <w:szCs w:val="18"/>
          <w:lang w:eastAsia="en-GB"/>
        </w:rPr>
        <w:t>Comments: </w:t>
      </w:r>
    </w:p>
    <w:p w14:paraId="614F9A88"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color w:val="000000"/>
          <w:sz w:val="18"/>
          <w:szCs w:val="18"/>
          <w:lang w:eastAsia="en-GB"/>
        </w:rPr>
        <w:t> </w:t>
      </w:r>
    </w:p>
    <w:p w14:paraId="45E83650"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0"/>
        <w:gridCol w:w="840"/>
        <w:gridCol w:w="705"/>
        <w:gridCol w:w="705"/>
        <w:gridCol w:w="1410"/>
      </w:tblGrid>
      <w:tr w:rsidR="00FF4F1F" w:rsidRPr="002A2E36" w14:paraId="0D651692" w14:textId="77777777">
        <w:trPr>
          <w:trHeight w:val="300"/>
        </w:trPr>
        <w:tc>
          <w:tcPr>
            <w:tcW w:w="5940" w:type="dxa"/>
            <w:tcBorders>
              <w:top w:val="single" w:sz="6" w:space="0" w:color="auto"/>
              <w:left w:val="single" w:sz="6" w:space="0" w:color="auto"/>
              <w:bottom w:val="single" w:sz="6" w:space="0" w:color="auto"/>
              <w:right w:val="single" w:sz="6" w:space="0" w:color="auto"/>
            </w:tcBorders>
            <w:shd w:val="clear" w:color="auto" w:fill="auto"/>
            <w:hideMark/>
          </w:tcPr>
          <w:p w14:paraId="78786BE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u w:val="single"/>
                <w:lang w:eastAsia="en-GB"/>
              </w:rPr>
              <w:t>Section 2: Research question</w:t>
            </w:r>
            <w:r w:rsidRPr="002A2E36">
              <w:rPr>
                <w:rFonts w:ascii="Verdana" w:eastAsia="Times New Roman" w:hAnsi="Verdana" w:cs="Times New Roman"/>
                <w:color w:val="000000"/>
                <w:sz w:val="18"/>
                <w:szCs w:val="18"/>
                <w:lang w:eastAsia="en-GB"/>
              </w:rPr>
              <w:t> </w:t>
            </w:r>
          </w:p>
        </w:tc>
        <w:tc>
          <w:tcPr>
            <w:tcW w:w="840" w:type="dxa"/>
            <w:tcBorders>
              <w:top w:val="single" w:sz="6" w:space="0" w:color="auto"/>
              <w:left w:val="single" w:sz="6" w:space="0" w:color="auto"/>
              <w:bottom w:val="single" w:sz="6" w:space="0" w:color="auto"/>
              <w:right w:val="single" w:sz="6" w:space="0" w:color="auto"/>
            </w:tcBorders>
            <w:shd w:val="clear" w:color="auto" w:fill="auto"/>
            <w:hideMark/>
          </w:tcPr>
          <w:p w14:paraId="3ED0A31C"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Yes</w:t>
            </w:r>
            <w:r w:rsidRPr="002A2E36">
              <w:rPr>
                <w:rFonts w:ascii="Verdana" w:eastAsia="Times New Roman" w:hAnsi="Verdana" w:cs="Times New Roman"/>
                <w:color w:val="000000"/>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650E3E83"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No</w:t>
            </w:r>
            <w:r w:rsidRPr="002A2E36">
              <w:rPr>
                <w:rFonts w:ascii="Verdana" w:eastAsia="Times New Roman" w:hAnsi="Verdana" w:cs="Times New Roman"/>
                <w:color w:val="000000"/>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6E812385"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N/A</w:t>
            </w:r>
            <w:r w:rsidRPr="002A2E36">
              <w:rPr>
                <w:rFonts w:ascii="Verdana" w:eastAsia="Times New Roman" w:hAnsi="Verdana" w:cs="Times New Roman"/>
                <w:color w:val="000000"/>
                <w:sz w:val="18"/>
                <w:szCs w:val="18"/>
                <w:lang w:eastAsia="en-GB"/>
              </w:rPr>
              <w:t> </w:t>
            </w:r>
          </w:p>
        </w:tc>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6B3C8FCA"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Section Number</w:t>
            </w:r>
            <w:r w:rsidRPr="002A2E36">
              <w:rPr>
                <w:rFonts w:ascii="Verdana" w:eastAsia="Times New Roman" w:hAnsi="Verdana" w:cs="Times New Roman"/>
                <w:color w:val="000000"/>
                <w:sz w:val="18"/>
                <w:szCs w:val="18"/>
                <w:lang w:eastAsia="en-GB"/>
              </w:rPr>
              <w:t> </w:t>
            </w:r>
          </w:p>
        </w:tc>
      </w:tr>
      <w:tr w:rsidR="00FF4F1F" w:rsidRPr="002032A8" w14:paraId="23C719C4" w14:textId="77777777">
        <w:trPr>
          <w:trHeight w:val="300"/>
        </w:trPr>
        <w:tc>
          <w:tcPr>
            <w:tcW w:w="5940" w:type="dxa"/>
            <w:tcBorders>
              <w:top w:val="single" w:sz="6" w:space="0" w:color="auto"/>
              <w:left w:val="single" w:sz="6" w:space="0" w:color="auto"/>
              <w:bottom w:val="nil"/>
              <w:right w:val="single" w:sz="6" w:space="0" w:color="auto"/>
            </w:tcBorders>
            <w:shd w:val="clear" w:color="auto" w:fill="auto"/>
            <w:hideMark/>
          </w:tcPr>
          <w:p w14:paraId="7A1F9EF3" w14:textId="77777777" w:rsidR="00FF4F1F" w:rsidRPr="0073281B" w:rsidRDefault="00FF4F1F">
            <w:pPr>
              <w:spacing w:after="0" w:line="240" w:lineRule="auto"/>
              <w:ind w:left="570" w:hanging="570"/>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2.1</w:t>
            </w:r>
            <w:r w:rsidRPr="0073281B">
              <w:rPr>
                <w:rFonts w:ascii="Calibri" w:eastAsia="Times New Roman" w:hAnsi="Calibri" w:cs="Calibri"/>
                <w:color w:val="000000"/>
                <w:sz w:val="18"/>
                <w:szCs w:val="18"/>
                <w:lang w:val="en-GB" w:eastAsia="en-GB"/>
              </w:rPr>
              <w:tab/>
            </w:r>
            <w:r w:rsidRPr="0073281B">
              <w:rPr>
                <w:rFonts w:ascii="Verdana" w:eastAsia="Times New Roman" w:hAnsi="Verdana" w:cs="Times New Roman"/>
                <w:color w:val="000000"/>
                <w:sz w:val="18"/>
                <w:szCs w:val="18"/>
                <w:lang w:val="en-GB" w:eastAsia="en-GB"/>
              </w:rPr>
              <w:t>Does the formulation of the research question and objectives clearly explain:  </w:t>
            </w:r>
          </w:p>
        </w:tc>
        <w:tc>
          <w:tcPr>
            <w:tcW w:w="840" w:type="dxa"/>
            <w:tcBorders>
              <w:top w:val="single" w:sz="6" w:space="0" w:color="auto"/>
              <w:left w:val="single" w:sz="6" w:space="0" w:color="auto"/>
              <w:bottom w:val="nil"/>
              <w:right w:val="single" w:sz="6" w:space="0" w:color="auto"/>
            </w:tcBorders>
            <w:shd w:val="clear" w:color="auto" w:fill="auto"/>
            <w:vAlign w:val="center"/>
            <w:hideMark/>
          </w:tcPr>
          <w:p w14:paraId="2A21CE29"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05" w:type="dxa"/>
            <w:tcBorders>
              <w:top w:val="single" w:sz="6" w:space="0" w:color="auto"/>
              <w:left w:val="single" w:sz="6" w:space="0" w:color="auto"/>
              <w:bottom w:val="nil"/>
              <w:right w:val="single" w:sz="6" w:space="0" w:color="auto"/>
            </w:tcBorders>
            <w:shd w:val="clear" w:color="auto" w:fill="auto"/>
            <w:vAlign w:val="center"/>
            <w:hideMark/>
          </w:tcPr>
          <w:p w14:paraId="6DEEB45D"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05" w:type="dxa"/>
            <w:tcBorders>
              <w:top w:val="single" w:sz="6" w:space="0" w:color="auto"/>
              <w:left w:val="single" w:sz="6" w:space="0" w:color="auto"/>
              <w:bottom w:val="nil"/>
              <w:right w:val="single" w:sz="6" w:space="0" w:color="auto"/>
            </w:tcBorders>
            <w:shd w:val="clear" w:color="auto" w:fill="auto"/>
            <w:vAlign w:val="center"/>
            <w:hideMark/>
          </w:tcPr>
          <w:p w14:paraId="798A39D6"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141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46D9AFDE" w14:textId="77777777" w:rsidR="00FF4F1F" w:rsidRPr="0073281B" w:rsidRDefault="00FF4F1F">
            <w:pPr>
              <w:spacing w:after="0" w:line="240" w:lineRule="auto"/>
              <w:textAlignment w:val="baseline"/>
              <w:rPr>
                <w:rFonts w:ascii="Verdana" w:eastAsia="Times New Roman" w:hAnsi="Verdana" w:cs="Times New Roman"/>
                <w:color w:val="000000"/>
                <w:sz w:val="18"/>
                <w:szCs w:val="18"/>
                <w:lang w:val="en-GB" w:eastAsia="en-GB"/>
              </w:rPr>
            </w:pPr>
            <w:r w:rsidRPr="0073281B">
              <w:rPr>
                <w:rFonts w:ascii="Verdana" w:eastAsia="Times New Roman" w:hAnsi="Verdana" w:cs="Times New Roman"/>
                <w:color w:val="000000"/>
                <w:sz w:val="18"/>
                <w:szCs w:val="18"/>
                <w:lang w:val="en-GB" w:eastAsia="en-GB"/>
              </w:rPr>
              <w:t>7. Research question and objectives </w:t>
            </w:r>
          </w:p>
          <w:p w14:paraId="283CAB7F" w14:textId="77777777" w:rsidR="00FF4F1F" w:rsidRPr="0073281B" w:rsidRDefault="00FF4F1F">
            <w:pPr>
              <w:spacing w:after="0" w:line="240" w:lineRule="auto"/>
              <w:textAlignment w:val="baseline"/>
              <w:rPr>
                <w:rFonts w:ascii="Verdana" w:eastAsia="Times New Roman" w:hAnsi="Verdana" w:cs="Times New Roman"/>
                <w:color w:val="000000"/>
                <w:sz w:val="18"/>
                <w:szCs w:val="18"/>
                <w:lang w:val="en-GB" w:eastAsia="en-GB"/>
              </w:rPr>
            </w:pPr>
          </w:p>
          <w:p w14:paraId="3A8BE46E" w14:textId="77777777" w:rsidR="00FF4F1F" w:rsidRPr="0073281B" w:rsidRDefault="00FF4F1F">
            <w:pPr>
              <w:spacing w:after="0" w:line="240" w:lineRule="auto"/>
              <w:textAlignment w:val="baseline"/>
              <w:rPr>
                <w:rFonts w:ascii="Verdana" w:eastAsia="Times New Roman" w:hAnsi="Verdana" w:cs="Times New Roman"/>
                <w:color w:val="000000"/>
                <w:sz w:val="18"/>
                <w:szCs w:val="18"/>
                <w:lang w:val="en-GB" w:eastAsia="en-GB"/>
              </w:rPr>
            </w:pPr>
            <w:r w:rsidRPr="0073281B">
              <w:rPr>
                <w:rFonts w:ascii="Verdana" w:eastAsia="Times New Roman" w:hAnsi="Verdana" w:cs="Times New Roman"/>
                <w:color w:val="000000"/>
                <w:sz w:val="18"/>
                <w:szCs w:val="18"/>
                <w:lang w:val="en-GB" w:eastAsia="en-GB"/>
              </w:rPr>
              <w:t>8. Research methods</w:t>
            </w:r>
          </w:p>
        </w:tc>
      </w:tr>
      <w:tr w:rsidR="00FF4F1F" w:rsidRPr="002A2E36" w14:paraId="08F4BFDE" w14:textId="77777777">
        <w:trPr>
          <w:trHeight w:val="300"/>
        </w:trPr>
        <w:tc>
          <w:tcPr>
            <w:tcW w:w="5940" w:type="dxa"/>
            <w:tcBorders>
              <w:top w:val="nil"/>
              <w:left w:val="single" w:sz="6" w:space="0" w:color="auto"/>
              <w:bottom w:val="nil"/>
              <w:right w:val="single" w:sz="6" w:space="0" w:color="auto"/>
            </w:tcBorders>
            <w:shd w:val="clear" w:color="auto" w:fill="auto"/>
            <w:hideMark/>
          </w:tcPr>
          <w:p w14:paraId="28344AD2" w14:textId="77777777" w:rsidR="00FF4F1F" w:rsidRPr="0073281B" w:rsidRDefault="00FF4F1F">
            <w:pPr>
              <w:spacing w:after="0" w:line="240" w:lineRule="auto"/>
              <w:ind w:left="855" w:hanging="285"/>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2.1.1 Why the study is conducted? (e.g. to address an important public health concern, a risk identified in the risk management plan, an emerging safety issue) </w:t>
            </w:r>
          </w:p>
        </w:tc>
        <w:tc>
          <w:tcPr>
            <w:tcW w:w="840" w:type="dxa"/>
            <w:tcBorders>
              <w:top w:val="nil"/>
              <w:left w:val="single" w:sz="6" w:space="0" w:color="auto"/>
              <w:bottom w:val="nil"/>
              <w:right w:val="single" w:sz="6" w:space="0" w:color="auto"/>
            </w:tcBorders>
            <w:shd w:val="clear" w:color="auto" w:fill="auto"/>
            <w:vAlign w:val="center"/>
            <w:hideMark/>
          </w:tcPr>
          <w:p w14:paraId="7927333A"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X </w:t>
            </w:r>
          </w:p>
        </w:tc>
        <w:tc>
          <w:tcPr>
            <w:tcW w:w="705" w:type="dxa"/>
            <w:tcBorders>
              <w:top w:val="nil"/>
              <w:left w:val="single" w:sz="6" w:space="0" w:color="auto"/>
              <w:bottom w:val="nil"/>
              <w:right w:val="single" w:sz="6" w:space="0" w:color="auto"/>
            </w:tcBorders>
            <w:shd w:val="clear" w:color="auto" w:fill="auto"/>
            <w:vAlign w:val="center"/>
            <w:hideMark/>
          </w:tcPr>
          <w:p w14:paraId="6FE52936"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705" w:type="dxa"/>
            <w:tcBorders>
              <w:top w:val="nil"/>
              <w:left w:val="single" w:sz="6" w:space="0" w:color="auto"/>
              <w:bottom w:val="nil"/>
              <w:right w:val="single" w:sz="6" w:space="0" w:color="auto"/>
            </w:tcBorders>
            <w:shd w:val="clear" w:color="auto" w:fill="auto"/>
            <w:vAlign w:val="center"/>
            <w:hideMark/>
          </w:tcPr>
          <w:p w14:paraId="456AE13F"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05005A1" w14:textId="77777777" w:rsidR="00FF4F1F" w:rsidRPr="002A2E36" w:rsidRDefault="00FF4F1F">
            <w:pPr>
              <w:spacing w:after="0" w:line="240" w:lineRule="auto"/>
              <w:rPr>
                <w:rFonts w:ascii="Times New Roman" w:eastAsia="Times New Roman" w:hAnsi="Times New Roman" w:cs="Times New Roman"/>
                <w:sz w:val="24"/>
                <w:szCs w:val="24"/>
                <w:lang w:eastAsia="en-GB"/>
              </w:rPr>
            </w:pPr>
          </w:p>
        </w:tc>
      </w:tr>
      <w:tr w:rsidR="00FF4F1F" w:rsidRPr="002032A8" w14:paraId="742C4BE4" w14:textId="77777777">
        <w:trPr>
          <w:trHeight w:val="300"/>
        </w:trPr>
        <w:tc>
          <w:tcPr>
            <w:tcW w:w="5940" w:type="dxa"/>
            <w:tcBorders>
              <w:top w:val="nil"/>
              <w:left w:val="single" w:sz="6" w:space="0" w:color="auto"/>
              <w:bottom w:val="nil"/>
              <w:right w:val="single" w:sz="6" w:space="0" w:color="auto"/>
            </w:tcBorders>
            <w:shd w:val="clear" w:color="auto" w:fill="auto"/>
            <w:hideMark/>
          </w:tcPr>
          <w:p w14:paraId="30715AFA" w14:textId="77777777" w:rsidR="00FF4F1F" w:rsidRPr="0073281B" w:rsidRDefault="00FF4F1F">
            <w:pPr>
              <w:spacing w:after="0" w:line="240" w:lineRule="auto"/>
              <w:ind w:left="855" w:hanging="285"/>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2.1.2 The objective(s) of the study? </w:t>
            </w:r>
          </w:p>
        </w:tc>
        <w:tc>
          <w:tcPr>
            <w:tcW w:w="840" w:type="dxa"/>
            <w:tcBorders>
              <w:top w:val="nil"/>
              <w:left w:val="single" w:sz="6" w:space="0" w:color="auto"/>
              <w:bottom w:val="nil"/>
              <w:right w:val="single" w:sz="6" w:space="0" w:color="auto"/>
            </w:tcBorders>
            <w:shd w:val="clear" w:color="auto" w:fill="auto"/>
            <w:vAlign w:val="center"/>
            <w:hideMark/>
          </w:tcPr>
          <w:p w14:paraId="07BBEC8F"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05" w:type="dxa"/>
            <w:tcBorders>
              <w:top w:val="nil"/>
              <w:left w:val="single" w:sz="6" w:space="0" w:color="auto"/>
              <w:bottom w:val="nil"/>
              <w:right w:val="single" w:sz="6" w:space="0" w:color="auto"/>
            </w:tcBorders>
            <w:shd w:val="clear" w:color="auto" w:fill="auto"/>
            <w:vAlign w:val="center"/>
            <w:hideMark/>
          </w:tcPr>
          <w:p w14:paraId="4F6EE538"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05" w:type="dxa"/>
            <w:tcBorders>
              <w:top w:val="nil"/>
              <w:left w:val="single" w:sz="6" w:space="0" w:color="auto"/>
              <w:bottom w:val="nil"/>
              <w:right w:val="single" w:sz="6" w:space="0" w:color="auto"/>
            </w:tcBorders>
            <w:shd w:val="clear" w:color="auto" w:fill="auto"/>
            <w:vAlign w:val="center"/>
            <w:hideMark/>
          </w:tcPr>
          <w:p w14:paraId="6C5C62D1"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F47E516" w14:textId="77777777" w:rsidR="00FF4F1F" w:rsidRPr="0073281B" w:rsidRDefault="00FF4F1F">
            <w:pPr>
              <w:spacing w:after="0" w:line="240" w:lineRule="auto"/>
              <w:rPr>
                <w:rFonts w:ascii="Times New Roman" w:eastAsia="Times New Roman" w:hAnsi="Times New Roman" w:cs="Times New Roman"/>
                <w:sz w:val="24"/>
                <w:szCs w:val="24"/>
                <w:lang w:val="en-GB" w:eastAsia="en-GB"/>
              </w:rPr>
            </w:pPr>
          </w:p>
        </w:tc>
      </w:tr>
      <w:tr w:rsidR="00FF4F1F" w:rsidRPr="002032A8" w14:paraId="318ADC5E" w14:textId="77777777">
        <w:trPr>
          <w:trHeight w:val="300"/>
        </w:trPr>
        <w:tc>
          <w:tcPr>
            <w:tcW w:w="5940" w:type="dxa"/>
            <w:tcBorders>
              <w:top w:val="nil"/>
              <w:left w:val="single" w:sz="6" w:space="0" w:color="auto"/>
              <w:bottom w:val="nil"/>
              <w:right w:val="single" w:sz="6" w:space="0" w:color="auto"/>
            </w:tcBorders>
            <w:shd w:val="clear" w:color="auto" w:fill="auto"/>
            <w:hideMark/>
          </w:tcPr>
          <w:p w14:paraId="62684DEE" w14:textId="77777777" w:rsidR="00FF4F1F" w:rsidRPr="0073281B" w:rsidRDefault="00FF4F1F">
            <w:pPr>
              <w:spacing w:after="0" w:line="240" w:lineRule="auto"/>
              <w:ind w:left="855" w:hanging="285"/>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2.1.3 The target population? (i.e. population or subgroup to whom the study results are intended to be generalised) </w:t>
            </w:r>
          </w:p>
        </w:tc>
        <w:tc>
          <w:tcPr>
            <w:tcW w:w="840" w:type="dxa"/>
            <w:tcBorders>
              <w:top w:val="nil"/>
              <w:left w:val="single" w:sz="6" w:space="0" w:color="auto"/>
              <w:bottom w:val="nil"/>
              <w:right w:val="single" w:sz="6" w:space="0" w:color="auto"/>
            </w:tcBorders>
            <w:shd w:val="clear" w:color="auto" w:fill="auto"/>
            <w:vAlign w:val="center"/>
            <w:hideMark/>
          </w:tcPr>
          <w:p w14:paraId="56829713"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05" w:type="dxa"/>
            <w:tcBorders>
              <w:top w:val="nil"/>
              <w:left w:val="single" w:sz="6" w:space="0" w:color="auto"/>
              <w:bottom w:val="nil"/>
              <w:right w:val="single" w:sz="6" w:space="0" w:color="auto"/>
            </w:tcBorders>
            <w:shd w:val="clear" w:color="auto" w:fill="auto"/>
            <w:vAlign w:val="center"/>
            <w:hideMark/>
          </w:tcPr>
          <w:p w14:paraId="6AEA9827"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05" w:type="dxa"/>
            <w:tcBorders>
              <w:top w:val="nil"/>
              <w:left w:val="single" w:sz="6" w:space="0" w:color="auto"/>
              <w:bottom w:val="nil"/>
              <w:right w:val="single" w:sz="6" w:space="0" w:color="auto"/>
            </w:tcBorders>
            <w:shd w:val="clear" w:color="auto" w:fill="auto"/>
            <w:vAlign w:val="center"/>
            <w:hideMark/>
          </w:tcPr>
          <w:p w14:paraId="44DC11B8"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9A09BEE" w14:textId="77777777" w:rsidR="00FF4F1F" w:rsidRPr="0073281B" w:rsidRDefault="00FF4F1F">
            <w:pPr>
              <w:spacing w:after="0" w:line="240" w:lineRule="auto"/>
              <w:rPr>
                <w:rFonts w:ascii="Times New Roman" w:eastAsia="Times New Roman" w:hAnsi="Times New Roman" w:cs="Times New Roman"/>
                <w:sz w:val="24"/>
                <w:szCs w:val="24"/>
                <w:lang w:val="en-GB" w:eastAsia="en-GB"/>
              </w:rPr>
            </w:pPr>
          </w:p>
        </w:tc>
      </w:tr>
      <w:tr w:rsidR="00FF4F1F" w:rsidRPr="002032A8" w14:paraId="1F9949A5" w14:textId="77777777">
        <w:trPr>
          <w:trHeight w:val="300"/>
        </w:trPr>
        <w:tc>
          <w:tcPr>
            <w:tcW w:w="5940" w:type="dxa"/>
            <w:tcBorders>
              <w:top w:val="nil"/>
              <w:left w:val="single" w:sz="6" w:space="0" w:color="auto"/>
              <w:bottom w:val="nil"/>
              <w:right w:val="single" w:sz="6" w:space="0" w:color="auto"/>
            </w:tcBorders>
            <w:shd w:val="clear" w:color="auto" w:fill="auto"/>
            <w:hideMark/>
          </w:tcPr>
          <w:p w14:paraId="3734D2FF" w14:textId="77777777" w:rsidR="00FF4F1F" w:rsidRPr="0073281B" w:rsidRDefault="00FF4F1F">
            <w:pPr>
              <w:spacing w:after="0" w:line="240" w:lineRule="auto"/>
              <w:ind w:left="855" w:hanging="285"/>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2.1.4 Which hypothesis(-es) is (are) to be tested? </w:t>
            </w:r>
          </w:p>
        </w:tc>
        <w:tc>
          <w:tcPr>
            <w:tcW w:w="840" w:type="dxa"/>
            <w:tcBorders>
              <w:top w:val="nil"/>
              <w:left w:val="single" w:sz="6" w:space="0" w:color="auto"/>
              <w:bottom w:val="nil"/>
              <w:right w:val="single" w:sz="6" w:space="0" w:color="auto"/>
            </w:tcBorders>
            <w:shd w:val="clear" w:color="auto" w:fill="auto"/>
            <w:vAlign w:val="center"/>
            <w:hideMark/>
          </w:tcPr>
          <w:p w14:paraId="008F5A1B"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05" w:type="dxa"/>
            <w:tcBorders>
              <w:top w:val="nil"/>
              <w:left w:val="single" w:sz="6" w:space="0" w:color="auto"/>
              <w:bottom w:val="nil"/>
              <w:right w:val="single" w:sz="6" w:space="0" w:color="auto"/>
            </w:tcBorders>
            <w:shd w:val="clear" w:color="auto" w:fill="auto"/>
            <w:vAlign w:val="center"/>
            <w:hideMark/>
          </w:tcPr>
          <w:p w14:paraId="16806CA4"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05" w:type="dxa"/>
            <w:tcBorders>
              <w:top w:val="nil"/>
              <w:left w:val="single" w:sz="6" w:space="0" w:color="auto"/>
              <w:bottom w:val="nil"/>
              <w:right w:val="single" w:sz="6" w:space="0" w:color="auto"/>
            </w:tcBorders>
            <w:shd w:val="clear" w:color="auto" w:fill="auto"/>
            <w:vAlign w:val="center"/>
            <w:hideMark/>
          </w:tcPr>
          <w:p w14:paraId="57D49736"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1B9CA79" w14:textId="77777777" w:rsidR="00FF4F1F" w:rsidRPr="0073281B" w:rsidRDefault="00FF4F1F">
            <w:pPr>
              <w:spacing w:after="0" w:line="240" w:lineRule="auto"/>
              <w:rPr>
                <w:rFonts w:ascii="Times New Roman" w:eastAsia="Times New Roman" w:hAnsi="Times New Roman" w:cs="Times New Roman"/>
                <w:sz w:val="24"/>
                <w:szCs w:val="24"/>
                <w:lang w:val="en-GB" w:eastAsia="en-GB"/>
              </w:rPr>
            </w:pPr>
          </w:p>
        </w:tc>
      </w:tr>
      <w:tr w:rsidR="00FF4F1F" w:rsidRPr="002032A8" w14:paraId="42777182" w14:textId="77777777">
        <w:trPr>
          <w:trHeight w:val="300"/>
        </w:trPr>
        <w:tc>
          <w:tcPr>
            <w:tcW w:w="5940" w:type="dxa"/>
            <w:tcBorders>
              <w:top w:val="nil"/>
              <w:left w:val="single" w:sz="6" w:space="0" w:color="auto"/>
              <w:bottom w:val="single" w:sz="6" w:space="0" w:color="auto"/>
              <w:right w:val="single" w:sz="6" w:space="0" w:color="auto"/>
            </w:tcBorders>
            <w:shd w:val="clear" w:color="auto" w:fill="auto"/>
            <w:hideMark/>
          </w:tcPr>
          <w:p w14:paraId="56AAEF92" w14:textId="77777777" w:rsidR="00FF4F1F" w:rsidRPr="0073281B" w:rsidRDefault="00FF4F1F">
            <w:pPr>
              <w:spacing w:after="0" w:line="240" w:lineRule="auto"/>
              <w:ind w:left="855" w:hanging="285"/>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xml:space="preserve">2.1.5 If applicable, that there is no </w:t>
            </w:r>
            <w:r w:rsidRPr="0073281B">
              <w:rPr>
                <w:rFonts w:ascii="Verdana" w:eastAsia="Times New Roman" w:hAnsi="Verdana" w:cs="Times New Roman"/>
                <w:i/>
                <w:iCs/>
                <w:color w:val="000000"/>
                <w:sz w:val="18"/>
                <w:szCs w:val="18"/>
                <w:lang w:val="en-GB" w:eastAsia="en-GB"/>
              </w:rPr>
              <w:t>a priori</w:t>
            </w:r>
            <w:r w:rsidRPr="0073281B">
              <w:rPr>
                <w:rFonts w:ascii="Verdana" w:eastAsia="Times New Roman" w:hAnsi="Verdana" w:cs="Times New Roman"/>
                <w:color w:val="000000"/>
                <w:sz w:val="18"/>
                <w:szCs w:val="18"/>
                <w:lang w:val="en-GB" w:eastAsia="en-GB"/>
              </w:rPr>
              <w:t xml:space="preserve"> hypothesis? </w:t>
            </w:r>
          </w:p>
        </w:tc>
        <w:tc>
          <w:tcPr>
            <w:tcW w:w="840" w:type="dxa"/>
            <w:tcBorders>
              <w:top w:val="nil"/>
              <w:left w:val="single" w:sz="6" w:space="0" w:color="auto"/>
              <w:bottom w:val="single" w:sz="6" w:space="0" w:color="auto"/>
              <w:right w:val="single" w:sz="6" w:space="0" w:color="auto"/>
            </w:tcBorders>
            <w:shd w:val="clear" w:color="auto" w:fill="auto"/>
            <w:vAlign w:val="center"/>
            <w:hideMark/>
          </w:tcPr>
          <w:p w14:paraId="76B58974"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05" w:type="dxa"/>
            <w:tcBorders>
              <w:top w:val="nil"/>
              <w:left w:val="single" w:sz="6" w:space="0" w:color="auto"/>
              <w:bottom w:val="single" w:sz="6" w:space="0" w:color="auto"/>
              <w:right w:val="single" w:sz="6" w:space="0" w:color="auto"/>
            </w:tcBorders>
            <w:shd w:val="clear" w:color="auto" w:fill="auto"/>
            <w:vAlign w:val="center"/>
            <w:hideMark/>
          </w:tcPr>
          <w:p w14:paraId="2D672A0B"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05" w:type="dxa"/>
            <w:tcBorders>
              <w:top w:val="nil"/>
              <w:left w:val="single" w:sz="6" w:space="0" w:color="auto"/>
              <w:bottom w:val="single" w:sz="6" w:space="0" w:color="auto"/>
              <w:right w:val="single" w:sz="6" w:space="0" w:color="auto"/>
            </w:tcBorders>
            <w:shd w:val="clear" w:color="auto" w:fill="auto"/>
            <w:vAlign w:val="center"/>
            <w:hideMark/>
          </w:tcPr>
          <w:p w14:paraId="69C4A80F"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8702CE7" w14:textId="77777777" w:rsidR="00FF4F1F" w:rsidRPr="0073281B" w:rsidRDefault="00FF4F1F">
            <w:pPr>
              <w:spacing w:after="0" w:line="240" w:lineRule="auto"/>
              <w:rPr>
                <w:rFonts w:ascii="Times New Roman" w:eastAsia="Times New Roman" w:hAnsi="Times New Roman" w:cs="Times New Roman"/>
                <w:sz w:val="24"/>
                <w:szCs w:val="24"/>
                <w:lang w:val="en-GB" w:eastAsia="en-GB"/>
              </w:rPr>
            </w:pPr>
          </w:p>
        </w:tc>
      </w:tr>
    </w:tbl>
    <w:p w14:paraId="7B4A6F06"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color w:val="000000"/>
          <w:sz w:val="18"/>
          <w:szCs w:val="18"/>
          <w:lang w:eastAsia="en-GB"/>
        </w:rPr>
        <w:t>Comments: </w:t>
      </w:r>
    </w:p>
    <w:p w14:paraId="71924179"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color w:val="000000"/>
          <w:sz w:val="18"/>
          <w:szCs w:val="18"/>
          <w:lang w:eastAsia="en-GB"/>
        </w:rPr>
        <w:t> </w:t>
      </w:r>
    </w:p>
    <w:p w14:paraId="12E6A862"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00"/>
        <w:gridCol w:w="735"/>
        <w:gridCol w:w="705"/>
        <w:gridCol w:w="705"/>
        <w:gridCol w:w="1440"/>
      </w:tblGrid>
      <w:tr w:rsidR="00FF4F1F" w:rsidRPr="002A2E36" w14:paraId="1D76C34A"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35D680F5"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u w:val="single"/>
                <w:lang w:eastAsia="en-GB"/>
              </w:rPr>
              <w:t>Section 3: Study design</w:t>
            </w:r>
            <w:r w:rsidRPr="002A2E36">
              <w:rPr>
                <w:rFonts w:ascii="Verdana" w:eastAsia="Times New Roman" w:hAnsi="Verdana" w:cs="Times New Roman"/>
                <w:color w:val="000000"/>
                <w:sz w:val="18"/>
                <w:szCs w:val="18"/>
                <w:lang w:eastAsia="en-GB"/>
              </w:rPr>
              <w:t> </w:t>
            </w:r>
          </w:p>
        </w:tc>
        <w:tc>
          <w:tcPr>
            <w:tcW w:w="735" w:type="dxa"/>
            <w:tcBorders>
              <w:top w:val="single" w:sz="6" w:space="0" w:color="auto"/>
              <w:left w:val="single" w:sz="6" w:space="0" w:color="auto"/>
              <w:bottom w:val="single" w:sz="6" w:space="0" w:color="auto"/>
              <w:right w:val="single" w:sz="6" w:space="0" w:color="auto"/>
            </w:tcBorders>
            <w:shd w:val="clear" w:color="auto" w:fill="auto"/>
            <w:hideMark/>
          </w:tcPr>
          <w:p w14:paraId="011E0A2E"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Yes</w:t>
            </w:r>
            <w:r w:rsidRPr="002A2E36">
              <w:rPr>
                <w:rFonts w:ascii="Verdana" w:eastAsia="Times New Roman" w:hAnsi="Verdana" w:cs="Times New Roman"/>
                <w:color w:val="000000"/>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78792BA6"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No</w:t>
            </w:r>
            <w:r w:rsidRPr="002A2E36">
              <w:rPr>
                <w:rFonts w:ascii="Verdana" w:eastAsia="Times New Roman" w:hAnsi="Verdana" w:cs="Times New Roman"/>
                <w:color w:val="000000"/>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5B8C6E33"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N/A</w:t>
            </w:r>
            <w:r w:rsidRPr="002A2E36">
              <w:rPr>
                <w:rFonts w:ascii="Verdana" w:eastAsia="Times New Roman" w:hAnsi="Verdana" w:cs="Times New Roman"/>
                <w:color w:val="000000"/>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356C7950"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Section Number</w:t>
            </w:r>
            <w:r w:rsidRPr="002A2E36">
              <w:rPr>
                <w:rFonts w:ascii="Verdana" w:eastAsia="Times New Roman" w:hAnsi="Verdana" w:cs="Times New Roman"/>
                <w:color w:val="000000"/>
                <w:sz w:val="18"/>
                <w:szCs w:val="18"/>
                <w:lang w:eastAsia="en-GB"/>
              </w:rPr>
              <w:t> </w:t>
            </w:r>
          </w:p>
        </w:tc>
      </w:tr>
      <w:tr w:rsidR="00FF4F1F" w:rsidRPr="002032A8" w14:paraId="5161F072"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702E9D76" w14:textId="77777777" w:rsidR="00FF4F1F" w:rsidRPr="0073281B" w:rsidRDefault="00FF4F1F">
            <w:pPr>
              <w:spacing w:after="0" w:line="240" w:lineRule="auto"/>
              <w:ind w:left="570" w:hanging="570"/>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3.1</w:t>
            </w:r>
            <w:r w:rsidRPr="0073281B">
              <w:rPr>
                <w:rFonts w:ascii="Calibri" w:eastAsia="Times New Roman" w:hAnsi="Calibri" w:cs="Calibri"/>
                <w:color w:val="000000"/>
                <w:sz w:val="18"/>
                <w:szCs w:val="18"/>
                <w:lang w:val="en-GB" w:eastAsia="en-GB"/>
              </w:rPr>
              <w:tab/>
            </w:r>
            <w:r w:rsidRPr="0073281B">
              <w:rPr>
                <w:rFonts w:ascii="Verdana" w:eastAsia="Times New Roman" w:hAnsi="Verdana" w:cs="Times New Roman"/>
                <w:color w:val="000000"/>
                <w:sz w:val="18"/>
                <w:szCs w:val="18"/>
                <w:lang w:val="en-GB" w:eastAsia="en-GB"/>
              </w:rPr>
              <w:t>Is the study design described? (e.g. cohort, case-control, cross-sectional, other design)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5B9ED2"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X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E8A7F2"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7FB799"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B32366"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8.1 Study type and Study Design </w:t>
            </w:r>
          </w:p>
        </w:tc>
      </w:tr>
      <w:tr w:rsidR="00FF4F1F" w:rsidRPr="002032A8" w14:paraId="06CA4E1B"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355230F0" w14:textId="77777777" w:rsidR="00FF4F1F" w:rsidRPr="0073281B" w:rsidRDefault="00FF4F1F">
            <w:pPr>
              <w:spacing w:after="0" w:line="240" w:lineRule="auto"/>
              <w:ind w:left="570" w:hanging="570"/>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3.2</w:t>
            </w:r>
            <w:r w:rsidRPr="0073281B">
              <w:rPr>
                <w:rFonts w:ascii="Calibri" w:eastAsia="Times New Roman" w:hAnsi="Calibri" w:cs="Calibri"/>
                <w:color w:val="000000"/>
                <w:sz w:val="18"/>
                <w:szCs w:val="18"/>
                <w:lang w:val="en-GB" w:eastAsia="en-GB"/>
              </w:rPr>
              <w:tab/>
            </w:r>
            <w:r w:rsidRPr="0073281B">
              <w:rPr>
                <w:rFonts w:ascii="Verdana" w:eastAsia="Times New Roman" w:hAnsi="Verdana" w:cs="Times New Roman"/>
                <w:color w:val="000000"/>
                <w:sz w:val="18"/>
                <w:szCs w:val="18"/>
                <w:lang w:val="en-GB" w:eastAsia="en-GB"/>
              </w:rPr>
              <w:t>Does the protocol specify whether the study is based on primary, secondary or combined data collection?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2C33C4"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color w:val="000000"/>
                <w:sz w:val="18"/>
                <w:szCs w:val="18"/>
                <w:lang w:val="en-GB" w:eastAsia="en-GB"/>
              </w:rPr>
              <w:t> </w:t>
            </w:r>
            <w:r w:rsidRPr="002A2E36">
              <w:rPr>
                <w:rFonts w:ascii="Verdana" w:eastAsia="Times New Roman" w:hAnsi="Verdana" w:cs="Times New Roman"/>
                <w:color w:val="000000"/>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CAB21C"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1F8FB9"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D984D8"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8.2 Study Setting and Data Sources </w:t>
            </w:r>
          </w:p>
        </w:tc>
      </w:tr>
      <w:tr w:rsidR="00FF4F1F" w:rsidRPr="002A2E36" w14:paraId="78F7976E"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1A230A33" w14:textId="77777777" w:rsidR="00FF4F1F" w:rsidRPr="0073281B" w:rsidRDefault="00FF4F1F">
            <w:pPr>
              <w:spacing w:after="0" w:line="240" w:lineRule="auto"/>
              <w:ind w:left="570" w:hanging="570"/>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3.3</w:t>
            </w:r>
            <w:r w:rsidRPr="0073281B">
              <w:rPr>
                <w:rFonts w:ascii="Calibri" w:eastAsia="Times New Roman" w:hAnsi="Calibri" w:cs="Calibri"/>
                <w:color w:val="000000"/>
                <w:sz w:val="18"/>
                <w:szCs w:val="18"/>
                <w:lang w:val="en-GB" w:eastAsia="en-GB"/>
              </w:rPr>
              <w:tab/>
            </w:r>
            <w:r w:rsidRPr="0073281B">
              <w:rPr>
                <w:rFonts w:ascii="Verdana" w:eastAsia="Times New Roman" w:hAnsi="Verdana" w:cs="Times New Roman"/>
                <w:color w:val="000000"/>
                <w:sz w:val="18"/>
                <w:szCs w:val="18"/>
                <w:lang w:val="en-GB" w:eastAsia="en-GB"/>
              </w:rPr>
              <w:t>Does the protocol specify measures of occurrence? (e.g., rate, risk, prevalence)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4AF655"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color w:val="000000"/>
                <w:sz w:val="18"/>
                <w:szCs w:val="18"/>
                <w:lang w:val="en-GB" w:eastAsia="en-GB"/>
              </w:rPr>
              <w:t> </w:t>
            </w:r>
            <w:r w:rsidRPr="002A2E36">
              <w:rPr>
                <w:rFonts w:ascii="Verdana" w:eastAsia="Times New Roman" w:hAnsi="Verdana" w:cs="Times New Roman"/>
                <w:color w:val="000000"/>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D8F05F"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8A5004"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2C8BAF"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8.8 Analysis </w:t>
            </w:r>
          </w:p>
        </w:tc>
      </w:tr>
      <w:tr w:rsidR="00FF4F1F" w:rsidRPr="002A2E36" w14:paraId="69179650"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4D795584" w14:textId="77777777" w:rsidR="00FF4F1F" w:rsidRPr="0073281B" w:rsidRDefault="00FF4F1F">
            <w:pPr>
              <w:spacing w:after="0" w:line="240" w:lineRule="auto"/>
              <w:ind w:left="570" w:hanging="570"/>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lastRenderedPageBreak/>
              <w:t>3.4</w:t>
            </w:r>
            <w:r w:rsidRPr="0073281B">
              <w:rPr>
                <w:rFonts w:ascii="Calibri" w:eastAsia="Times New Roman" w:hAnsi="Calibri" w:cs="Calibri"/>
                <w:color w:val="000000"/>
                <w:sz w:val="18"/>
                <w:szCs w:val="18"/>
                <w:lang w:val="en-GB" w:eastAsia="en-GB"/>
              </w:rPr>
              <w:tab/>
            </w:r>
            <w:r w:rsidRPr="0073281B">
              <w:rPr>
                <w:rFonts w:ascii="Verdana" w:eastAsia="Times New Roman" w:hAnsi="Verdana" w:cs="Times New Roman"/>
                <w:color w:val="000000"/>
                <w:sz w:val="18"/>
                <w:szCs w:val="18"/>
                <w:lang w:val="en-GB" w:eastAsia="en-GB"/>
              </w:rPr>
              <w:t>Does the protocol specify measure(s) of association? (e.g. risk, odds ratio, excess risk, rate ratio, hazard ratio, risk/rate difference, number needed to harm (NNH))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D27ADA"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color w:val="000000"/>
                <w:sz w:val="18"/>
                <w:szCs w:val="18"/>
                <w:lang w:val="en-GB" w:eastAsia="en-GB"/>
              </w:rPr>
              <w:t> </w:t>
            </w:r>
            <w:r w:rsidRPr="002A2E36">
              <w:rPr>
                <w:rFonts w:ascii="Verdana" w:eastAsia="Times New Roman" w:hAnsi="Verdana" w:cs="Times New Roman"/>
                <w:color w:val="000000"/>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BFC521"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FA44DA"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302C1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8.8 Analysis </w:t>
            </w:r>
          </w:p>
        </w:tc>
      </w:tr>
      <w:tr w:rsidR="00FF4F1F" w:rsidRPr="002A2E36" w14:paraId="7DF39A3A"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48EE6ADB" w14:textId="77777777" w:rsidR="00FF4F1F" w:rsidRPr="0073281B" w:rsidRDefault="00FF4F1F">
            <w:pPr>
              <w:spacing w:after="0" w:line="240" w:lineRule="auto"/>
              <w:ind w:left="570" w:hanging="570"/>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3.5</w:t>
            </w:r>
            <w:r w:rsidRPr="0073281B">
              <w:rPr>
                <w:rFonts w:ascii="Calibri" w:eastAsia="Times New Roman" w:hAnsi="Calibri" w:cs="Calibri"/>
                <w:color w:val="000000"/>
                <w:sz w:val="18"/>
                <w:szCs w:val="18"/>
                <w:lang w:val="en-GB" w:eastAsia="en-GB"/>
              </w:rPr>
              <w:tab/>
            </w:r>
            <w:r w:rsidRPr="0073281B">
              <w:rPr>
                <w:rFonts w:ascii="Verdana" w:eastAsia="Times New Roman" w:hAnsi="Verdana" w:cs="Times New Roman"/>
                <w:color w:val="000000"/>
                <w:sz w:val="18"/>
                <w:szCs w:val="18"/>
                <w:lang w:val="en-GB" w:eastAsia="en-GB"/>
              </w:rPr>
              <w:t>Does the protocol describe the approach for the collection and reporting of adverse events/adverse reactions? (e.g. adverse events that will not be collected in case of primary data collection)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862DB2"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93F336"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E627AD"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X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8CCF25"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r>
    </w:tbl>
    <w:p w14:paraId="05709078"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color w:val="000000"/>
          <w:sz w:val="18"/>
          <w:szCs w:val="18"/>
          <w:lang w:eastAsia="en-GB"/>
        </w:rPr>
        <w:t>Comments: </w:t>
      </w:r>
    </w:p>
    <w:p w14:paraId="4A630690"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color w:val="000000"/>
          <w:sz w:val="18"/>
          <w:szCs w:val="18"/>
          <w:lang w:eastAsia="en-GB"/>
        </w:rPr>
        <w:t> </w:t>
      </w:r>
    </w:p>
    <w:p w14:paraId="53FF9A47"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30"/>
        <w:gridCol w:w="900"/>
        <w:gridCol w:w="750"/>
        <w:gridCol w:w="1050"/>
        <w:gridCol w:w="1755"/>
      </w:tblGrid>
      <w:tr w:rsidR="00FF4F1F" w:rsidRPr="002A2E36" w14:paraId="2C2B9E16" w14:textId="77777777">
        <w:trPr>
          <w:trHeight w:val="300"/>
        </w:trPr>
        <w:tc>
          <w:tcPr>
            <w:tcW w:w="5130" w:type="dxa"/>
            <w:tcBorders>
              <w:top w:val="single" w:sz="6" w:space="0" w:color="auto"/>
              <w:left w:val="single" w:sz="6" w:space="0" w:color="auto"/>
              <w:bottom w:val="single" w:sz="6" w:space="0" w:color="auto"/>
              <w:right w:val="single" w:sz="6" w:space="0" w:color="auto"/>
            </w:tcBorders>
            <w:shd w:val="clear" w:color="auto" w:fill="auto"/>
            <w:hideMark/>
          </w:tcPr>
          <w:p w14:paraId="0FCE7914"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b/>
                <w:bCs/>
                <w:color w:val="000000"/>
                <w:sz w:val="18"/>
                <w:szCs w:val="18"/>
                <w:u w:val="single"/>
                <w:lang w:val="en-GB" w:eastAsia="en-GB"/>
              </w:rPr>
              <w:t>Section 4: Source and study populations</w:t>
            </w:r>
            <w:r w:rsidRPr="0073281B">
              <w:rPr>
                <w:rFonts w:ascii="Verdana" w:eastAsia="Times New Roman" w:hAnsi="Verdana" w:cs="Times New Roman"/>
                <w:color w:val="000000"/>
                <w:sz w:val="18"/>
                <w:szCs w:val="18"/>
                <w:lang w:val="en-GB" w:eastAsia="en-GB"/>
              </w:rPr>
              <w:t>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7F079B3A"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Yes</w:t>
            </w:r>
            <w:r w:rsidRPr="002A2E36">
              <w:rPr>
                <w:rFonts w:ascii="Verdana" w:eastAsia="Times New Roman" w:hAnsi="Verdana" w:cs="Times New Roman"/>
                <w:color w:val="000000"/>
                <w:sz w:val="18"/>
                <w:szCs w:val="18"/>
                <w:lang w:eastAsia="en-GB"/>
              </w:rPr>
              <w:t> </w:t>
            </w:r>
          </w:p>
        </w:tc>
        <w:tc>
          <w:tcPr>
            <w:tcW w:w="750" w:type="dxa"/>
            <w:tcBorders>
              <w:top w:val="single" w:sz="6" w:space="0" w:color="auto"/>
              <w:left w:val="single" w:sz="6" w:space="0" w:color="auto"/>
              <w:bottom w:val="single" w:sz="6" w:space="0" w:color="auto"/>
              <w:right w:val="single" w:sz="6" w:space="0" w:color="auto"/>
            </w:tcBorders>
            <w:shd w:val="clear" w:color="auto" w:fill="auto"/>
            <w:hideMark/>
          </w:tcPr>
          <w:p w14:paraId="61DAEB4A"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No</w:t>
            </w:r>
            <w:r w:rsidRPr="002A2E36">
              <w:rPr>
                <w:rFonts w:ascii="Verdana" w:eastAsia="Times New Roman" w:hAnsi="Verdana" w:cs="Times New Roman"/>
                <w:color w:val="000000"/>
                <w:sz w:val="18"/>
                <w:szCs w:val="18"/>
                <w:lang w:eastAsia="en-GB"/>
              </w:rPr>
              <w:t> </w:t>
            </w:r>
          </w:p>
        </w:tc>
        <w:tc>
          <w:tcPr>
            <w:tcW w:w="1050" w:type="dxa"/>
            <w:tcBorders>
              <w:top w:val="single" w:sz="6" w:space="0" w:color="auto"/>
              <w:left w:val="single" w:sz="6" w:space="0" w:color="auto"/>
              <w:bottom w:val="single" w:sz="6" w:space="0" w:color="auto"/>
              <w:right w:val="single" w:sz="6" w:space="0" w:color="auto"/>
            </w:tcBorders>
            <w:shd w:val="clear" w:color="auto" w:fill="auto"/>
            <w:hideMark/>
          </w:tcPr>
          <w:p w14:paraId="26817364"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N/A</w:t>
            </w:r>
            <w:r w:rsidRPr="002A2E36">
              <w:rPr>
                <w:rFonts w:ascii="Verdana" w:eastAsia="Times New Roman" w:hAnsi="Verdana" w:cs="Times New Roman"/>
                <w:color w:val="000000"/>
                <w:sz w:val="18"/>
                <w:szCs w:val="18"/>
                <w:lang w:eastAsia="en-GB"/>
              </w:rPr>
              <w:t> </w:t>
            </w:r>
          </w:p>
        </w:tc>
        <w:tc>
          <w:tcPr>
            <w:tcW w:w="1755" w:type="dxa"/>
            <w:tcBorders>
              <w:top w:val="single" w:sz="6" w:space="0" w:color="auto"/>
              <w:left w:val="single" w:sz="6" w:space="0" w:color="auto"/>
              <w:bottom w:val="single" w:sz="6" w:space="0" w:color="auto"/>
              <w:right w:val="single" w:sz="6" w:space="0" w:color="auto"/>
            </w:tcBorders>
            <w:shd w:val="clear" w:color="auto" w:fill="auto"/>
            <w:hideMark/>
          </w:tcPr>
          <w:p w14:paraId="4F348052" w14:textId="77777777" w:rsidR="00FF4F1F" w:rsidRPr="002A2E36" w:rsidRDefault="00FF4F1F">
            <w:pPr>
              <w:spacing w:after="0" w:line="240" w:lineRule="auto"/>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b/>
                <w:bCs/>
                <w:color w:val="000000"/>
                <w:sz w:val="18"/>
                <w:szCs w:val="18"/>
                <w:lang w:eastAsia="en-GB"/>
              </w:rPr>
              <w:t>Section Number</w:t>
            </w:r>
            <w:r w:rsidRPr="002A2E36">
              <w:rPr>
                <w:rFonts w:ascii="Verdana" w:eastAsia="Times New Roman" w:hAnsi="Verdana" w:cs="Times New Roman"/>
                <w:color w:val="000000"/>
                <w:sz w:val="18"/>
                <w:szCs w:val="18"/>
                <w:lang w:eastAsia="en-GB"/>
              </w:rPr>
              <w:t> </w:t>
            </w:r>
          </w:p>
        </w:tc>
      </w:tr>
      <w:tr w:rsidR="00FF4F1F" w:rsidRPr="002A2E36" w14:paraId="2BAE478A" w14:textId="77777777">
        <w:trPr>
          <w:trHeight w:val="300"/>
        </w:trPr>
        <w:tc>
          <w:tcPr>
            <w:tcW w:w="5130" w:type="dxa"/>
            <w:tcBorders>
              <w:top w:val="single" w:sz="6" w:space="0" w:color="auto"/>
              <w:left w:val="single" w:sz="6" w:space="0" w:color="auto"/>
              <w:bottom w:val="single" w:sz="6" w:space="0" w:color="auto"/>
              <w:right w:val="single" w:sz="6" w:space="0" w:color="auto"/>
            </w:tcBorders>
            <w:shd w:val="clear" w:color="auto" w:fill="auto"/>
            <w:hideMark/>
          </w:tcPr>
          <w:p w14:paraId="205C72BC" w14:textId="77777777" w:rsidR="00FF4F1F" w:rsidRPr="0073281B" w:rsidRDefault="00FF4F1F">
            <w:pPr>
              <w:spacing w:after="0" w:line="240" w:lineRule="auto"/>
              <w:ind w:left="570" w:hanging="570"/>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4.1</w:t>
            </w:r>
            <w:r w:rsidRPr="0073281B">
              <w:rPr>
                <w:rFonts w:ascii="Calibri" w:eastAsia="Times New Roman" w:hAnsi="Calibri" w:cs="Calibri"/>
                <w:color w:val="000000"/>
                <w:sz w:val="18"/>
                <w:szCs w:val="18"/>
                <w:lang w:val="en-GB" w:eastAsia="en-GB"/>
              </w:rPr>
              <w:tab/>
            </w:r>
            <w:r w:rsidRPr="0073281B">
              <w:rPr>
                <w:rFonts w:ascii="Verdana" w:eastAsia="Times New Roman" w:hAnsi="Verdana" w:cs="Times New Roman"/>
                <w:color w:val="000000"/>
                <w:sz w:val="18"/>
                <w:szCs w:val="18"/>
                <w:lang w:val="en-GB" w:eastAsia="en-GB"/>
              </w:rPr>
              <w:t>Is the source population described?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AA4761"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X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8106BE"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0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EC6AD6"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7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CB55FA"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8.5 Study Population </w:t>
            </w:r>
          </w:p>
        </w:tc>
      </w:tr>
      <w:tr w:rsidR="00FF4F1F" w:rsidRPr="002032A8" w14:paraId="1D0DA1C3" w14:textId="77777777">
        <w:trPr>
          <w:trHeight w:val="300"/>
        </w:trPr>
        <w:tc>
          <w:tcPr>
            <w:tcW w:w="5130" w:type="dxa"/>
            <w:tcBorders>
              <w:top w:val="single" w:sz="6" w:space="0" w:color="auto"/>
              <w:left w:val="single" w:sz="6" w:space="0" w:color="auto"/>
              <w:bottom w:val="nil"/>
              <w:right w:val="single" w:sz="6" w:space="0" w:color="auto"/>
            </w:tcBorders>
            <w:shd w:val="clear" w:color="auto" w:fill="auto"/>
            <w:hideMark/>
          </w:tcPr>
          <w:p w14:paraId="57FB4C61" w14:textId="77777777" w:rsidR="00FF4F1F" w:rsidRPr="0073281B" w:rsidRDefault="00FF4F1F">
            <w:pPr>
              <w:spacing w:after="0" w:line="240" w:lineRule="auto"/>
              <w:ind w:left="570" w:hanging="570"/>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4.2</w:t>
            </w:r>
            <w:r w:rsidRPr="0073281B">
              <w:rPr>
                <w:rFonts w:ascii="Calibri" w:eastAsia="Times New Roman" w:hAnsi="Calibri" w:cs="Calibri"/>
                <w:color w:val="000000"/>
                <w:sz w:val="18"/>
                <w:szCs w:val="18"/>
                <w:lang w:val="en-GB" w:eastAsia="en-GB"/>
              </w:rPr>
              <w:tab/>
            </w:r>
            <w:r w:rsidRPr="0073281B">
              <w:rPr>
                <w:rFonts w:ascii="Verdana" w:eastAsia="Times New Roman" w:hAnsi="Verdana" w:cs="Times New Roman"/>
                <w:color w:val="000000"/>
                <w:sz w:val="18"/>
                <w:szCs w:val="18"/>
                <w:lang w:val="en-GB" w:eastAsia="en-GB"/>
              </w:rPr>
              <w:t>Is the planned study population defined in terms of: </w:t>
            </w:r>
          </w:p>
        </w:tc>
        <w:tc>
          <w:tcPr>
            <w:tcW w:w="900" w:type="dxa"/>
            <w:tcBorders>
              <w:top w:val="single" w:sz="6" w:space="0" w:color="auto"/>
              <w:left w:val="single" w:sz="6" w:space="0" w:color="auto"/>
              <w:bottom w:val="nil"/>
              <w:right w:val="single" w:sz="6" w:space="0" w:color="auto"/>
            </w:tcBorders>
            <w:shd w:val="clear" w:color="auto" w:fill="auto"/>
            <w:vAlign w:val="center"/>
            <w:hideMark/>
          </w:tcPr>
          <w:p w14:paraId="5EADF782"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750" w:type="dxa"/>
            <w:tcBorders>
              <w:top w:val="single" w:sz="6" w:space="0" w:color="auto"/>
              <w:left w:val="single" w:sz="6" w:space="0" w:color="auto"/>
              <w:bottom w:val="nil"/>
              <w:right w:val="single" w:sz="6" w:space="0" w:color="auto"/>
            </w:tcBorders>
            <w:shd w:val="clear" w:color="auto" w:fill="auto"/>
            <w:vAlign w:val="center"/>
            <w:hideMark/>
          </w:tcPr>
          <w:p w14:paraId="52FD2100"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1050" w:type="dxa"/>
            <w:tcBorders>
              <w:top w:val="single" w:sz="6" w:space="0" w:color="auto"/>
              <w:left w:val="single" w:sz="6" w:space="0" w:color="auto"/>
              <w:bottom w:val="nil"/>
              <w:right w:val="single" w:sz="6" w:space="0" w:color="auto"/>
            </w:tcBorders>
            <w:shd w:val="clear" w:color="auto" w:fill="auto"/>
            <w:vAlign w:val="center"/>
            <w:hideMark/>
          </w:tcPr>
          <w:p w14:paraId="53E7D09E" w14:textId="77777777" w:rsidR="00FF4F1F" w:rsidRPr="0073281B" w:rsidRDefault="00FF4F1F">
            <w:pPr>
              <w:spacing w:after="0" w:line="240" w:lineRule="auto"/>
              <w:ind w:left="495" w:hanging="495"/>
              <w:jc w:val="center"/>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c>
          <w:tcPr>
            <w:tcW w:w="1755" w:type="dxa"/>
            <w:tcBorders>
              <w:top w:val="single" w:sz="6" w:space="0" w:color="auto"/>
              <w:left w:val="single" w:sz="6" w:space="0" w:color="auto"/>
              <w:bottom w:val="nil"/>
              <w:right w:val="single" w:sz="6" w:space="0" w:color="auto"/>
            </w:tcBorders>
            <w:shd w:val="clear" w:color="auto" w:fill="auto"/>
            <w:vAlign w:val="center"/>
            <w:hideMark/>
          </w:tcPr>
          <w:p w14:paraId="7F3B3282"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 </w:t>
            </w:r>
          </w:p>
        </w:tc>
      </w:tr>
      <w:tr w:rsidR="00FF4F1F" w:rsidRPr="002A2E36" w14:paraId="348B4E3C" w14:textId="77777777">
        <w:trPr>
          <w:trHeight w:val="300"/>
        </w:trPr>
        <w:tc>
          <w:tcPr>
            <w:tcW w:w="5130" w:type="dxa"/>
            <w:tcBorders>
              <w:top w:val="nil"/>
              <w:left w:val="single" w:sz="6" w:space="0" w:color="auto"/>
              <w:bottom w:val="nil"/>
              <w:right w:val="single" w:sz="6" w:space="0" w:color="auto"/>
            </w:tcBorders>
            <w:shd w:val="clear" w:color="auto" w:fill="auto"/>
            <w:hideMark/>
          </w:tcPr>
          <w:p w14:paraId="2F03651F" w14:textId="77777777" w:rsidR="00FF4F1F" w:rsidRPr="002A2E36" w:rsidRDefault="00FF4F1F">
            <w:pPr>
              <w:spacing w:after="0" w:line="240" w:lineRule="auto"/>
              <w:ind w:left="855" w:hanging="285"/>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4.2.1 Study time period </w:t>
            </w:r>
          </w:p>
        </w:tc>
        <w:tc>
          <w:tcPr>
            <w:tcW w:w="900" w:type="dxa"/>
            <w:tcBorders>
              <w:top w:val="nil"/>
              <w:left w:val="single" w:sz="6" w:space="0" w:color="auto"/>
              <w:bottom w:val="nil"/>
              <w:right w:val="single" w:sz="6" w:space="0" w:color="auto"/>
            </w:tcBorders>
            <w:shd w:val="clear" w:color="auto" w:fill="auto"/>
            <w:vAlign w:val="center"/>
            <w:hideMark/>
          </w:tcPr>
          <w:p w14:paraId="304B2157"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750" w:type="dxa"/>
            <w:tcBorders>
              <w:top w:val="nil"/>
              <w:left w:val="single" w:sz="6" w:space="0" w:color="auto"/>
              <w:bottom w:val="nil"/>
              <w:right w:val="single" w:sz="6" w:space="0" w:color="auto"/>
            </w:tcBorders>
            <w:shd w:val="clear" w:color="auto" w:fill="auto"/>
            <w:vAlign w:val="center"/>
            <w:hideMark/>
          </w:tcPr>
          <w:p w14:paraId="4D4AE098"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050" w:type="dxa"/>
            <w:tcBorders>
              <w:top w:val="nil"/>
              <w:left w:val="single" w:sz="6" w:space="0" w:color="auto"/>
              <w:bottom w:val="nil"/>
              <w:right w:val="single" w:sz="6" w:space="0" w:color="auto"/>
            </w:tcBorders>
            <w:shd w:val="clear" w:color="auto" w:fill="auto"/>
            <w:vAlign w:val="center"/>
            <w:hideMark/>
          </w:tcPr>
          <w:p w14:paraId="4C9706D4"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755" w:type="dxa"/>
            <w:tcBorders>
              <w:top w:val="nil"/>
              <w:left w:val="single" w:sz="6" w:space="0" w:color="auto"/>
              <w:bottom w:val="nil"/>
              <w:right w:val="single" w:sz="6" w:space="0" w:color="auto"/>
            </w:tcBorders>
            <w:shd w:val="clear" w:color="auto" w:fill="auto"/>
            <w:vAlign w:val="center"/>
            <w:hideMark/>
          </w:tcPr>
          <w:p w14:paraId="58EDC429"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8.3 Study Period </w:t>
            </w:r>
          </w:p>
        </w:tc>
      </w:tr>
      <w:tr w:rsidR="00FF4F1F" w:rsidRPr="002A2E36" w14:paraId="73587F0D" w14:textId="77777777">
        <w:trPr>
          <w:trHeight w:val="300"/>
        </w:trPr>
        <w:tc>
          <w:tcPr>
            <w:tcW w:w="5130" w:type="dxa"/>
            <w:tcBorders>
              <w:top w:val="nil"/>
              <w:left w:val="single" w:sz="6" w:space="0" w:color="auto"/>
              <w:bottom w:val="nil"/>
              <w:right w:val="single" w:sz="6" w:space="0" w:color="auto"/>
            </w:tcBorders>
            <w:shd w:val="clear" w:color="auto" w:fill="auto"/>
            <w:hideMark/>
          </w:tcPr>
          <w:p w14:paraId="5F451881" w14:textId="77777777" w:rsidR="00FF4F1F" w:rsidRPr="002A2E36" w:rsidRDefault="00FF4F1F">
            <w:pPr>
              <w:spacing w:after="0" w:line="240" w:lineRule="auto"/>
              <w:ind w:left="855" w:hanging="285"/>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4.2.2 Age and sex </w:t>
            </w:r>
          </w:p>
        </w:tc>
        <w:tc>
          <w:tcPr>
            <w:tcW w:w="900" w:type="dxa"/>
            <w:tcBorders>
              <w:top w:val="nil"/>
              <w:left w:val="single" w:sz="6" w:space="0" w:color="auto"/>
              <w:bottom w:val="nil"/>
              <w:right w:val="single" w:sz="6" w:space="0" w:color="auto"/>
            </w:tcBorders>
            <w:shd w:val="clear" w:color="auto" w:fill="auto"/>
            <w:vAlign w:val="center"/>
            <w:hideMark/>
          </w:tcPr>
          <w:p w14:paraId="78C9FC5A"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X</w:t>
            </w:r>
          </w:p>
        </w:tc>
        <w:tc>
          <w:tcPr>
            <w:tcW w:w="750" w:type="dxa"/>
            <w:tcBorders>
              <w:top w:val="nil"/>
              <w:left w:val="single" w:sz="6" w:space="0" w:color="auto"/>
              <w:bottom w:val="nil"/>
              <w:right w:val="single" w:sz="6" w:space="0" w:color="auto"/>
            </w:tcBorders>
            <w:shd w:val="clear" w:color="auto" w:fill="auto"/>
            <w:vAlign w:val="center"/>
            <w:hideMark/>
          </w:tcPr>
          <w:p w14:paraId="77E313AF"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050" w:type="dxa"/>
            <w:tcBorders>
              <w:top w:val="nil"/>
              <w:left w:val="single" w:sz="6" w:space="0" w:color="auto"/>
              <w:bottom w:val="nil"/>
              <w:right w:val="single" w:sz="6" w:space="0" w:color="auto"/>
            </w:tcBorders>
            <w:shd w:val="clear" w:color="auto" w:fill="auto"/>
            <w:vAlign w:val="center"/>
            <w:hideMark/>
          </w:tcPr>
          <w:p w14:paraId="5D771EAD"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755" w:type="dxa"/>
            <w:tcBorders>
              <w:top w:val="nil"/>
              <w:left w:val="single" w:sz="6" w:space="0" w:color="auto"/>
              <w:bottom w:val="nil"/>
              <w:right w:val="single" w:sz="6" w:space="0" w:color="auto"/>
            </w:tcBorders>
            <w:shd w:val="clear" w:color="auto" w:fill="auto"/>
            <w:vAlign w:val="center"/>
            <w:hideMark/>
          </w:tcPr>
          <w:p w14:paraId="3DE0C7A9"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8.6.3. Other covariates </w:t>
            </w:r>
          </w:p>
        </w:tc>
      </w:tr>
      <w:tr w:rsidR="00FF4F1F" w:rsidRPr="002032A8" w14:paraId="5F54ABAE" w14:textId="77777777">
        <w:trPr>
          <w:trHeight w:val="300"/>
        </w:trPr>
        <w:tc>
          <w:tcPr>
            <w:tcW w:w="5130" w:type="dxa"/>
            <w:tcBorders>
              <w:top w:val="nil"/>
              <w:left w:val="single" w:sz="6" w:space="0" w:color="auto"/>
              <w:bottom w:val="nil"/>
              <w:right w:val="single" w:sz="6" w:space="0" w:color="auto"/>
            </w:tcBorders>
            <w:shd w:val="clear" w:color="auto" w:fill="auto"/>
            <w:hideMark/>
          </w:tcPr>
          <w:p w14:paraId="250EFBB4" w14:textId="77777777" w:rsidR="00FF4F1F" w:rsidRPr="002A2E36" w:rsidRDefault="00FF4F1F">
            <w:pPr>
              <w:spacing w:after="0" w:line="240" w:lineRule="auto"/>
              <w:ind w:left="855" w:hanging="285"/>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4.2.3 Country of origin </w:t>
            </w:r>
          </w:p>
        </w:tc>
        <w:tc>
          <w:tcPr>
            <w:tcW w:w="900" w:type="dxa"/>
            <w:tcBorders>
              <w:top w:val="nil"/>
              <w:left w:val="single" w:sz="6" w:space="0" w:color="auto"/>
              <w:bottom w:val="nil"/>
              <w:right w:val="single" w:sz="6" w:space="0" w:color="auto"/>
            </w:tcBorders>
            <w:shd w:val="clear" w:color="auto" w:fill="auto"/>
            <w:vAlign w:val="center"/>
            <w:hideMark/>
          </w:tcPr>
          <w:p w14:paraId="4ADAE41C"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750" w:type="dxa"/>
            <w:tcBorders>
              <w:top w:val="nil"/>
              <w:left w:val="single" w:sz="6" w:space="0" w:color="auto"/>
              <w:bottom w:val="nil"/>
              <w:right w:val="single" w:sz="6" w:space="0" w:color="auto"/>
            </w:tcBorders>
            <w:shd w:val="clear" w:color="auto" w:fill="auto"/>
            <w:vAlign w:val="center"/>
            <w:hideMark/>
          </w:tcPr>
          <w:p w14:paraId="4A6DD718"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050" w:type="dxa"/>
            <w:tcBorders>
              <w:top w:val="nil"/>
              <w:left w:val="single" w:sz="6" w:space="0" w:color="auto"/>
              <w:bottom w:val="nil"/>
              <w:right w:val="single" w:sz="6" w:space="0" w:color="auto"/>
            </w:tcBorders>
            <w:shd w:val="clear" w:color="auto" w:fill="auto"/>
            <w:vAlign w:val="center"/>
            <w:hideMark/>
          </w:tcPr>
          <w:p w14:paraId="72E19426"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755" w:type="dxa"/>
            <w:tcBorders>
              <w:top w:val="nil"/>
              <w:left w:val="single" w:sz="6" w:space="0" w:color="auto"/>
              <w:bottom w:val="nil"/>
              <w:right w:val="single" w:sz="6" w:space="0" w:color="auto"/>
            </w:tcBorders>
            <w:shd w:val="clear" w:color="auto" w:fill="auto"/>
            <w:vAlign w:val="center"/>
            <w:hideMark/>
          </w:tcPr>
          <w:p w14:paraId="52FD6D3D"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8.2 Study Setting and Data Sources </w:t>
            </w:r>
          </w:p>
        </w:tc>
      </w:tr>
      <w:tr w:rsidR="00FF4F1F" w:rsidRPr="002A2E36" w14:paraId="5B24F1E0" w14:textId="77777777">
        <w:trPr>
          <w:trHeight w:val="300"/>
        </w:trPr>
        <w:tc>
          <w:tcPr>
            <w:tcW w:w="5130" w:type="dxa"/>
            <w:tcBorders>
              <w:top w:val="nil"/>
              <w:left w:val="single" w:sz="6" w:space="0" w:color="auto"/>
              <w:bottom w:val="nil"/>
              <w:right w:val="single" w:sz="6" w:space="0" w:color="auto"/>
            </w:tcBorders>
            <w:shd w:val="clear" w:color="auto" w:fill="auto"/>
            <w:hideMark/>
          </w:tcPr>
          <w:p w14:paraId="4E4B08FA" w14:textId="77777777" w:rsidR="00FF4F1F" w:rsidRPr="002A2E36" w:rsidRDefault="00FF4F1F">
            <w:pPr>
              <w:spacing w:after="0" w:line="240" w:lineRule="auto"/>
              <w:ind w:left="855" w:hanging="285"/>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4.2.4 Disease/indication </w:t>
            </w:r>
          </w:p>
        </w:tc>
        <w:tc>
          <w:tcPr>
            <w:tcW w:w="900" w:type="dxa"/>
            <w:tcBorders>
              <w:top w:val="nil"/>
              <w:left w:val="single" w:sz="6" w:space="0" w:color="auto"/>
              <w:bottom w:val="nil"/>
              <w:right w:val="single" w:sz="6" w:space="0" w:color="auto"/>
            </w:tcBorders>
            <w:shd w:val="clear" w:color="auto" w:fill="auto"/>
            <w:vAlign w:val="center"/>
            <w:hideMark/>
          </w:tcPr>
          <w:p w14:paraId="2FA445B3"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750" w:type="dxa"/>
            <w:tcBorders>
              <w:top w:val="nil"/>
              <w:left w:val="single" w:sz="6" w:space="0" w:color="auto"/>
              <w:bottom w:val="nil"/>
              <w:right w:val="single" w:sz="6" w:space="0" w:color="auto"/>
            </w:tcBorders>
            <w:shd w:val="clear" w:color="auto" w:fill="auto"/>
            <w:vAlign w:val="center"/>
            <w:hideMark/>
          </w:tcPr>
          <w:p w14:paraId="4C12A690"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050" w:type="dxa"/>
            <w:tcBorders>
              <w:top w:val="nil"/>
              <w:left w:val="single" w:sz="6" w:space="0" w:color="auto"/>
              <w:bottom w:val="nil"/>
              <w:right w:val="single" w:sz="6" w:space="0" w:color="auto"/>
            </w:tcBorders>
            <w:shd w:val="clear" w:color="auto" w:fill="auto"/>
            <w:vAlign w:val="center"/>
            <w:hideMark/>
          </w:tcPr>
          <w:p w14:paraId="028CC78B"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755" w:type="dxa"/>
            <w:tcBorders>
              <w:top w:val="nil"/>
              <w:left w:val="single" w:sz="6" w:space="0" w:color="auto"/>
              <w:bottom w:val="nil"/>
              <w:right w:val="single" w:sz="6" w:space="0" w:color="auto"/>
            </w:tcBorders>
            <w:shd w:val="clear" w:color="auto" w:fill="auto"/>
            <w:vAlign w:val="center"/>
            <w:hideMark/>
          </w:tcPr>
          <w:p w14:paraId="6DCFE22E"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8.6.1. Exposures </w:t>
            </w:r>
          </w:p>
        </w:tc>
      </w:tr>
      <w:tr w:rsidR="00FF4F1F" w:rsidRPr="002A2E36" w14:paraId="33A7AE80" w14:textId="77777777">
        <w:trPr>
          <w:trHeight w:val="300"/>
        </w:trPr>
        <w:tc>
          <w:tcPr>
            <w:tcW w:w="5130" w:type="dxa"/>
            <w:tcBorders>
              <w:top w:val="nil"/>
              <w:left w:val="single" w:sz="6" w:space="0" w:color="auto"/>
              <w:bottom w:val="single" w:sz="6" w:space="0" w:color="auto"/>
              <w:right w:val="single" w:sz="6" w:space="0" w:color="auto"/>
            </w:tcBorders>
            <w:shd w:val="clear" w:color="auto" w:fill="auto"/>
            <w:hideMark/>
          </w:tcPr>
          <w:p w14:paraId="33601630" w14:textId="77777777" w:rsidR="00FF4F1F" w:rsidRPr="002A2E36" w:rsidRDefault="00FF4F1F">
            <w:pPr>
              <w:spacing w:after="0" w:line="240" w:lineRule="auto"/>
              <w:ind w:left="855" w:hanging="285"/>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4.2.5 Duration of follow-up </w:t>
            </w:r>
          </w:p>
        </w:tc>
        <w:tc>
          <w:tcPr>
            <w:tcW w:w="900" w:type="dxa"/>
            <w:tcBorders>
              <w:top w:val="nil"/>
              <w:left w:val="single" w:sz="6" w:space="0" w:color="auto"/>
              <w:bottom w:val="single" w:sz="6" w:space="0" w:color="auto"/>
              <w:right w:val="single" w:sz="6" w:space="0" w:color="auto"/>
            </w:tcBorders>
            <w:shd w:val="clear" w:color="auto" w:fill="auto"/>
            <w:vAlign w:val="center"/>
            <w:hideMark/>
          </w:tcPr>
          <w:p w14:paraId="083FF3ED"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750" w:type="dxa"/>
            <w:tcBorders>
              <w:top w:val="nil"/>
              <w:left w:val="single" w:sz="6" w:space="0" w:color="auto"/>
              <w:bottom w:val="single" w:sz="6" w:space="0" w:color="auto"/>
              <w:right w:val="single" w:sz="6" w:space="0" w:color="auto"/>
            </w:tcBorders>
            <w:shd w:val="clear" w:color="auto" w:fill="auto"/>
            <w:vAlign w:val="center"/>
            <w:hideMark/>
          </w:tcPr>
          <w:p w14:paraId="187D7F53"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050" w:type="dxa"/>
            <w:tcBorders>
              <w:top w:val="nil"/>
              <w:left w:val="single" w:sz="6" w:space="0" w:color="auto"/>
              <w:bottom w:val="single" w:sz="6" w:space="0" w:color="auto"/>
              <w:right w:val="single" w:sz="6" w:space="0" w:color="auto"/>
            </w:tcBorders>
            <w:shd w:val="clear" w:color="auto" w:fill="auto"/>
            <w:vAlign w:val="center"/>
            <w:hideMark/>
          </w:tcPr>
          <w:p w14:paraId="218A5DC8"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755" w:type="dxa"/>
            <w:tcBorders>
              <w:top w:val="nil"/>
              <w:left w:val="single" w:sz="6" w:space="0" w:color="auto"/>
              <w:bottom w:val="single" w:sz="6" w:space="0" w:color="auto"/>
              <w:right w:val="single" w:sz="6" w:space="0" w:color="auto"/>
            </w:tcBorders>
            <w:shd w:val="clear" w:color="auto" w:fill="auto"/>
            <w:vAlign w:val="center"/>
            <w:hideMark/>
          </w:tcPr>
          <w:p w14:paraId="543C983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8.4 Follow-up </w:t>
            </w:r>
          </w:p>
        </w:tc>
      </w:tr>
      <w:tr w:rsidR="00FF4F1F" w:rsidRPr="002032A8" w14:paraId="26B36736" w14:textId="77777777">
        <w:trPr>
          <w:trHeight w:val="300"/>
        </w:trPr>
        <w:tc>
          <w:tcPr>
            <w:tcW w:w="5130" w:type="dxa"/>
            <w:tcBorders>
              <w:top w:val="single" w:sz="6" w:space="0" w:color="auto"/>
              <w:left w:val="single" w:sz="6" w:space="0" w:color="auto"/>
              <w:bottom w:val="single" w:sz="6" w:space="0" w:color="auto"/>
              <w:right w:val="single" w:sz="6" w:space="0" w:color="auto"/>
            </w:tcBorders>
            <w:shd w:val="clear" w:color="auto" w:fill="auto"/>
            <w:hideMark/>
          </w:tcPr>
          <w:p w14:paraId="42DE3366" w14:textId="77777777" w:rsidR="00FF4F1F" w:rsidRPr="002A2E36" w:rsidRDefault="00FF4F1F">
            <w:pPr>
              <w:spacing w:after="0" w:line="240" w:lineRule="auto"/>
              <w:ind w:left="570" w:hanging="570"/>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color w:val="000000"/>
                <w:sz w:val="18"/>
                <w:szCs w:val="18"/>
                <w:lang w:val="en-GB" w:eastAsia="en-GB"/>
              </w:rPr>
              <w:t>4.3</w:t>
            </w:r>
            <w:r w:rsidRPr="0073281B">
              <w:rPr>
                <w:rFonts w:ascii="Calibri" w:eastAsia="Times New Roman" w:hAnsi="Calibri" w:cs="Calibri"/>
                <w:color w:val="000000"/>
                <w:sz w:val="18"/>
                <w:szCs w:val="18"/>
                <w:lang w:val="en-GB" w:eastAsia="en-GB"/>
              </w:rPr>
              <w:tab/>
            </w:r>
            <w:r w:rsidRPr="0073281B">
              <w:rPr>
                <w:rFonts w:ascii="Verdana" w:eastAsia="Times New Roman" w:hAnsi="Verdana" w:cs="Times New Roman"/>
                <w:color w:val="000000"/>
                <w:sz w:val="18"/>
                <w:szCs w:val="18"/>
                <w:lang w:val="en-GB" w:eastAsia="en-GB"/>
              </w:rPr>
              <w:t xml:space="preserve">Does the protocol define how the study population will be sampled from the source population? </w:t>
            </w:r>
            <w:r w:rsidRPr="002A2E36">
              <w:rPr>
                <w:rFonts w:ascii="Verdana" w:eastAsia="Times New Roman" w:hAnsi="Verdana" w:cs="Times New Roman"/>
                <w:color w:val="000000"/>
                <w:sz w:val="18"/>
                <w:szCs w:val="18"/>
                <w:lang w:eastAsia="en-GB"/>
              </w:rPr>
              <w:t>(e.g. event or inclusion/exclusion criteria)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66B428"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X</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1A5625"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0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67ADB2" w14:textId="77777777" w:rsidR="00FF4F1F" w:rsidRPr="002A2E36" w:rsidRDefault="00FF4F1F">
            <w:pPr>
              <w:spacing w:after="0" w:line="240" w:lineRule="auto"/>
              <w:ind w:left="495" w:hanging="495"/>
              <w:jc w:val="center"/>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 </w:t>
            </w:r>
          </w:p>
        </w:tc>
        <w:tc>
          <w:tcPr>
            <w:tcW w:w="17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7F60D9"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color w:val="000000"/>
                <w:sz w:val="18"/>
                <w:szCs w:val="18"/>
                <w:lang w:val="en-GB" w:eastAsia="en-GB"/>
              </w:rPr>
              <w:t>8.5 Study Population with inclusion and exclusion criteria </w:t>
            </w:r>
          </w:p>
        </w:tc>
      </w:tr>
    </w:tbl>
    <w:p w14:paraId="4B8B3831"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color w:val="000000"/>
          <w:sz w:val="18"/>
          <w:szCs w:val="18"/>
          <w:lang w:eastAsia="en-GB"/>
        </w:rPr>
        <w:t>Comments: </w:t>
      </w:r>
    </w:p>
    <w:p w14:paraId="36F784C5"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color w:val="000000"/>
          <w:sz w:val="18"/>
          <w:szCs w:val="18"/>
          <w:lang w:eastAsia="en-GB"/>
        </w:rPr>
        <w:t> </w:t>
      </w:r>
    </w:p>
    <w:p w14:paraId="50AD52A8" w14:textId="77777777" w:rsidR="00FF4F1F" w:rsidRPr="00167316" w:rsidRDefault="00FF4F1F" w:rsidP="00FF4F1F">
      <w:pPr>
        <w:spacing w:after="0" w:line="240" w:lineRule="auto"/>
        <w:textAlignment w:val="baseline"/>
        <w:rPr>
          <w:rFonts w:ascii="Segoe UI" w:eastAsia="Times New Roman" w:hAnsi="Segoe UI" w:cs="Segoe UI"/>
          <w:b/>
          <w:bCs/>
          <w:sz w:val="18"/>
          <w:szCs w:val="18"/>
          <w:u w:val="single"/>
          <w:lang w:eastAsia="en-GB"/>
        </w:rPr>
      </w:pPr>
      <w:r w:rsidRPr="002A2E36">
        <w:rPr>
          <w:rFonts w:ascii="Verdana" w:eastAsia="Times New Roman" w:hAnsi="Verdana" w:cs="Segoe UI"/>
          <w:sz w:val="20"/>
          <w:szCs w:val="20"/>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15"/>
        <w:gridCol w:w="735"/>
        <w:gridCol w:w="705"/>
        <w:gridCol w:w="705"/>
        <w:gridCol w:w="1440"/>
      </w:tblGrid>
      <w:tr w:rsidR="00FF4F1F" w:rsidRPr="00167316" w14:paraId="46BD2BDB"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2448CFC0"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val="en-GB" w:eastAsia="en-GB"/>
              </w:rPr>
            </w:pPr>
            <w:r w:rsidRPr="00167316">
              <w:rPr>
                <w:rFonts w:ascii="Verdana" w:eastAsia="Times New Roman" w:hAnsi="Verdana" w:cs="Times New Roman"/>
                <w:b/>
                <w:bCs/>
                <w:sz w:val="18"/>
                <w:szCs w:val="18"/>
                <w:u w:val="single"/>
                <w:lang w:val="en-GB" w:eastAsia="en-GB"/>
              </w:rPr>
              <w:t>Section 5: Exposure definition and measurement </w:t>
            </w:r>
          </w:p>
        </w:tc>
        <w:tc>
          <w:tcPr>
            <w:tcW w:w="735" w:type="dxa"/>
            <w:tcBorders>
              <w:top w:val="single" w:sz="6" w:space="0" w:color="auto"/>
              <w:left w:val="single" w:sz="6" w:space="0" w:color="auto"/>
              <w:bottom w:val="single" w:sz="6" w:space="0" w:color="auto"/>
              <w:right w:val="single" w:sz="6" w:space="0" w:color="auto"/>
            </w:tcBorders>
            <w:shd w:val="clear" w:color="auto" w:fill="auto"/>
            <w:hideMark/>
          </w:tcPr>
          <w:p w14:paraId="1856AEA0"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Yes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5075FA9A"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No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591BD4EA"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N/A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1BC3EF39"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Number </w:t>
            </w:r>
          </w:p>
        </w:tc>
      </w:tr>
      <w:tr w:rsidR="00FF4F1F" w:rsidRPr="002A2E36" w14:paraId="3C861CD3"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62485BB4"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5.1</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describe how the study exposure is defined and measured? (e.g. operational details for defining and categorising exposure, measurement of dose and duration of drug exposure)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F2FED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27D1B4"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A4BE6E"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2A6C35"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8.6.1. Exposures </w:t>
            </w:r>
          </w:p>
        </w:tc>
      </w:tr>
      <w:tr w:rsidR="00FF4F1F" w:rsidRPr="002A2E36" w14:paraId="5462DB47"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000C8FF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5.2</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 xml:space="preserve">Does the protocol address the validity of the exposure measurement? </w:t>
            </w:r>
            <w:r w:rsidRPr="002A2E36">
              <w:rPr>
                <w:rFonts w:ascii="Verdana" w:eastAsia="Times New Roman" w:hAnsi="Verdana" w:cs="Times New Roman"/>
                <w:sz w:val="18"/>
                <w:szCs w:val="18"/>
                <w:lang w:eastAsia="en-GB"/>
              </w:rPr>
              <w:t>(e.g. precision, accuracy, use of validation sub-study)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FBAAE1"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D763C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1B183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X</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7CD0C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r>
      <w:tr w:rsidR="00FF4F1F" w:rsidRPr="002A2E36" w14:paraId="43671FD6"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6F832355"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5.3</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Is exposure categorised according to time windows?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EF6D5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426704"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76D81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4C1FA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8.6.1. Exposures </w:t>
            </w:r>
          </w:p>
        </w:tc>
      </w:tr>
      <w:tr w:rsidR="00FF4F1F" w:rsidRPr="002A2E36" w14:paraId="46E7EF9E"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663D2A3C"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5.4</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Is intensity of exposure addressed?  </w:t>
            </w:r>
          </w:p>
          <w:p w14:paraId="538A234D"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(e.g. dose, duration)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79233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4860C0"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B47E1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56181E"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8.6.1. Exposures </w:t>
            </w:r>
          </w:p>
        </w:tc>
      </w:tr>
      <w:tr w:rsidR="00FF4F1F" w:rsidRPr="002A2E36" w14:paraId="7276564D"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4AE06D7E"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5.5</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Is exposure categorised based on biological mechanism of action and taking into account the pharmacokinetics and pharmacodynamics of the drug?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D56699"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CDBDAA"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F22AE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64BB6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r>
      <w:tr w:rsidR="00FF4F1F" w:rsidRPr="002A2E36" w14:paraId="680CCFC7"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40D9B9CA"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5.6</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Is (are) (an) appropriate comparator(s) identified?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B950EC"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62661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F28F9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7B5F89"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color w:val="000000"/>
                <w:sz w:val="18"/>
                <w:szCs w:val="18"/>
                <w:lang w:eastAsia="en-GB"/>
              </w:rPr>
              <w:t>8.8 Analysis </w:t>
            </w:r>
          </w:p>
        </w:tc>
      </w:tr>
    </w:tbl>
    <w:p w14:paraId="4E8BEA4C"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Comments: </w:t>
      </w:r>
    </w:p>
    <w:p w14:paraId="68A839C0"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p w14:paraId="18BC7A48"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00"/>
        <w:gridCol w:w="735"/>
        <w:gridCol w:w="705"/>
        <w:gridCol w:w="705"/>
        <w:gridCol w:w="1440"/>
      </w:tblGrid>
      <w:tr w:rsidR="00FF4F1F" w:rsidRPr="002A2E36" w14:paraId="372A88AF"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11ABD57B"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val="en-GB" w:eastAsia="en-GB"/>
              </w:rPr>
            </w:pPr>
            <w:r w:rsidRPr="00167316">
              <w:rPr>
                <w:rFonts w:ascii="Verdana" w:eastAsia="Times New Roman" w:hAnsi="Verdana" w:cs="Times New Roman"/>
                <w:b/>
                <w:bCs/>
                <w:sz w:val="18"/>
                <w:szCs w:val="18"/>
                <w:u w:val="single"/>
                <w:lang w:val="en-GB" w:eastAsia="en-GB"/>
              </w:rPr>
              <w:t>Section 6: Outcome definition and measurement </w:t>
            </w:r>
          </w:p>
        </w:tc>
        <w:tc>
          <w:tcPr>
            <w:tcW w:w="735" w:type="dxa"/>
            <w:tcBorders>
              <w:top w:val="single" w:sz="6" w:space="0" w:color="auto"/>
              <w:left w:val="single" w:sz="6" w:space="0" w:color="auto"/>
              <w:bottom w:val="single" w:sz="6" w:space="0" w:color="auto"/>
              <w:right w:val="single" w:sz="6" w:space="0" w:color="auto"/>
            </w:tcBorders>
            <w:shd w:val="clear" w:color="auto" w:fill="auto"/>
            <w:hideMark/>
          </w:tcPr>
          <w:p w14:paraId="08298171"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Yes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3B57708B"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No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24854995"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N/A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28649EBD"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Number </w:t>
            </w:r>
          </w:p>
        </w:tc>
      </w:tr>
      <w:tr w:rsidR="00FF4F1F" w:rsidRPr="002A2E36" w14:paraId="3BC40CF5"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75CA7B1C"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6.1</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specify the primary and secondary (if applicable) outcome(s) to be investigated?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E1E3B2" w14:textId="0C6B8A8E"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E90DB0"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BEF3AC" w14:textId="07F5AB5A"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r w:rsidR="00382A35">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970C6A" w14:textId="6D78B663"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r w:rsidR="00FF4F1F" w:rsidRPr="002A2E36" w14:paraId="45423B80"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6B31F3A9"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6.2</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describe how the outcomes are defined and measured?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5D805E" w14:textId="76BB59A8"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129E9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5AFE37" w14:textId="6E6731FD"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r w:rsidR="00382A35">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D76B75" w14:textId="4AF9DB84"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r w:rsidR="00FF4F1F" w:rsidRPr="002A2E36" w14:paraId="58F324D5"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18F168BB"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lastRenderedPageBreak/>
              <w:t>6.3</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address the validity of outcome measurement? (e.g. precision, accuracy, sensitivity, specificity, positive predictive value, use of validation sub-study)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4B8F80"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CCD280"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B470C2"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56BF3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r>
      <w:tr w:rsidR="00FF4F1F" w:rsidRPr="002A2E36" w14:paraId="2BC1C1A7"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02D8D686"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6.4</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describe specific outcomes relevant for Health Technology Assessment? (e.g. HRQoL, QALYs, DALYS, health care services utilisation, burden of disease or treatment, compliance, disease management)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AA8FAC"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568DC8"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8A096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975C6E"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r>
    </w:tbl>
    <w:p w14:paraId="432EF2DE"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Comments: </w:t>
      </w:r>
    </w:p>
    <w:p w14:paraId="7B280842"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p w14:paraId="49D1D578" w14:textId="77777777" w:rsidR="00FF4F1F" w:rsidRPr="00167316" w:rsidRDefault="00FF4F1F" w:rsidP="00FF4F1F">
      <w:pPr>
        <w:spacing w:after="0" w:line="240" w:lineRule="auto"/>
        <w:textAlignment w:val="baseline"/>
        <w:rPr>
          <w:rFonts w:ascii="Segoe UI" w:eastAsia="Times New Roman" w:hAnsi="Segoe UI" w:cs="Segoe UI"/>
          <w:b/>
          <w:bCs/>
          <w:sz w:val="18"/>
          <w:szCs w:val="18"/>
          <w:u w:val="single"/>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15"/>
        <w:gridCol w:w="735"/>
        <w:gridCol w:w="705"/>
        <w:gridCol w:w="705"/>
        <w:gridCol w:w="1440"/>
      </w:tblGrid>
      <w:tr w:rsidR="00FF4F1F" w:rsidRPr="00167316" w14:paraId="798EAEDE"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11F7426D"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7: Bias </w:t>
            </w:r>
          </w:p>
        </w:tc>
        <w:tc>
          <w:tcPr>
            <w:tcW w:w="735" w:type="dxa"/>
            <w:tcBorders>
              <w:top w:val="single" w:sz="6" w:space="0" w:color="auto"/>
              <w:left w:val="single" w:sz="6" w:space="0" w:color="auto"/>
              <w:bottom w:val="single" w:sz="6" w:space="0" w:color="auto"/>
              <w:right w:val="single" w:sz="6" w:space="0" w:color="auto"/>
            </w:tcBorders>
            <w:shd w:val="clear" w:color="auto" w:fill="auto"/>
            <w:hideMark/>
          </w:tcPr>
          <w:p w14:paraId="55BBFD4E"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Yes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27F16B89"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No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73B72435"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N/A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53F5035B"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Number </w:t>
            </w:r>
          </w:p>
        </w:tc>
      </w:tr>
      <w:tr w:rsidR="00FF4F1F" w:rsidRPr="002A2E36" w14:paraId="156DDA04"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71D781AB"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7.1</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address ways to measure confounding? (e.g. confounding by indication)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96633F" w14:textId="767A2C78"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6A57E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BB2809" w14:textId="5448CC16"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r w:rsidR="004B445D">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4BFBC97F" w14:textId="07CA49B4"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r w:rsidR="00FF4F1F" w:rsidRPr="002A2E36" w14:paraId="085F25B4"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32518CDE"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7.2</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address selection bias? (e.g. healthy user/adherer bias)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95EA13"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41DB67"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8AEC0A"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748E0B94"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r>
      <w:tr w:rsidR="00FF4F1F" w:rsidRPr="002A2E36" w14:paraId="3C6FA34C"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45362476"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7.3</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address information bias? (e.g. misclassification of exposure and outcomes, time-related bias)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2193F0" w14:textId="4808ECA2"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354C8F"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C6D2C8" w14:textId="196AD234"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r w:rsidR="004B445D">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29910B6A" w14:textId="320ED614"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bl>
    <w:p w14:paraId="21D86085"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Comments: </w:t>
      </w:r>
    </w:p>
    <w:p w14:paraId="04FB93DB"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p w14:paraId="4263DB40"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00"/>
        <w:gridCol w:w="735"/>
        <w:gridCol w:w="705"/>
        <w:gridCol w:w="705"/>
        <w:gridCol w:w="1440"/>
      </w:tblGrid>
      <w:tr w:rsidR="00FF4F1F" w:rsidRPr="002A2E36" w14:paraId="71E14286"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0BDF03EA"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8: Effect measure modification </w:t>
            </w:r>
          </w:p>
        </w:tc>
        <w:tc>
          <w:tcPr>
            <w:tcW w:w="735" w:type="dxa"/>
            <w:tcBorders>
              <w:top w:val="single" w:sz="6" w:space="0" w:color="auto"/>
              <w:left w:val="single" w:sz="6" w:space="0" w:color="auto"/>
              <w:bottom w:val="single" w:sz="6" w:space="0" w:color="auto"/>
              <w:right w:val="single" w:sz="6" w:space="0" w:color="auto"/>
            </w:tcBorders>
            <w:shd w:val="clear" w:color="auto" w:fill="auto"/>
            <w:hideMark/>
          </w:tcPr>
          <w:p w14:paraId="05A5DD70"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Yes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472CB25B"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No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18C32E65"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N/A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12D78A4C"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Number </w:t>
            </w:r>
          </w:p>
        </w:tc>
      </w:tr>
      <w:tr w:rsidR="00FF4F1F" w:rsidRPr="002A2E36" w14:paraId="0DD80EDC"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69C2025E"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8.1</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address effect modifiers? (e.g. collection of data on known effect modifiers, sub-group analyses, anticipated direction of effect)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E1BB5F" w14:textId="35D4F6AC"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DE0294"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15C427" w14:textId="7E379826"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r w:rsidR="004B445D">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12E496" w14:textId="4607EA8B"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bl>
    <w:p w14:paraId="34BEC286"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Comments: </w:t>
      </w:r>
    </w:p>
    <w:p w14:paraId="153955CA"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p w14:paraId="539CE852"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15"/>
        <w:gridCol w:w="750"/>
        <w:gridCol w:w="720"/>
        <w:gridCol w:w="720"/>
        <w:gridCol w:w="1365"/>
      </w:tblGrid>
      <w:tr w:rsidR="00FF4F1F" w:rsidRPr="002A2E36" w14:paraId="1117EC8B"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458965A2"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9: Data sources </w:t>
            </w:r>
          </w:p>
        </w:tc>
        <w:tc>
          <w:tcPr>
            <w:tcW w:w="750" w:type="dxa"/>
            <w:tcBorders>
              <w:top w:val="single" w:sz="6" w:space="0" w:color="auto"/>
              <w:left w:val="single" w:sz="6" w:space="0" w:color="auto"/>
              <w:bottom w:val="single" w:sz="6" w:space="0" w:color="auto"/>
              <w:right w:val="single" w:sz="6" w:space="0" w:color="auto"/>
            </w:tcBorders>
            <w:shd w:val="clear" w:color="auto" w:fill="auto"/>
            <w:hideMark/>
          </w:tcPr>
          <w:p w14:paraId="430CDB82"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Yes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5F4DD408"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No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47CC0D86"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N/A </w:t>
            </w:r>
          </w:p>
        </w:tc>
        <w:tc>
          <w:tcPr>
            <w:tcW w:w="1365" w:type="dxa"/>
            <w:tcBorders>
              <w:top w:val="single" w:sz="6" w:space="0" w:color="auto"/>
              <w:left w:val="single" w:sz="6" w:space="0" w:color="auto"/>
              <w:bottom w:val="single" w:sz="6" w:space="0" w:color="auto"/>
              <w:right w:val="single" w:sz="6" w:space="0" w:color="auto"/>
            </w:tcBorders>
            <w:shd w:val="clear" w:color="auto" w:fill="auto"/>
            <w:hideMark/>
          </w:tcPr>
          <w:p w14:paraId="7A2FA69E"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Number </w:t>
            </w:r>
          </w:p>
        </w:tc>
      </w:tr>
      <w:tr w:rsidR="00FF4F1F" w:rsidRPr="002032A8" w14:paraId="301B610E"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5DDA4EC3"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9.1</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describe the data source(s) used in the study for the ascertainment of: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0C6682"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C550A2"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B334AA"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13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F8211F"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r>
      <w:tr w:rsidR="00FF4F1F" w:rsidRPr="002A2E36" w14:paraId="42DCB8EB"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256711CE"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9.1.1 Exposure? (e.g. pharmacy dispensing, general practice prescribing, claims data, self-report, face-to-face interview)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22DCC1"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7BDEE9"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2361C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3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6B77B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8.6.1. Exposures  </w:t>
            </w:r>
          </w:p>
        </w:tc>
      </w:tr>
      <w:tr w:rsidR="00FF4F1F" w:rsidRPr="002A2E36" w14:paraId="6A937EC4"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28AED894"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9.1.2 Outcomes? (e.g. clinical records, laboratory markers or values, claims data, self-report, patient interview including scales and questionnaires, vital statistics)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B76B00" w14:textId="0EBC55B2"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90B28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1E6CA4" w14:textId="5F2E4FE8"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r w:rsidR="004B445D">
              <w:rPr>
                <w:rFonts w:ascii="Verdana" w:eastAsia="Times New Roman" w:hAnsi="Verdana" w:cs="Times New Roman"/>
                <w:sz w:val="18"/>
                <w:szCs w:val="18"/>
                <w:lang w:eastAsia="en-GB"/>
              </w:rPr>
              <w:t>X</w:t>
            </w:r>
          </w:p>
        </w:tc>
        <w:tc>
          <w:tcPr>
            <w:tcW w:w="1365" w:type="dxa"/>
            <w:tcBorders>
              <w:top w:val="single" w:sz="6" w:space="0" w:color="auto"/>
              <w:left w:val="single" w:sz="6" w:space="0" w:color="auto"/>
              <w:bottom w:val="single" w:sz="6" w:space="0" w:color="auto"/>
              <w:right w:val="single" w:sz="6" w:space="0" w:color="auto"/>
            </w:tcBorders>
            <w:shd w:val="clear" w:color="auto" w:fill="auto"/>
            <w:hideMark/>
          </w:tcPr>
          <w:p w14:paraId="493AA9DE" w14:textId="38BDA9F8"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r w:rsidR="00FF4F1F" w:rsidRPr="002A2E36" w14:paraId="10E625BA"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37730C3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9.1.3 Covariates and other characteristics?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A903E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X</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07B845"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134F281"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365" w:type="dxa"/>
            <w:tcBorders>
              <w:top w:val="single" w:sz="6" w:space="0" w:color="auto"/>
              <w:left w:val="single" w:sz="6" w:space="0" w:color="auto"/>
              <w:bottom w:val="single" w:sz="6" w:space="0" w:color="auto"/>
              <w:right w:val="single" w:sz="6" w:space="0" w:color="auto"/>
            </w:tcBorders>
            <w:shd w:val="clear" w:color="auto" w:fill="auto"/>
            <w:hideMark/>
          </w:tcPr>
          <w:p w14:paraId="274804A0"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8.6.3. Other covariates </w:t>
            </w:r>
          </w:p>
        </w:tc>
      </w:tr>
      <w:tr w:rsidR="00FF4F1F" w:rsidRPr="002032A8" w14:paraId="6C10B8C7"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6841FB81"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9.2</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describe the information available from the data source(s) on: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5A60C6"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3F6EC3"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88F8B8"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13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BA886F"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r>
      <w:tr w:rsidR="00FF4F1F" w:rsidRPr="002032A8" w14:paraId="07A11D5A"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588D9BCF"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9.2.1 Exposure? (e.g. date of dispensing, drug quantity, dose, number of days of supply prescription, daily dosage,  prescriber)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9F4C29"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399351"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D55CC5"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3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54E34F"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8.2 Study Setting and Data Sources </w:t>
            </w:r>
          </w:p>
        </w:tc>
      </w:tr>
      <w:tr w:rsidR="00FF4F1F" w:rsidRPr="002032A8" w14:paraId="7A5BEFB6"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4AEFBC65"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9.2.2 Outcomes? (e.g. date of occurrence, multiple event, severity measures related to event)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1B3918" w14:textId="577C5C8B"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6A35B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9BB22D" w14:textId="6A303C0B"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r w:rsidR="004B445D">
              <w:rPr>
                <w:rFonts w:ascii="Verdana" w:eastAsia="Times New Roman" w:hAnsi="Verdana" w:cs="Times New Roman"/>
                <w:sz w:val="18"/>
                <w:szCs w:val="18"/>
                <w:lang w:eastAsia="en-GB"/>
              </w:rPr>
              <w:t>X</w:t>
            </w:r>
          </w:p>
        </w:tc>
        <w:tc>
          <w:tcPr>
            <w:tcW w:w="1365" w:type="dxa"/>
            <w:tcBorders>
              <w:top w:val="single" w:sz="6" w:space="0" w:color="auto"/>
              <w:left w:val="single" w:sz="6" w:space="0" w:color="auto"/>
              <w:bottom w:val="single" w:sz="6" w:space="0" w:color="auto"/>
              <w:right w:val="single" w:sz="6" w:space="0" w:color="auto"/>
            </w:tcBorders>
            <w:shd w:val="clear" w:color="auto" w:fill="auto"/>
            <w:hideMark/>
          </w:tcPr>
          <w:p w14:paraId="3A0F5C7D" w14:textId="58F72593"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p>
        </w:tc>
      </w:tr>
      <w:tr w:rsidR="00FF4F1F" w:rsidRPr="002032A8" w14:paraId="051B835B"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3408242F"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9.2.3 Covariates and other characteristics? (e.g. age, sex, clinical and drug use history, co-morbidity, co-medications, lifestyle)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60FDB6"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F1F26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ED379A"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365" w:type="dxa"/>
            <w:tcBorders>
              <w:top w:val="single" w:sz="6" w:space="0" w:color="auto"/>
              <w:left w:val="single" w:sz="6" w:space="0" w:color="auto"/>
              <w:bottom w:val="single" w:sz="6" w:space="0" w:color="auto"/>
              <w:right w:val="single" w:sz="6" w:space="0" w:color="auto"/>
            </w:tcBorders>
            <w:shd w:val="clear" w:color="auto" w:fill="auto"/>
            <w:hideMark/>
          </w:tcPr>
          <w:p w14:paraId="217AF526"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8.2 Study Setting and Data Sources </w:t>
            </w:r>
          </w:p>
        </w:tc>
      </w:tr>
      <w:tr w:rsidR="00FF4F1F" w:rsidRPr="002032A8" w14:paraId="7D75C134"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0B8AF7A7"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9.3</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Is a coding system described for: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4B80FB"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A009AF"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A032A7"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13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C3ED5C"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r>
      <w:tr w:rsidR="00FF4F1F" w:rsidRPr="002A2E36" w14:paraId="600118A2"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2981DF7A"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9.3.1 Exposure? (e.g. WHO Drug Dictionary, Anatomical Therapeutic Chemical (ATC) Classification System)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67214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73EE4A"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897CE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3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8972AD"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8.6.1. Exposures  </w:t>
            </w:r>
          </w:p>
        </w:tc>
      </w:tr>
      <w:tr w:rsidR="00FF4F1F" w:rsidRPr="002A2E36" w14:paraId="39EAD7DA"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251AEB20"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9.3.2 Outcomes? (e.g. International Classification of Diseases (ICD), Medical Dictionary for Regulatory Activities (MedDRA))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BAF029" w14:textId="4B2CEDB2"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9C1DF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35D0F1" w14:textId="0FB5C400"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r w:rsidR="004B445D">
              <w:rPr>
                <w:rFonts w:ascii="Verdana" w:eastAsia="Times New Roman" w:hAnsi="Verdana" w:cs="Times New Roman"/>
                <w:sz w:val="18"/>
                <w:szCs w:val="18"/>
                <w:lang w:eastAsia="en-GB"/>
              </w:rPr>
              <w:t>X</w:t>
            </w:r>
          </w:p>
        </w:tc>
        <w:tc>
          <w:tcPr>
            <w:tcW w:w="1365" w:type="dxa"/>
            <w:tcBorders>
              <w:top w:val="single" w:sz="6" w:space="0" w:color="auto"/>
              <w:left w:val="single" w:sz="6" w:space="0" w:color="auto"/>
              <w:bottom w:val="single" w:sz="6" w:space="0" w:color="auto"/>
              <w:right w:val="single" w:sz="6" w:space="0" w:color="auto"/>
            </w:tcBorders>
            <w:shd w:val="clear" w:color="auto" w:fill="auto"/>
            <w:hideMark/>
          </w:tcPr>
          <w:p w14:paraId="1D9D62FA" w14:textId="1C695385"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r w:rsidR="00FF4F1F" w:rsidRPr="002A2E36" w14:paraId="36A7E1F0"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0167A78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lastRenderedPageBreak/>
              <w:t>9.3.3 Covariates and other characteristics?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92BE0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X</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90360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74C38D"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365" w:type="dxa"/>
            <w:tcBorders>
              <w:top w:val="single" w:sz="6" w:space="0" w:color="auto"/>
              <w:left w:val="single" w:sz="6" w:space="0" w:color="auto"/>
              <w:bottom w:val="single" w:sz="6" w:space="0" w:color="auto"/>
              <w:right w:val="single" w:sz="6" w:space="0" w:color="auto"/>
            </w:tcBorders>
            <w:shd w:val="clear" w:color="auto" w:fill="auto"/>
            <w:hideMark/>
          </w:tcPr>
          <w:p w14:paraId="6D7EDB1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8.6.3. Other covariates </w:t>
            </w:r>
          </w:p>
        </w:tc>
      </w:tr>
      <w:tr w:rsidR="00FF4F1F" w:rsidRPr="002A2E36" w14:paraId="19424AD4"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61939345"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9.4</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Is a linkage method between data sources described? (e.g. based on a unique identifier or other)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85AB29"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042FB8"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A76801"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13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4DD71C"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r>
    </w:tbl>
    <w:p w14:paraId="1F3D71F2"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Comments: </w:t>
      </w:r>
    </w:p>
    <w:p w14:paraId="13491CF8"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p w14:paraId="76E91794"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15"/>
        <w:gridCol w:w="735"/>
        <w:gridCol w:w="705"/>
        <w:gridCol w:w="705"/>
        <w:gridCol w:w="1440"/>
      </w:tblGrid>
      <w:tr w:rsidR="00FF4F1F" w:rsidRPr="002A2E36" w14:paraId="5FFECBC1"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673A7F86"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10: Analysis plan </w:t>
            </w:r>
          </w:p>
        </w:tc>
        <w:tc>
          <w:tcPr>
            <w:tcW w:w="735" w:type="dxa"/>
            <w:tcBorders>
              <w:top w:val="single" w:sz="6" w:space="0" w:color="auto"/>
              <w:left w:val="single" w:sz="6" w:space="0" w:color="auto"/>
              <w:bottom w:val="single" w:sz="6" w:space="0" w:color="auto"/>
              <w:right w:val="single" w:sz="6" w:space="0" w:color="auto"/>
            </w:tcBorders>
            <w:shd w:val="clear" w:color="auto" w:fill="auto"/>
            <w:hideMark/>
          </w:tcPr>
          <w:p w14:paraId="4A3B3423"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Yes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5C4BF13D"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No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687298C9"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N/A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0F5C38E1"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Number </w:t>
            </w:r>
          </w:p>
        </w:tc>
      </w:tr>
      <w:tr w:rsidR="00FF4F1F" w:rsidRPr="002A2E36" w14:paraId="19215A3A"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4CDB97E9"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10.1</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Are the statistical methods and the reason for their choice described?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5F959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FABACA"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DCB7A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7EDE42"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8.8 Analysis </w:t>
            </w:r>
          </w:p>
        </w:tc>
      </w:tr>
      <w:tr w:rsidR="00FF4F1F" w:rsidRPr="002A2E36" w14:paraId="1E6483E3"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2F8F2B27"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10.2</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Is study size and/or statistical precision estimated?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7746F8"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EA5CBA"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F43419"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7F657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r>
      <w:tr w:rsidR="00FF4F1F" w:rsidRPr="002A2E36" w14:paraId="43C7D3D5"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11246665"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10.3</w:t>
            </w:r>
            <w:r w:rsidRPr="002A2E36">
              <w:rPr>
                <w:rFonts w:ascii="Calibri" w:eastAsia="Times New Roman" w:hAnsi="Calibri" w:cs="Calibri"/>
                <w:sz w:val="18"/>
                <w:szCs w:val="18"/>
                <w:lang w:eastAsia="en-GB"/>
              </w:rPr>
              <w:tab/>
            </w:r>
            <w:r w:rsidRPr="002A2E36">
              <w:rPr>
                <w:rFonts w:ascii="Verdana" w:eastAsia="Times New Roman" w:hAnsi="Verdana" w:cs="Times New Roman"/>
                <w:sz w:val="18"/>
                <w:szCs w:val="18"/>
                <w:lang w:eastAsia="en-GB"/>
              </w:rPr>
              <w:t>Are descriptive analyses included?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78FCBF"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84ECE1"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801DC5"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44030AF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8.8.2 Descriptive statistics </w:t>
            </w:r>
          </w:p>
        </w:tc>
      </w:tr>
      <w:tr w:rsidR="00FF4F1F" w:rsidRPr="002A2E36" w14:paraId="5B1FBB7D"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64167E20"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10.4</w:t>
            </w:r>
            <w:r w:rsidRPr="002A2E36">
              <w:rPr>
                <w:rFonts w:ascii="Calibri" w:eastAsia="Times New Roman" w:hAnsi="Calibri" w:cs="Calibri"/>
                <w:sz w:val="18"/>
                <w:szCs w:val="18"/>
                <w:lang w:eastAsia="en-GB"/>
              </w:rPr>
              <w:tab/>
            </w:r>
            <w:r w:rsidRPr="002A2E36">
              <w:rPr>
                <w:rFonts w:ascii="Verdana" w:eastAsia="Times New Roman" w:hAnsi="Verdana" w:cs="Times New Roman"/>
                <w:sz w:val="18"/>
                <w:szCs w:val="18"/>
                <w:lang w:eastAsia="en-GB"/>
              </w:rPr>
              <w:t>Are stratified analyses included?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F1731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D9B8B6"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8FF92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6F56419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8.8 Analysis </w:t>
            </w:r>
          </w:p>
        </w:tc>
      </w:tr>
      <w:tr w:rsidR="00FF4F1F" w:rsidRPr="002A2E36" w14:paraId="442E0D2E"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6B687EB4"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10.5</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plan describe methods for analytic control of confounding?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D1A67E" w14:textId="1AC083C9"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ED073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3AA1D9" w14:textId="668C69F1"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r w:rsidR="000E3E6B">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5FC5A5" w14:textId="33C93E09"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r w:rsidR="00FF4F1F" w:rsidRPr="002A2E36" w14:paraId="5B96AF32"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35BC6711"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10.6</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plan describe methods for analytic control of outcome misclassification?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CACA59" w14:textId="7924FB10"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C183A2"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E3CCBE" w14:textId="44EDFD8E"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r w:rsidR="000E3E6B">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328EA3" w14:textId="4A5D9FEF"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r w:rsidR="00FF4F1F" w:rsidRPr="002A2E36" w14:paraId="73D77FF4"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3ECC02E8"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10.7</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plan describe methods for handling missing data?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984DC8"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ECC0C7"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AC8B4E"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68F04D"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r>
      <w:tr w:rsidR="00FF4F1F" w:rsidRPr="002A2E36" w14:paraId="4D2F65FF"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2D54A682"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10.8</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Are relevant sensitivity analyses described?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848E3D" w14:textId="7AE6FAAF"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5178CD"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94249E" w14:textId="19700E72"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r w:rsidR="00373157">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454D9A90" w14:textId="0A2C1286"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p>
        </w:tc>
      </w:tr>
    </w:tbl>
    <w:p w14:paraId="2E68BFC1"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Comments: </w:t>
      </w:r>
    </w:p>
    <w:p w14:paraId="039119F8"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p w14:paraId="709E042D"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25"/>
        <w:gridCol w:w="810"/>
        <w:gridCol w:w="705"/>
        <w:gridCol w:w="705"/>
        <w:gridCol w:w="1440"/>
      </w:tblGrid>
      <w:tr w:rsidR="00FF4F1F" w:rsidRPr="002A2E36" w14:paraId="52704E43" w14:textId="77777777">
        <w:trPr>
          <w:trHeight w:val="300"/>
        </w:trPr>
        <w:tc>
          <w:tcPr>
            <w:tcW w:w="5925" w:type="dxa"/>
            <w:tcBorders>
              <w:top w:val="single" w:sz="6" w:space="0" w:color="auto"/>
              <w:left w:val="single" w:sz="6" w:space="0" w:color="auto"/>
              <w:bottom w:val="single" w:sz="6" w:space="0" w:color="auto"/>
              <w:right w:val="single" w:sz="6" w:space="0" w:color="auto"/>
            </w:tcBorders>
            <w:shd w:val="clear" w:color="auto" w:fill="auto"/>
            <w:hideMark/>
          </w:tcPr>
          <w:p w14:paraId="79131E51"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val="en-GB" w:eastAsia="en-GB"/>
              </w:rPr>
            </w:pPr>
            <w:r w:rsidRPr="00167316">
              <w:rPr>
                <w:rFonts w:ascii="Verdana" w:eastAsia="Times New Roman" w:hAnsi="Verdana" w:cs="Times New Roman"/>
                <w:b/>
                <w:bCs/>
                <w:sz w:val="18"/>
                <w:szCs w:val="18"/>
                <w:u w:val="single"/>
                <w:lang w:val="en-GB" w:eastAsia="en-GB"/>
              </w:rPr>
              <w:t>Section 11: Data management and quality control </w:t>
            </w:r>
          </w:p>
        </w:tc>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6D7EFFE3"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Yes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3C2B880C"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No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6D0F1371"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N/A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7669C325"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Number </w:t>
            </w:r>
          </w:p>
        </w:tc>
      </w:tr>
      <w:tr w:rsidR="00FF4F1F" w:rsidRPr="002A2E36" w14:paraId="4705D341" w14:textId="77777777">
        <w:trPr>
          <w:trHeight w:val="300"/>
        </w:trPr>
        <w:tc>
          <w:tcPr>
            <w:tcW w:w="5925" w:type="dxa"/>
            <w:tcBorders>
              <w:top w:val="single" w:sz="6" w:space="0" w:color="auto"/>
              <w:left w:val="single" w:sz="6" w:space="0" w:color="auto"/>
              <w:bottom w:val="single" w:sz="6" w:space="0" w:color="auto"/>
              <w:right w:val="single" w:sz="6" w:space="0" w:color="auto"/>
            </w:tcBorders>
            <w:shd w:val="clear" w:color="auto" w:fill="auto"/>
            <w:hideMark/>
          </w:tcPr>
          <w:p w14:paraId="397748DE"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11.1</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provide information on data storage? (e.g. software and IT environment, database maintenance and anti-fraud protection, archiving) </w:t>
            </w:r>
          </w:p>
        </w:tc>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332F09"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A04390"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4CB63E"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F8349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9. Data management </w:t>
            </w:r>
          </w:p>
        </w:tc>
      </w:tr>
      <w:tr w:rsidR="00FF4F1F" w:rsidRPr="002A2E36" w14:paraId="15040830" w14:textId="77777777">
        <w:trPr>
          <w:trHeight w:val="300"/>
        </w:trPr>
        <w:tc>
          <w:tcPr>
            <w:tcW w:w="5925" w:type="dxa"/>
            <w:tcBorders>
              <w:top w:val="single" w:sz="6" w:space="0" w:color="auto"/>
              <w:left w:val="single" w:sz="6" w:space="0" w:color="auto"/>
              <w:bottom w:val="single" w:sz="6" w:space="0" w:color="auto"/>
              <w:right w:val="single" w:sz="6" w:space="0" w:color="auto"/>
            </w:tcBorders>
            <w:shd w:val="clear" w:color="auto" w:fill="auto"/>
            <w:hideMark/>
          </w:tcPr>
          <w:p w14:paraId="45863503"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11.2</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Are methods of quality assurance described? </w:t>
            </w:r>
          </w:p>
        </w:tc>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AC8A1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3B1BB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A39A51"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63F6E9"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10. Quality Control </w:t>
            </w:r>
          </w:p>
        </w:tc>
      </w:tr>
      <w:tr w:rsidR="00FF4F1F" w:rsidRPr="002A2E36" w14:paraId="0E37B025" w14:textId="77777777">
        <w:trPr>
          <w:trHeight w:val="300"/>
        </w:trPr>
        <w:tc>
          <w:tcPr>
            <w:tcW w:w="5925" w:type="dxa"/>
            <w:tcBorders>
              <w:top w:val="single" w:sz="6" w:space="0" w:color="auto"/>
              <w:left w:val="single" w:sz="6" w:space="0" w:color="auto"/>
              <w:bottom w:val="single" w:sz="6" w:space="0" w:color="auto"/>
              <w:right w:val="single" w:sz="6" w:space="0" w:color="auto"/>
            </w:tcBorders>
            <w:shd w:val="clear" w:color="auto" w:fill="auto"/>
            <w:hideMark/>
          </w:tcPr>
          <w:p w14:paraId="56BACE1C"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11.3</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Is there a system in place for independent review of study results?  </w:t>
            </w:r>
          </w:p>
        </w:tc>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81FC9C"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C4D0DA"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8D0F6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9535A5"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r>
    </w:tbl>
    <w:p w14:paraId="096D2D92"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Comments: </w:t>
      </w:r>
    </w:p>
    <w:p w14:paraId="3C7A015F"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p w14:paraId="2F93705B"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74"/>
        <w:gridCol w:w="717"/>
        <w:gridCol w:w="684"/>
        <w:gridCol w:w="692"/>
        <w:gridCol w:w="1755"/>
      </w:tblGrid>
      <w:tr w:rsidR="00FF4F1F" w:rsidRPr="00167316" w14:paraId="097665DC"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464A1A8A"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12: Limitations </w:t>
            </w:r>
          </w:p>
        </w:tc>
        <w:tc>
          <w:tcPr>
            <w:tcW w:w="735" w:type="dxa"/>
            <w:tcBorders>
              <w:top w:val="single" w:sz="6" w:space="0" w:color="auto"/>
              <w:left w:val="single" w:sz="6" w:space="0" w:color="auto"/>
              <w:bottom w:val="single" w:sz="6" w:space="0" w:color="auto"/>
              <w:right w:val="single" w:sz="6" w:space="0" w:color="auto"/>
            </w:tcBorders>
            <w:shd w:val="clear" w:color="auto" w:fill="auto"/>
            <w:hideMark/>
          </w:tcPr>
          <w:p w14:paraId="23E904EA"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Yes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3D6E443F"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No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4A3D0A6A"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N/A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22C56312"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Number </w:t>
            </w:r>
          </w:p>
        </w:tc>
      </w:tr>
      <w:tr w:rsidR="00FF4F1F" w:rsidRPr="002032A8" w14:paraId="5F26C3A4" w14:textId="77777777">
        <w:trPr>
          <w:trHeight w:val="300"/>
        </w:trPr>
        <w:tc>
          <w:tcPr>
            <w:tcW w:w="6015" w:type="dxa"/>
            <w:tcBorders>
              <w:top w:val="single" w:sz="6" w:space="0" w:color="auto"/>
              <w:left w:val="single" w:sz="6" w:space="0" w:color="auto"/>
              <w:bottom w:val="nil"/>
              <w:right w:val="single" w:sz="6" w:space="0" w:color="auto"/>
            </w:tcBorders>
            <w:shd w:val="clear" w:color="auto" w:fill="auto"/>
            <w:hideMark/>
          </w:tcPr>
          <w:p w14:paraId="1E2E64DE"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12.1</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discuss the impact on the study results of: </w:t>
            </w:r>
          </w:p>
        </w:tc>
        <w:tc>
          <w:tcPr>
            <w:tcW w:w="735" w:type="dxa"/>
            <w:tcBorders>
              <w:top w:val="single" w:sz="6" w:space="0" w:color="auto"/>
              <w:left w:val="single" w:sz="6" w:space="0" w:color="auto"/>
              <w:bottom w:val="nil"/>
              <w:right w:val="single" w:sz="6" w:space="0" w:color="auto"/>
            </w:tcBorders>
            <w:shd w:val="clear" w:color="auto" w:fill="auto"/>
            <w:vAlign w:val="center"/>
            <w:hideMark/>
          </w:tcPr>
          <w:p w14:paraId="74E0581C"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nil"/>
              <w:right w:val="single" w:sz="6" w:space="0" w:color="auto"/>
            </w:tcBorders>
            <w:shd w:val="clear" w:color="auto" w:fill="auto"/>
            <w:vAlign w:val="center"/>
            <w:hideMark/>
          </w:tcPr>
          <w:p w14:paraId="5DA1249A"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nil"/>
              <w:right w:val="single" w:sz="6" w:space="0" w:color="auto"/>
            </w:tcBorders>
            <w:shd w:val="clear" w:color="auto" w:fill="auto"/>
            <w:vAlign w:val="center"/>
            <w:hideMark/>
          </w:tcPr>
          <w:p w14:paraId="0A0620A9"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144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281F9869"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11. Limitations of the research methods </w:t>
            </w:r>
          </w:p>
        </w:tc>
      </w:tr>
      <w:tr w:rsidR="00FF4F1F" w:rsidRPr="002A2E36" w14:paraId="7C02A0BD" w14:textId="77777777">
        <w:trPr>
          <w:trHeight w:val="300"/>
        </w:trPr>
        <w:tc>
          <w:tcPr>
            <w:tcW w:w="6015" w:type="dxa"/>
            <w:tcBorders>
              <w:top w:val="nil"/>
              <w:left w:val="single" w:sz="6" w:space="0" w:color="auto"/>
              <w:bottom w:val="nil"/>
              <w:right w:val="single" w:sz="6" w:space="0" w:color="auto"/>
            </w:tcBorders>
            <w:shd w:val="clear" w:color="auto" w:fill="auto"/>
            <w:hideMark/>
          </w:tcPr>
          <w:p w14:paraId="6D2C6010"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12.1.1 Selection bias? </w:t>
            </w:r>
          </w:p>
        </w:tc>
        <w:tc>
          <w:tcPr>
            <w:tcW w:w="735" w:type="dxa"/>
            <w:tcBorders>
              <w:top w:val="nil"/>
              <w:left w:val="single" w:sz="6" w:space="0" w:color="auto"/>
              <w:bottom w:val="nil"/>
              <w:right w:val="single" w:sz="6" w:space="0" w:color="auto"/>
            </w:tcBorders>
            <w:shd w:val="clear" w:color="auto" w:fill="auto"/>
            <w:vAlign w:val="center"/>
            <w:hideMark/>
          </w:tcPr>
          <w:p w14:paraId="5A6E3ED2"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nil"/>
              <w:left w:val="single" w:sz="6" w:space="0" w:color="auto"/>
              <w:bottom w:val="nil"/>
              <w:right w:val="single" w:sz="6" w:space="0" w:color="auto"/>
            </w:tcBorders>
            <w:shd w:val="clear" w:color="auto" w:fill="auto"/>
            <w:vAlign w:val="center"/>
            <w:hideMark/>
          </w:tcPr>
          <w:p w14:paraId="526CE59D"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nil"/>
              <w:left w:val="single" w:sz="6" w:space="0" w:color="auto"/>
              <w:bottom w:val="nil"/>
              <w:right w:val="single" w:sz="6" w:space="0" w:color="auto"/>
            </w:tcBorders>
            <w:shd w:val="clear" w:color="auto" w:fill="auto"/>
            <w:vAlign w:val="center"/>
            <w:hideMark/>
          </w:tcPr>
          <w:p w14:paraId="36B1A462"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7FC101A" w14:textId="77777777" w:rsidR="00FF4F1F" w:rsidRPr="002A2E36" w:rsidRDefault="00FF4F1F">
            <w:pPr>
              <w:spacing w:after="0" w:line="240" w:lineRule="auto"/>
              <w:rPr>
                <w:rFonts w:ascii="Times New Roman" w:eastAsia="Times New Roman" w:hAnsi="Times New Roman" w:cs="Times New Roman"/>
                <w:sz w:val="24"/>
                <w:szCs w:val="24"/>
                <w:lang w:eastAsia="en-GB"/>
              </w:rPr>
            </w:pPr>
          </w:p>
        </w:tc>
      </w:tr>
      <w:tr w:rsidR="00FF4F1F" w:rsidRPr="002A2E36" w14:paraId="05EF11BC" w14:textId="77777777">
        <w:trPr>
          <w:trHeight w:val="300"/>
        </w:trPr>
        <w:tc>
          <w:tcPr>
            <w:tcW w:w="6015" w:type="dxa"/>
            <w:tcBorders>
              <w:top w:val="nil"/>
              <w:left w:val="single" w:sz="6" w:space="0" w:color="auto"/>
              <w:bottom w:val="nil"/>
              <w:right w:val="single" w:sz="6" w:space="0" w:color="auto"/>
            </w:tcBorders>
            <w:shd w:val="clear" w:color="auto" w:fill="auto"/>
            <w:hideMark/>
          </w:tcPr>
          <w:p w14:paraId="0BDD7710"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12.1.2 Information bias? </w:t>
            </w:r>
          </w:p>
        </w:tc>
        <w:tc>
          <w:tcPr>
            <w:tcW w:w="735" w:type="dxa"/>
            <w:tcBorders>
              <w:top w:val="nil"/>
              <w:left w:val="single" w:sz="6" w:space="0" w:color="auto"/>
              <w:bottom w:val="nil"/>
              <w:right w:val="single" w:sz="6" w:space="0" w:color="auto"/>
            </w:tcBorders>
            <w:shd w:val="clear" w:color="auto" w:fill="auto"/>
            <w:vAlign w:val="center"/>
            <w:hideMark/>
          </w:tcPr>
          <w:p w14:paraId="4A2D52CA"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X</w:t>
            </w:r>
          </w:p>
        </w:tc>
        <w:tc>
          <w:tcPr>
            <w:tcW w:w="705" w:type="dxa"/>
            <w:tcBorders>
              <w:top w:val="nil"/>
              <w:left w:val="single" w:sz="6" w:space="0" w:color="auto"/>
              <w:bottom w:val="nil"/>
              <w:right w:val="single" w:sz="6" w:space="0" w:color="auto"/>
            </w:tcBorders>
            <w:shd w:val="clear" w:color="auto" w:fill="auto"/>
            <w:vAlign w:val="center"/>
            <w:hideMark/>
          </w:tcPr>
          <w:p w14:paraId="47CDEF24"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nil"/>
              <w:left w:val="single" w:sz="6" w:space="0" w:color="auto"/>
              <w:bottom w:val="nil"/>
              <w:right w:val="single" w:sz="6" w:space="0" w:color="auto"/>
            </w:tcBorders>
            <w:shd w:val="clear" w:color="auto" w:fill="auto"/>
            <w:vAlign w:val="center"/>
            <w:hideMark/>
          </w:tcPr>
          <w:p w14:paraId="425C172A"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1F16CFD" w14:textId="77777777" w:rsidR="00FF4F1F" w:rsidRPr="002A2E36" w:rsidRDefault="00FF4F1F">
            <w:pPr>
              <w:spacing w:after="0" w:line="240" w:lineRule="auto"/>
              <w:rPr>
                <w:rFonts w:ascii="Times New Roman" w:eastAsia="Times New Roman" w:hAnsi="Times New Roman" w:cs="Times New Roman"/>
                <w:sz w:val="24"/>
                <w:szCs w:val="24"/>
                <w:lang w:eastAsia="en-GB"/>
              </w:rPr>
            </w:pPr>
          </w:p>
        </w:tc>
      </w:tr>
      <w:tr w:rsidR="00FF4F1F" w:rsidRPr="002032A8" w14:paraId="162985B4" w14:textId="77777777">
        <w:trPr>
          <w:trHeight w:val="300"/>
        </w:trPr>
        <w:tc>
          <w:tcPr>
            <w:tcW w:w="6015" w:type="dxa"/>
            <w:tcBorders>
              <w:top w:val="nil"/>
              <w:left w:val="single" w:sz="6" w:space="0" w:color="auto"/>
              <w:bottom w:val="single" w:sz="6" w:space="0" w:color="auto"/>
              <w:right w:val="single" w:sz="6" w:space="0" w:color="auto"/>
            </w:tcBorders>
            <w:shd w:val="clear" w:color="auto" w:fill="auto"/>
            <w:hideMark/>
          </w:tcPr>
          <w:p w14:paraId="3F881B62"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12.1.3 Residual/unmeasured confounding? </w:t>
            </w:r>
          </w:p>
          <w:p w14:paraId="638F6062"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(e.g. anticipated direction and magnitude of such biases, validation sub-study, use of validation and external data, analytical methods). </w:t>
            </w:r>
          </w:p>
        </w:tc>
        <w:tc>
          <w:tcPr>
            <w:tcW w:w="735" w:type="dxa"/>
            <w:tcBorders>
              <w:top w:val="nil"/>
              <w:left w:val="single" w:sz="6" w:space="0" w:color="auto"/>
              <w:bottom w:val="single" w:sz="6" w:space="0" w:color="auto"/>
              <w:right w:val="single" w:sz="6" w:space="0" w:color="auto"/>
            </w:tcBorders>
            <w:shd w:val="clear" w:color="auto" w:fill="auto"/>
            <w:hideMark/>
          </w:tcPr>
          <w:p w14:paraId="0E716B04"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nil"/>
              <w:left w:val="single" w:sz="6" w:space="0" w:color="auto"/>
              <w:bottom w:val="single" w:sz="6" w:space="0" w:color="auto"/>
              <w:right w:val="single" w:sz="6" w:space="0" w:color="auto"/>
            </w:tcBorders>
            <w:shd w:val="clear" w:color="auto" w:fill="auto"/>
            <w:hideMark/>
          </w:tcPr>
          <w:p w14:paraId="30234302"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nil"/>
              <w:left w:val="single" w:sz="6" w:space="0" w:color="auto"/>
              <w:bottom w:val="single" w:sz="6" w:space="0" w:color="auto"/>
              <w:right w:val="single" w:sz="6" w:space="0" w:color="auto"/>
            </w:tcBorders>
            <w:shd w:val="clear" w:color="auto" w:fill="auto"/>
            <w:hideMark/>
          </w:tcPr>
          <w:p w14:paraId="53CE734D"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22A2711" w14:textId="77777777" w:rsidR="00FF4F1F" w:rsidRPr="0073281B" w:rsidRDefault="00FF4F1F">
            <w:pPr>
              <w:spacing w:after="0" w:line="240" w:lineRule="auto"/>
              <w:rPr>
                <w:rFonts w:ascii="Times New Roman" w:eastAsia="Times New Roman" w:hAnsi="Times New Roman" w:cs="Times New Roman"/>
                <w:sz w:val="24"/>
                <w:szCs w:val="24"/>
                <w:lang w:val="en-GB" w:eastAsia="en-GB"/>
              </w:rPr>
            </w:pPr>
          </w:p>
        </w:tc>
      </w:tr>
      <w:tr w:rsidR="00FF4F1F" w:rsidRPr="002032A8" w14:paraId="098C314F"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51FB0BA7"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12.2</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discuss study feasibility? (e.g. study size, anticipated exposure uptake, duration of follow-up in a cohort study, patient recruitment, precision of the estimates)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FAE78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90E211"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3D4640"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BCAED6"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Table 8.2.  Description of the selected Data Sources.</w:t>
            </w:r>
          </w:p>
        </w:tc>
      </w:tr>
    </w:tbl>
    <w:p w14:paraId="624C6BA1"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Comments: </w:t>
      </w:r>
    </w:p>
    <w:p w14:paraId="28C9E7B7"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p w14:paraId="64CB245B"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65"/>
        <w:gridCol w:w="720"/>
        <w:gridCol w:w="688"/>
        <w:gridCol w:w="694"/>
        <w:gridCol w:w="1755"/>
      </w:tblGrid>
      <w:tr w:rsidR="00FF4F1F" w:rsidRPr="00167316" w14:paraId="66519E88"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603E9ED5"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val="en-GB" w:eastAsia="en-GB"/>
              </w:rPr>
            </w:pPr>
            <w:r w:rsidRPr="00167316">
              <w:rPr>
                <w:rFonts w:ascii="Verdana" w:eastAsia="Times New Roman" w:hAnsi="Verdana" w:cs="Times New Roman"/>
                <w:b/>
                <w:bCs/>
                <w:sz w:val="18"/>
                <w:szCs w:val="18"/>
                <w:u w:val="single"/>
                <w:lang w:val="en-GB" w:eastAsia="en-GB"/>
              </w:rPr>
              <w:lastRenderedPageBreak/>
              <w:t>Section 13: Ethical/data protection issues </w:t>
            </w:r>
          </w:p>
        </w:tc>
        <w:tc>
          <w:tcPr>
            <w:tcW w:w="735" w:type="dxa"/>
            <w:tcBorders>
              <w:top w:val="single" w:sz="6" w:space="0" w:color="auto"/>
              <w:left w:val="single" w:sz="6" w:space="0" w:color="auto"/>
              <w:bottom w:val="single" w:sz="6" w:space="0" w:color="auto"/>
              <w:right w:val="single" w:sz="6" w:space="0" w:color="auto"/>
            </w:tcBorders>
            <w:shd w:val="clear" w:color="auto" w:fill="auto"/>
            <w:hideMark/>
          </w:tcPr>
          <w:p w14:paraId="5D60412C"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Yes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50B10F1F"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No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339E05CF"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N/A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50519F1B"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Number </w:t>
            </w:r>
          </w:p>
        </w:tc>
      </w:tr>
      <w:tr w:rsidR="00FF4F1F" w:rsidRPr="002A2E36" w14:paraId="01200BAF"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643BAB6F"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13.1</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Have requirements of Ethics Committee/ Institutional Review Board been described?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2CADF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1AEB78"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C8356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B5B651"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13. Governance board aspects </w:t>
            </w:r>
          </w:p>
        </w:tc>
      </w:tr>
      <w:tr w:rsidR="00FF4F1F" w:rsidRPr="002A2E36" w14:paraId="1E7A0A8C"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456CEC46"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13.2</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Has any outcome of an ethical review procedure been addressed?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B12001"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25C537"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0BBCC1"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5D54EFA2"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r>
      <w:tr w:rsidR="00FF4F1F" w:rsidRPr="002A2E36" w14:paraId="6D638E80"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4AF3652A"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13.3</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Have data protection requirements been described?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7CE0F5"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CF1C01"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7215BA"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2EB83F5D"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9.2 Data storage and protection </w:t>
            </w:r>
          </w:p>
        </w:tc>
      </w:tr>
    </w:tbl>
    <w:p w14:paraId="1F5EBBCA"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Comments: </w:t>
      </w:r>
    </w:p>
    <w:p w14:paraId="1056EE75"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p w14:paraId="7206A936"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00"/>
        <w:gridCol w:w="735"/>
        <w:gridCol w:w="705"/>
        <w:gridCol w:w="705"/>
        <w:gridCol w:w="1440"/>
      </w:tblGrid>
      <w:tr w:rsidR="00FF4F1F" w:rsidRPr="002A2E36" w14:paraId="00A25F0F"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04966AFE"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14: Amendments and deviations </w:t>
            </w:r>
          </w:p>
        </w:tc>
        <w:tc>
          <w:tcPr>
            <w:tcW w:w="735" w:type="dxa"/>
            <w:tcBorders>
              <w:top w:val="single" w:sz="6" w:space="0" w:color="auto"/>
              <w:left w:val="single" w:sz="6" w:space="0" w:color="auto"/>
              <w:bottom w:val="single" w:sz="6" w:space="0" w:color="auto"/>
              <w:right w:val="single" w:sz="6" w:space="0" w:color="auto"/>
            </w:tcBorders>
            <w:shd w:val="clear" w:color="auto" w:fill="auto"/>
            <w:hideMark/>
          </w:tcPr>
          <w:p w14:paraId="199334D1"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Yes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3F5E05A6"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No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150B9556"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N/A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786CCA86"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Number </w:t>
            </w:r>
          </w:p>
        </w:tc>
      </w:tr>
      <w:tr w:rsidR="00FF4F1F" w:rsidRPr="002A2E36" w14:paraId="783A1554" w14:textId="77777777">
        <w:trPr>
          <w:trHeight w:val="300"/>
        </w:trPr>
        <w:tc>
          <w:tcPr>
            <w:tcW w:w="6000" w:type="dxa"/>
            <w:tcBorders>
              <w:top w:val="single" w:sz="6" w:space="0" w:color="auto"/>
              <w:left w:val="single" w:sz="6" w:space="0" w:color="auto"/>
              <w:bottom w:val="single" w:sz="6" w:space="0" w:color="auto"/>
              <w:right w:val="single" w:sz="6" w:space="0" w:color="auto"/>
            </w:tcBorders>
            <w:shd w:val="clear" w:color="auto" w:fill="auto"/>
            <w:hideMark/>
          </w:tcPr>
          <w:p w14:paraId="702576F9"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14.1</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Does the protocol include a section to document amendments and deviations?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5214F5"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FAF2F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47C027"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A36A8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4. Amendments and updates </w:t>
            </w:r>
          </w:p>
        </w:tc>
      </w:tr>
    </w:tbl>
    <w:p w14:paraId="67512D60"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Comments: </w:t>
      </w:r>
    </w:p>
    <w:p w14:paraId="3046B170"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p w14:paraId="2311EF4E" w14:textId="77777777" w:rsidR="00FF4F1F" w:rsidRPr="002A2E36"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15"/>
        <w:gridCol w:w="735"/>
        <w:gridCol w:w="705"/>
        <w:gridCol w:w="705"/>
        <w:gridCol w:w="1440"/>
      </w:tblGrid>
      <w:tr w:rsidR="00FF4F1F" w:rsidRPr="002A2E36" w14:paraId="7D86D865"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0216401B"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val="en-GB" w:eastAsia="en-GB"/>
              </w:rPr>
            </w:pPr>
            <w:r w:rsidRPr="00167316">
              <w:rPr>
                <w:rFonts w:ascii="Verdana" w:eastAsia="Times New Roman" w:hAnsi="Verdana" w:cs="Times New Roman"/>
                <w:b/>
                <w:bCs/>
                <w:sz w:val="18"/>
                <w:szCs w:val="18"/>
                <w:u w:val="single"/>
                <w:lang w:val="en-GB" w:eastAsia="en-GB"/>
              </w:rPr>
              <w:t>Section 15: Plans for communication of study results </w:t>
            </w:r>
          </w:p>
        </w:tc>
        <w:tc>
          <w:tcPr>
            <w:tcW w:w="735" w:type="dxa"/>
            <w:tcBorders>
              <w:top w:val="single" w:sz="6" w:space="0" w:color="auto"/>
              <w:left w:val="single" w:sz="6" w:space="0" w:color="auto"/>
              <w:bottom w:val="single" w:sz="6" w:space="0" w:color="auto"/>
              <w:right w:val="single" w:sz="6" w:space="0" w:color="auto"/>
            </w:tcBorders>
            <w:shd w:val="clear" w:color="auto" w:fill="auto"/>
            <w:hideMark/>
          </w:tcPr>
          <w:p w14:paraId="2AA60B33"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Yes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3F0870A2"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No </w:t>
            </w:r>
          </w:p>
        </w:tc>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41D5BDCF"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N/A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3FDF8890" w14:textId="77777777" w:rsidR="00FF4F1F" w:rsidRPr="00167316" w:rsidRDefault="00FF4F1F">
            <w:pPr>
              <w:spacing w:after="0" w:line="240" w:lineRule="auto"/>
              <w:textAlignment w:val="baseline"/>
              <w:rPr>
                <w:rFonts w:ascii="Times New Roman" w:eastAsia="Times New Roman" w:hAnsi="Times New Roman" w:cs="Times New Roman"/>
                <w:b/>
                <w:bCs/>
                <w:sz w:val="24"/>
                <w:szCs w:val="24"/>
                <w:u w:val="single"/>
                <w:lang w:eastAsia="en-GB"/>
              </w:rPr>
            </w:pPr>
            <w:r w:rsidRPr="00167316">
              <w:rPr>
                <w:rFonts w:ascii="Verdana" w:eastAsia="Times New Roman" w:hAnsi="Verdana" w:cs="Times New Roman"/>
                <w:b/>
                <w:bCs/>
                <w:sz w:val="18"/>
                <w:szCs w:val="18"/>
                <w:u w:val="single"/>
                <w:lang w:eastAsia="en-GB"/>
              </w:rPr>
              <w:t>Section Number </w:t>
            </w:r>
          </w:p>
        </w:tc>
      </w:tr>
      <w:tr w:rsidR="00FF4F1F" w:rsidRPr="002032A8" w14:paraId="3EAF26B0"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3928A3F6"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15.1</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Are plans described for communicating study results (e.g. to regulatory authorities)?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26E536"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344872"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CC129C"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F2B24F"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14. Plans for disseminating and communicating study results </w:t>
            </w:r>
          </w:p>
        </w:tc>
      </w:tr>
      <w:tr w:rsidR="00FF4F1F" w:rsidRPr="002032A8" w14:paraId="121D94FE" w14:textId="77777777">
        <w:trPr>
          <w:trHeight w:val="300"/>
        </w:trPr>
        <w:tc>
          <w:tcPr>
            <w:tcW w:w="6015" w:type="dxa"/>
            <w:tcBorders>
              <w:top w:val="single" w:sz="6" w:space="0" w:color="auto"/>
              <w:left w:val="single" w:sz="6" w:space="0" w:color="auto"/>
              <w:bottom w:val="single" w:sz="6" w:space="0" w:color="auto"/>
              <w:right w:val="single" w:sz="6" w:space="0" w:color="auto"/>
            </w:tcBorders>
            <w:shd w:val="clear" w:color="auto" w:fill="auto"/>
            <w:hideMark/>
          </w:tcPr>
          <w:p w14:paraId="606C0B4C"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15.2</w:t>
            </w:r>
            <w:r w:rsidRPr="0073281B">
              <w:rPr>
                <w:rFonts w:ascii="Calibri" w:eastAsia="Times New Roman" w:hAnsi="Calibri" w:cs="Calibri"/>
                <w:sz w:val="18"/>
                <w:szCs w:val="18"/>
                <w:lang w:val="en-GB" w:eastAsia="en-GB"/>
              </w:rPr>
              <w:tab/>
            </w:r>
            <w:r w:rsidRPr="0073281B">
              <w:rPr>
                <w:rFonts w:ascii="Verdana" w:eastAsia="Times New Roman" w:hAnsi="Verdana" w:cs="Times New Roman"/>
                <w:sz w:val="18"/>
                <w:szCs w:val="18"/>
                <w:lang w:val="en-GB" w:eastAsia="en-GB"/>
              </w:rPr>
              <w:t>Are plans described for disseminating study results externally, including publication? </w:t>
            </w:r>
          </w:p>
        </w:tc>
        <w:tc>
          <w:tcPr>
            <w:tcW w:w="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FA48E3"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73281B">
              <w:rPr>
                <w:rFonts w:ascii="Verdana" w:eastAsia="Times New Roman" w:hAnsi="Verdana" w:cs="Times New Roman"/>
                <w:sz w:val="18"/>
                <w:szCs w:val="18"/>
                <w:lang w:val="en-GB" w:eastAsia="en-GB"/>
              </w:rPr>
              <w:t> </w:t>
            </w:r>
            <w:r w:rsidRPr="002A2E36">
              <w:rPr>
                <w:rFonts w:ascii="Verdana" w:eastAsia="Times New Roman" w:hAnsi="Verdana" w:cs="Times New Roman"/>
                <w:sz w:val="18"/>
                <w:szCs w:val="18"/>
                <w:lang w:eastAsia="en-GB"/>
              </w:rPr>
              <w:t>X</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CB03FB"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7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649404" w14:textId="77777777" w:rsidR="00FF4F1F" w:rsidRPr="002A2E36" w:rsidRDefault="00FF4F1F">
            <w:pPr>
              <w:spacing w:after="0" w:line="240" w:lineRule="auto"/>
              <w:textAlignment w:val="baseline"/>
              <w:rPr>
                <w:rFonts w:ascii="Times New Roman" w:eastAsia="Times New Roman" w:hAnsi="Times New Roman" w:cs="Times New Roman"/>
                <w:sz w:val="24"/>
                <w:szCs w:val="24"/>
                <w:lang w:eastAsia="en-GB"/>
              </w:rPr>
            </w:pPr>
            <w:r w:rsidRPr="002A2E36">
              <w:rPr>
                <w:rFonts w:ascii="Verdana" w:eastAsia="Times New Roman" w:hAnsi="Verdana" w:cs="Times New Roman"/>
                <w:sz w:val="18"/>
                <w:szCs w:val="18"/>
                <w:lang w:eastAsia="en-GB"/>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8F4382" w14:textId="77777777" w:rsidR="00FF4F1F" w:rsidRPr="0073281B" w:rsidRDefault="00FF4F1F">
            <w:pPr>
              <w:spacing w:after="0" w:line="240" w:lineRule="auto"/>
              <w:textAlignment w:val="baseline"/>
              <w:rPr>
                <w:rFonts w:ascii="Times New Roman" w:eastAsia="Times New Roman" w:hAnsi="Times New Roman" w:cs="Times New Roman"/>
                <w:sz w:val="24"/>
                <w:szCs w:val="24"/>
                <w:lang w:val="en-GB" w:eastAsia="en-GB"/>
              </w:rPr>
            </w:pPr>
            <w:r w:rsidRPr="0073281B">
              <w:rPr>
                <w:rFonts w:ascii="Verdana" w:eastAsia="Times New Roman" w:hAnsi="Verdana" w:cs="Times New Roman"/>
                <w:sz w:val="18"/>
                <w:szCs w:val="18"/>
                <w:lang w:val="en-GB" w:eastAsia="en-GB"/>
              </w:rPr>
              <w:t>14. Plans for disseminating and communicating study results </w:t>
            </w:r>
          </w:p>
        </w:tc>
      </w:tr>
    </w:tbl>
    <w:p w14:paraId="13E981AF" w14:textId="77777777" w:rsidR="00FF4F1F" w:rsidRPr="00240F1A" w:rsidRDefault="00FF4F1F" w:rsidP="00FF4F1F">
      <w:pPr>
        <w:spacing w:after="0" w:line="240" w:lineRule="auto"/>
        <w:textAlignment w:val="baseline"/>
        <w:rPr>
          <w:rFonts w:ascii="Segoe UI" w:eastAsia="Times New Roman" w:hAnsi="Segoe UI" w:cs="Segoe UI"/>
          <w:sz w:val="18"/>
          <w:szCs w:val="18"/>
          <w:lang w:eastAsia="en-GB"/>
        </w:rPr>
      </w:pPr>
      <w:r w:rsidRPr="002A2E36">
        <w:rPr>
          <w:rFonts w:ascii="Verdana" w:eastAsia="Times New Roman" w:hAnsi="Verdana" w:cs="Segoe UI"/>
          <w:sz w:val="18"/>
          <w:szCs w:val="18"/>
          <w:lang w:eastAsia="en-GB"/>
        </w:rPr>
        <w:t>Comments:</w:t>
      </w:r>
      <w:r w:rsidRPr="00240F1A">
        <w:rPr>
          <w:rFonts w:ascii="Verdana" w:eastAsia="Times New Roman" w:hAnsi="Verdana" w:cs="Segoe UI"/>
          <w:sz w:val="18"/>
          <w:szCs w:val="18"/>
          <w:lang w:eastAsia="en-GB"/>
        </w:rPr>
        <w:t> </w:t>
      </w:r>
    </w:p>
    <w:p w14:paraId="0020CCE7" w14:textId="77777777" w:rsidR="00FF4F1F" w:rsidRDefault="00FF4F1F" w:rsidP="00FF4F1F">
      <w:pPr>
        <w:spacing w:after="0" w:line="240" w:lineRule="auto"/>
        <w:rPr>
          <w:rFonts w:ascii="Verdana" w:eastAsia="SimSun" w:hAnsi="Verdana" w:cs="Verdana"/>
          <w:sz w:val="18"/>
          <w:szCs w:val="18"/>
          <w:lang w:eastAsia="zh-CN"/>
        </w:rPr>
      </w:pPr>
    </w:p>
    <w:tbl>
      <w:tblPr>
        <w:tblW w:w="9638" w:type="dxa"/>
        <w:tblLayout w:type="fixed"/>
        <w:tblCellMar>
          <w:left w:w="115" w:type="dxa"/>
          <w:right w:w="115" w:type="dxa"/>
        </w:tblCellMar>
        <w:tblLook w:val="04A0" w:firstRow="1" w:lastRow="0" w:firstColumn="1" w:lastColumn="0" w:noHBand="0" w:noVBand="1"/>
      </w:tblPr>
      <w:tblGrid>
        <w:gridCol w:w="1320"/>
        <w:gridCol w:w="3079"/>
        <w:gridCol w:w="1230"/>
        <w:gridCol w:w="4009"/>
      </w:tblGrid>
      <w:tr w:rsidR="00FF4F1F" w:rsidRPr="0073281B" w14:paraId="16B64BEF" w14:textId="77777777">
        <w:trPr>
          <w:cantSplit/>
          <w:trHeight w:val="475"/>
        </w:trPr>
        <w:tc>
          <w:tcPr>
            <w:tcW w:w="4399" w:type="dxa"/>
            <w:gridSpan w:val="2"/>
            <w:shd w:val="clear" w:color="auto" w:fill="auto"/>
            <w:vAlign w:val="bottom"/>
          </w:tcPr>
          <w:p w14:paraId="0561617C" w14:textId="77777777" w:rsidR="00FF4F1F" w:rsidRDefault="00FF4F1F">
            <w:pPr>
              <w:widowControl w:val="0"/>
              <w:autoSpaceDE w:val="0"/>
              <w:autoSpaceDN w:val="0"/>
              <w:adjustRightInd w:val="0"/>
              <w:spacing w:before="40" w:after="40" w:line="240" w:lineRule="auto"/>
              <w:ind w:left="576" w:hanging="576"/>
              <w:rPr>
                <w:rFonts w:ascii="Verdana" w:eastAsia="Times New Roman" w:hAnsi="Verdana" w:cs="Verdana"/>
                <w:color w:val="000000"/>
                <w:sz w:val="20"/>
                <w:szCs w:val="20"/>
                <w:lang w:val="en-US"/>
              </w:rPr>
            </w:pPr>
            <w:r>
              <w:rPr>
                <w:rFonts w:ascii="Verdana" w:eastAsia="Times New Roman" w:hAnsi="Verdana" w:cs="Verdana"/>
                <w:color w:val="000000"/>
                <w:sz w:val="20"/>
                <w:szCs w:val="20"/>
                <w:lang w:val="en-US"/>
              </w:rPr>
              <w:t>Name of the main author of the protocol:</w:t>
            </w:r>
          </w:p>
        </w:tc>
        <w:tc>
          <w:tcPr>
            <w:tcW w:w="5239" w:type="dxa"/>
            <w:gridSpan w:val="2"/>
            <w:tcBorders>
              <w:bottom w:val="single" w:sz="4" w:space="0" w:color="auto"/>
            </w:tcBorders>
            <w:shd w:val="clear" w:color="auto" w:fill="auto"/>
            <w:vAlign w:val="bottom"/>
          </w:tcPr>
          <w:p w14:paraId="03E581EE" w14:textId="77777777" w:rsidR="00FF4F1F" w:rsidRDefault="00FF4F1F">
            <w:pPr>
              <w:widowControl w:val="0"/>
              <w:autoSpaceDE w:val="0"/>
              <w:autoSpaceDN w:val="0"/>
              <w:adjustRightInd w:val="0"/>
              <w:spacing w:before="40" w:after="40" w:line="240" w:lineRule="auto"/>
              <w:ind w:left="576" w:hanging="576"/>
              <w:rPr>
                <w:rFonts w:ascii="Verdana" w:eastAsia="Times New Roman" w:hAnsi="Verdana" w:cs="Verdana"/>
                <w:color w:val="000000"/>
                <w:sz w:val="20"/>
                <w:szCs w:val="20"/>
                <w:lang w:val="it-IT"/>
              </w:rPr>
            </w:pPr>
            <w:r>
              <w:rPr>
                <w:rFonts w:ascii="Verdana" w:eastAsia="Times New Roman" w:hAnsi="Verdana" w:cs="Verdana"/>
                <w:color w:val="000000"/>
                <w:sz w:val="20"/>
                <w:szCs w:val="20"/>
                <w:lang w:val="it-IT"/>
              </w:rPr>
              <w:t>Talita Duarte-Salles</w:t>
            </w:r>
          </w:p>
        </w:tc>
      </w:tr>
      <w:tr w:rsidR="00FF4F1F" w14:paraId="2DA48345" w14:textId="77777777">
        <w:trPr>
          <w:cantSplit/>
          <w:trHeight w:val="475"/>
        </w:trPr>
        <w:tc>
          <w:tcPr>
            <w:tcW w:w="4399" w:type="dxa"/>
            <w:gridSpan w:val="2"/>
            <w:shd w:val="clear" w:color="auto" w:fill="auto"/>
            <w:vAlign w:val="bottom"/>
          </w:tcPr>
          <w:p w14:paraId="6A8BD386" w14:textId="007403F0" w:rsidR="00FF4F1F" w:rsidRDefault="00FF4F1F">
            <w:pPr>
              <w:widowControl w:val="0"/>
              <w:autoSpaceDE w:val="0"/>
              <w:autoSpaceDN w:val="0"/>
              <w:adjustRightInd w:val="0"/>
              <w:spacing w:before="40" w:after="40" w:line="240" w:lineRule="auto"/>
              <w:ind w:left="576" w:hanging="576"/>
              <w:rPr>
                <w:rFonts w:ascii="Verdana" w:eastAsia="Times New Roman" w:hAnsi="Verdana" w:cs="Times New Roman"/>
                <w:sz w:val="20"/>
                <w:szCs w:val="20"/>
                <w:lang w:val="en-US"/>
              </w:rPr>
            </w:pPr>
            <w:r>
              <w:rPr>
                <w:rFonts w:ascii="Verdana" w:eastAsia="Times New Roman" w:hAnsi="Verdana" w:cs="Times New Roman"/>
                <w:sz w:val="20"/>
                <w:szCs w:val="20"/>
                <w:lang w:val="en-US"/>
              </w:rPr>
              <w:t xml:space="preserve">Date: </w:t>
            </w:r>
            <w:r w:rsidR="00B36D5B">
              <w:rPr>
                <w:rFonts w:ascii="Verdana" w:eastAsia="Times New Roman" w:hAnsi="Verdana" w:cs="Times New Roman"/>
                <w:sz w:val="20"/>
                <w:szCs w:val="20"/>
                <w:lang w:val="en-US"/>
              </w:rPr>
              <w:t>26</w:t>
            </w:r>
            <w:r>
              <w:rPr>
                <w:rFonts w:ascii="Verdana" w:eastAsia="Times New Roman" w:hAnsi="Verdana" w:cs="Times New Roman"/>
                <w:sz w:val="20"/>
                <w:szCs w:val="20"/>
                <w:lang w:val="en-US"/>
              </w:rPr>
              <w:t>/01/2024</w:t>
            </w:r>
          </w:p>
        </w:tc>
        <w:tc>
          <w:tcPr>
            <w:tcW w:w="5239" w:type="dxa"/>
            <w:gridSpan w:val="2"/>
            <w:shd w:val="clear" w:color="auto" w:fill="auto"/>
            <w:vAlign w:val="bottom"/>
          </w:tcPr>
          <w:p w14:paraId="113EB4A3" w14:textId="77777777" w:rsidR="00FF4F1F" w:rsidRDefault="00FF4F1F">
            <w:pPr>
              <w:widowControl w:val="0"/>
              <w:autoSpaceDE w:val="0"/>
              <w:autoSpaceDN w:val="0"/>
              <w:adjustRightInd w:val="0"/>
              <w:spacing w:before="40" w:after="40" w:line="240" w:lineRule="auto"/>
              <w:ind w:left="576" w:hanging="576"/>
              <w:rPr>
                <w:rFonts w:ascii="Verdana" w:eastAsia="Times New Roman" w:hAnsi="Verdana" w:cs="Times New Roman"/>
                <w:sz w:val="20"/>
                <w:szCs w:val="20"/>
                <w:lang w:val="en-US"/>
              </w:rPr>
            </w:pPr>
          </w:p>
        </w:tc>
      </w:tr>
      <w:tr w:rsidR="00FF4F1F" w14:paraId="1DB7DE31" w14:textId="77777777">
        <w:trPr>
          <w:cantSplit/>
          <w:trHeight w:val="475"/>
        </w:trPr>
        <w:tc>
          <w:tcPr>
            <w:tcW w:w="1320" w:type="dxa"/>
            <w:shd w:val="clear" w:color="auto" w:fill="auto"/>
            <w:vAlign w:val="bottom"/>
          </w:tcPr>
          <w:p w14:paraId="1B4CAE6F" w14:textId="77777777" w:rsidR="00FF4F1F" w:rsidRDefault="00FF4F1F">
            <w:pPr>
              <w:widowControl w:val="0"/>
              <w:autoSpaceDE w:val="0"/>
              <w:autoSpaceDN w:val="0"/>
              <w:adjustRightInd w:val="0"/>
              <w:spacing w:before="40" w:after="40" w:line="240" w:lineRule="auto"/>
              <w:ind w:left="576" w:hanging="576"/>
              <w:rPr>
                <w:rFonts w:ascii="Verdana" w:eastAsia="Times New Roman" w:hAnsi="Verdana" w:cs="Times New Roman"/>
                <w:sz w:val="20"/>
                <w:szCs w:val="20"/>
                <w:lang w:val="en-US"/>
              </w:rPr>
            </w:pPr>
            <w:r>
              <w:rPr>
                <w:rFonts w:ascii="Verdana" w:eastAsia="Times New Roman" w:hAnsi="Verdana" w:cs="Times New Roman"/>
                <w:sz w:val="20"/>
                <w:szCs w:val="20"/>
                <w:lang w:val="en-US"/>
              </w:rPr>
              <w:t xml:space="preserve">Signature: </w:t>
            </w:r>
          </w:p>
        </w:tc>
        <w:tc>
          <w:tcPr>
            <w:tcW w:w="4309" w:type="dxa"/>
            <w:gridSpan w:val="2"/>
            <w:tcBorders>
              <w:bottom w:val="single" w:sz="4" w:space="0" w:color="auto"/>
            </w:tcBorders>
            <w:shd w:val="clear" w:color="auto" w:fill="auto"/>
            <w:vAlign w:val="bottom"/>
          </w:tcPr>
          <w:p w14:paraId="67CC8CEC" w14:textId="77777777" w:rsidR="00FF4F1F" w:rsidRDefault="00FF4F1F">
            <w:pPr>
              <w:widowControl w:val="0"/>
              <w:autoSpaceDE w:val="0"/>
              <w:autoSpaceDN w:val="0"/>
              <w:adjustRightInd w:val="0"/>
              <w:spacing w:before="40" w:after="40" w:line="240" w:lineRule="auto"/>
              <w:ind w:left="576" w:hanging="576"/>
            </w:pPr>
          </w:p>
        </w:tc>
        <w:tc>
          <w:tcPr>
            <w:tcW w:w="4009" w:type="dxa"/>
            <w:shd w:val="clear" w:color="auto" w:fill="auto"/>
            <w:vAlign w:val="bottom"/>
          </w:tcPr>
          <w:p w14:paraId="2D472735" w14:textId="77777777" w:rsidR="00FF4F1F" w:rsidRDefault="00FF4F1F">
            <w:pPr>
              <w:widowControl w:val="0"/>
              <w:autoSpaceDE w:val="0"/>
              <w:autoSpaceDN w:val="0"/>
              <w:adjustRightInd w:val="0"/>
              <w:spacing w:before="40" w:after="40" w:line="240" w:lineRule="auto"/>
              <w:ind w:left="576" w:hanging="576"/>
              <w:rPr>
                <w:rFonts w:ascii="Verdana" w:eastAsia="Times New Roman" w:hAnsi="Verdana" w:cs="Times New Roman"/>
                <w:sz w:val="20"/>
                <w:szCs w:val="20"/>
                <w:lang w:val="en-US"/>
              </w:rPr>
            </w:pPr>
          </w:p>
        </w:tc>
      </w:tr>
    </w:tbl>
    <w:p w14:paraId="2364E990" w14:textId="77777777" w:rsidR="00751F64" w:rsidRDefault="00751F64" w:rsidP="00D778AE">
      <w:pPr>
        <w:rPr>
          <w:rFonts w:cstheme="minorHAnsi"/>
          <w:lang w:val="en-GB"/>
        </w:rPr>
      </w:pPr>
    </w:p>
    <w:p w14:paraId="2F37C9BF" w14:textId="77777777" w:rsidR="00751F64" w:rsidRDefault="00751F64" w:rsidP="00D778AE">
      <w:pPr>
        <w:rPr>
          <w:rFonts w:cstheme="minorHAnsi"/>
          <w:lang w:val="en-GB"/>
        </w:rPr>
      </w:pPr>
    </w:p>
    <w:p w14:paraId="5696125A" w14:textId="2B92E14D" w:rsidR="008C21BB" w:rsidRPr="009137B4" w:rsidRDefault="008C21BB" w:rsidP="00D778AE">
      <w:pPr>
        <w:rPr>
          <w:rFonts w:cstheme="minorHAnsi"/>
          <w:lang w:val="en-GB"/>
        </w:rPr>
      </w:pPr>
    </w:p>
    <w:sectPr w:rsidR="008C21BB" w:rsidRPr="009137B4" w:rsidSect="00D77C47">
      <w:headerReference w:type="default" r:id="rId161"/>
      <w:footerReference w:type="default" r:id="rId162"/>
      <w:pgSz w:w="11906" w:h="16838" w:code="9"/>
      <w:pgMar w:top="1418" w:right="1134" w:bottom="1418" w:left="1134"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B2811" w14:textId="77777777" w:rsidR="009870F2" w:rsidRDefault="009870F2" w:rsidP="00AF59E6">
      <w:pPr>
        <w:spacing w:after="0" w:line="240" w:lineRule="auto"/>
      </w:pPr>
      <w:r>
        <w:separator/>
      </w:r>
    </w:p>
  </w:endnote>
  <w:endnote w:type="continuationSeparator" w:id="0">
    <w:p w14:paraId="305FF1DE" w14:textId="77777777" w:rsidR="009870F2" w:rsidRDefault="009870F2" w:rsidP="00AF59E6">
      <w:pPr>
        <w:spacing w:after="0" w:line="240" w:lineRule="auto"/>
      </w:pPr>
      <w:r>
        <w:continuationSeparator/>
      </w:r>
    </w:p>
  </w:endnote>
  <w:endnote w:type="continuationNotice" w:id="1">
    <w:p w14:paraId="71BE15C7" w14:textId="77777777" w:rsidR="009870F2" w:rsidRDefault="009870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insideH w:val="single" w:sz="4" w:space="0" w:color="auto"/>
      </w:tblBorders>
      <w:tblLook w:val="04A0" w:firstRow="1" w:lastRow="0" w:firstColumn="1" w:lastColumn="0" w:noHBand="0" w:noVBand="1"/>
    </w:tblPr>
    <w:tblGrid>
      <w:gridCol w:w="4531"/>
      <w:gridCol w:w="4988"/>
    </w:tblGrid>
    <w:sdt>
      <w:sdtPr>
        <w:id w:val="-1988620989"/>
        <w:docPartObj>
          <w:docPartGallery w:val="Page Numbers (Bottom of Page)"/>
          <w:docPartUnique/>
        </w:docPartObj>
      </w:sdtPr>
      <w:sdtContent>
        <w:tr w:rsidR="00AF114B" w14:paraId="665DB09C" w14:textId="77777777">
          <w:tc>
            <w:tcPr>
              <w:tcW w:w="4531" w:type="dxa"/>
              <w:vAlign w:val="center"/>
            </w:tcPr>
            <w:p w14:paraId="45121E89" w14:textId="77777777" w:rsidR="00AF114B" w:rsidRDefault="00AF114B" w:rsidP="009437B4">
              <w:pPr>
                <w:pStyle w:val="Footer"/>
                <w:rPr>
                  <w:sz w:val="18"/>
                </w:rPr>
              </w:pPr>
              <w:r w:rsidRPr="00BD3DF9">
                <w:rPr>
                  <w:lang w:val="en-GB"/>
                </w:rPr>
                <w:t>DARWIN EU® Coordination Centre</w:t>
              </w:r>
            </w:p>
          </w:tc>
          <w:tc>
            <w:tcPr>
              <w:tcW w:w="4988" w:type="dxa"/>
              <w:vAlign w:val="center"/>
            </w:tcPr>
            <w:p w14:paraId="632A3C71" w14:textId="77777777" w:rsidR="00AF114B" w:rsidRDefault="00AF114B" w:rsidP="009437B4">
              <w:pPr>
                <w:pStyle w:val="Footer"/>
                <w:jc w:val="right"/>
                <w:rPr>
                  <w:sz w:val="18"/>
                </w:rPr>
              </w:pPr>
              <w:r w:rsidRPr="005F4746">
                <w:rPr>
                  <w:rStyle w:val="PageNumber"/>
                  <w:rFonts w:cs="Open Sans"/>
                  <w:sz w:val="20"/>
                  <w:szCs w:val="20"/>
                  <w:lang w:val="en-GB"/>
                </w:rPr>
                <w:fldChar w:fldCharType="begin"/>
              </w:r>
              <w:r w:rsidRPr="005F4746">
                <w:rPr>
                  <w:rStyle w:val="PageNumber"/>
                  <w:rFonts w:cs="Open Sans"/>
                  <w:sz w:val="20"/>
                  <w:szCs w:val="20"/>
                  <w:lang w:val="en-GB"/>
                </w:rPr>
                <w:instrText xml:space="preserve"> PAGE </w:instrText>
              </w:r>
              <w:r w:rsidRPr="005F4746">
                <w:rPr>
                  <w:rStyle w:val="PageNumber"/>
                  <w:rFonts w:cs="Open Sans"/>
                  <w:sz w:val="20"/>
                  <w:szCs w:val="20"/>
                  <w:lang w:val="en-GB"/>
                </w:rPr>
                <w:fldChar w:fldCharType="separate"/>
              </w:r>
              <w:r>
                <w:rPr>
                  <w:rStyle w:val="PageNumber"/>
                  <w:rFonts w:cs="Open Sans"/>
                  <w:noProof/>
                  <w:sz w:val="20"/>
                  <w:szCs w:val="20"/>
                  <w:lang w:val="en-GB"/>
                </w:rPr>
                <w:t>31</w:t>
              </w:r>
              <w:r w:rsidRPr="005F4746">
                <w:rPr>
                  <w:rStyle w:val="PageNumber"/>
                  <w:rFonts w:cs="Open Sans"/>
                  <w:sz w:val="20"/>
                  <w:szCs w:val="20"/>
                  <w:lang w:val="en-GB"/>
                </w:rPr>
                <w:fldChar w:fldCharType="end"/>
              </w:r>
              <w:r w:rsidRPr="005F4746">
                <w:rPr>
                  <w:rStyle w:val="PageNumber"/>
                  <w:rFonts w:cs="Open Sans"/>
                  <w:sz w:val="20"/>
                  <w:szCs w:val="20"/>
                  <w:lang w:val="en-GB"/>
                </w:rPr>
                <w:t>/</w:t>
              </w:r>
              <w:r w:rsidRPr="005F4746">
                <w:rPr>
                  <w:rStyle w:val="PageNumber"/>
                  <w:rFonts w:cs="Open Sans"/>
                  <w:sz w:val="20"/>
                  <w:szCs w:val="20"/>
                  <w:lang w:val="en-GB"/>
                </w:rPr>
                <w:fldChar w:fldCharType="begin"/>
              </w:r>
              <w:r w:rsidRPr="005F4746">
                <w:rPr>
                  <w:rStyle w:val="PageNumber"/>
                  <w:rFonts w:cs="Open Sans"/>
                  <w:sz w:val="20"/>
                  <w:szCs w:val="20"/>
                  <w:lang w:val="en-GB"/>
                </w:rPr>
                <w:instrText xml:space="preserve"> NUMPAGES </w:instrText>
              </w:r>
              <w:r w:rsidRPr="005F4746">
                <w:rPr>
                  <w:rStyle w:val="PageNumber"/>
                  <w:rFonts w:cs="Open Sans"/>
                  <w:sz w:val="20"/>
                  <w:szCs w:val="20"/>
                  <w:lang w:val="en-GB"/>
                </w:rPr>
                <w:fldChar w:fldCharType="separate"/>
              </w:r>
              <w:r>
                <w:rPr>
                  <w:rStyle w:val="PageNumber"/>
                  <w:rFonts w:cs="Open Sans"/>
                  <w:noProof/>
                  <w:sz w:val="20"/>
                  <w:szCs w:val="20"/>
                  <w:lang w:val="en-GB"/>
                </w:rPr>
                <w:t>39</w:t>
              </w:r>
              <w:r w:rsidRPr="005F4746">
                <w:rPr>
                  <w:rStyle w:val="PageNumber"/>
                  <w:rFonts w:cs="Open Sans"/>
                  <w:sz w:val="20"/>
                  <w:szCs w:val="20"/>
                  <w:lang w:val="en-GB"/>
                </w:rPr>
                <w:fldChar w:fldCharType="end"/>
              </w:r>
            </w:p>
          </w:tc>
        </w:tr>
      </w:sdtContent>
    </w:sdt>
  </w:tbl>
  <w:p w14:paraId="334D50A7" w14:textId="77777777" w:rsidR="00AF114B" w:rsidRDefault="00AF11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0EFE7" w14:textId="77777777" w:rsidR="00AF114B" w:rsidRPr="00E52E18" w:rsidRDefault="00AF114B" w:rsidP="00860F3F">
    <w:pPr>
      <w:pStyle w:val="Footer"/>
      <w:jc w:val="center"/>
      <w:rPr>
        <w:lang w:val="en-US"/>
      </w:rPr>
    </w:pPr>
    <w:r w:rsidRPr="00441051">
      <w:rPr>
        <w:color w:val="003399"/>
        <w:sz w:val="18"/>
        <w:szCs w:val="18"/>
        <w:lang w:val="en-US"/>
      </w:rPr>
      <w:t xml:space="preserve">This </w:t>
    </w:r>
    <w:r>
      <w:rPr>
        <w:color w:val="003399"/>
        <w:sz w:val="18"/>
        <w:szCs w:val="18"/>
        <w:lang w:val="en-US"/>
      </w:rPr>
      <w:t>document</w:t>
    </w:r>
    <w:r w:rsidRPr="00441051">
      <w:rPr>
        <w:color w:val="003399"/>
        <w:sz w:val="18"/>
        <w:szCs w:val="18"/>
        <w:lang w:val="en-US"/>
      </w:rPr>
      <w:t xml:space="preserve"> represents the views of the DARWIN EU® Coordination Centre only and cannot be interpreted as reflecting those of the European Medicines Agency or the European Medicines Regulatory Network.</w:t>
    </w:r>
  </w:p>
  <w:p w14:paraId="38F06CA0" w14:textId="77777777" w:rsidR="00AF114B" w:rsidRPr="00860F3F" w:rsidRDefault="00AF114B" w:rsidP="00F62864">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insideH w:val="single" w:sz="4" w:space="0" w:color="auto"/>
      </w:tblBorders>
      <w:tblLook w:val="04A0" w:firstRow="1" w:lastRow="0" w:firstColumn="1" w:lastColumn="0" w:noHBand="0" w:noVBand="1"/>
    </w:tblPr>
    <w:tblGrid>
      <w:gridCol w:w="4531"/>
      <w:gridCol w:w="4988"/>
    </w:tblGrid>
    <w:sdt>
      <w:sdtPr>
        <w:id w:val="799737339"/>
        <w:docPartObj>
          <w:docPartGallery w:val="Page Numbers (Bottom of Page)"/>
          <w:docPartUnique/>
        </w:docPartObj>
      </w:sdtPr>
      <w:sdtContent>
        <w:tr w:rsidR="009437B4" w14:paraId="0D05761A" w14:textId="77777777">
          <w:tc>
            <w:tcPr>
              <w:tcW w:w="4531" w:type="dxa"/>
              <w:vAlign w:val="center"/>
            </w:tcPr>
            <w:p w14:paraId="4BDA0262" w14:textId="77777777" w:rsidR="009437B4" w:rsidRDefault="009437B4" w:rsidP="009437B4">
              <w:pPr>
                <w:pStyle w:val="Footer"/>
                <w:rPr>
                  <w:sz w:val="18"/>
                </w:rPr>
              </w:pPr>
              <w:r w:rsidRPr="00BD3DF9">
                <w:rPr>
                  <w:lang w:val="en-GB"/>
                </w:rPr>
                <w:t>DARWIN EU® Coordination Centre</w:t>
              </w:r>
            </w:p>
          </w:tc>
          <w:tc>
            <w:tcPr>
              <w:tcW w:w="4988" w:type="dxa"/>
              <w:vAlign w:val="center"/>
            </w:tcPr>
            <w:p w14:paraId="059A56ED" w14:textId="77777777" w:rsidR="009437B4" w:rsidRDefault="009437B4" w:rsidP="009437B4">
              <w:pPr>
                <w:pStyle w:val="Footer"/>
                <w:jc w:val="right"/>
                <w:rPr>
                  <w:sz w:val="18"/>
                </w:rPr>
              </w:pPr>
              <w:r w:rsidRPr="005F4746">
                <w:rPr>
                  <w:rStyle w:val="PageNumber"/>
                  <w:rFonts w:cs="Open Sans"/>
                  <w:sz w:val="20"/>
                  <w:szCs w:val="20"/>
                  <w:lang w:val="en-GB"/>
                </w:rPr>
                <w:fldChar w:fldCharType="begin"/>
              </w:r>
              <w:r w:rsidRPr="005F4746">
                <w:rPr>
                  <w:rStyle w:val="PageNumber"/>
                  <w:rFonts w:cs="Open Sans"/>
                  <w:sz w:val="20"/>
                  <w:szCs w:val="20"/>
                  <w:lang w:val="en-GB"/>
                </w:rPr>
                <w:instrText xml:space="preserve"> PAGE </w:instrText>
              </w:r>
              <w:r w:rsidRPr="005F4746">
                <w:rPr>
                  <w:rStyle w:val="PageNumber"/>
                  <w:rFonts w:cs="Open Sans"/>
                  <w:sz w:val="20"/>
                  <w:szCs w:val="20"/>
                  <w:lang w:val="en-GB"/>
                </w:rPr>
                <w:fldChar w:fldCharType="separate"/>
              </w:r>
              <w:r>
                <w:rPr>
                  <w:rStyle w:val="PageNumber"/>
                  <w:rFonts w:cs="Open Sans"/>
                  <w:sz w:val="20"/>
                  <w:szCs w:val="20"/>
                  <w:lang w:val="en-GB"/>
                </w:rPr>
                <w:t>3</w:t>
              </w:r>
              <w:r w:rsidRPr="005F4746">
                <w:rPr>
                  <w:rStyle w:val="PageNumber"/>
                  <w:rFonts w:cs="Open Sans"/>
                  <w:sz w:val="20"/>
                  <w:szCs w:val="20"/>
                  <w:lang w:val="en-GB"/>
                </w:rPr>
                <w:fldChar w:fldCharType="end"/>
              </w:r>
              <w:r w:rsidRPr="005F4746">
                <w:rPr>
                  <w:rStyle w:val="PageNumber"/>
                  <w:rFonts w:cs="Open Sans"/>
                  <w:sz w:val="20"/>
                  <w:szCs w:val="20"/>
                  <w:lang w:val="en-GB"/>
                </w:rPr>
                <w:t>/</w:t>
              </w:r>
              <w:r w:rsidRPr="005F4746">
                <w:rPr>
                  <w:rStyle w:val="PageNumber"/>
                  <w:rFonts w:cs="Open Sans"/>
                  <w:sz w:val="20"/>
                  <w:szCs w:val="20"/>
                  <w:lang w:val="en-GB"/>
                </w:rPr>
                <w:fldChar w:fldCharType="begin"/>
              </w:r>
              <w:r w:rsidRPr="005F4746">
                <w:rPr>
                  <w:rStyle w:val="PageNumber"/>
                  <w:rFonts w:cs="Open Sans"/>
                  <w:sz w:val="20"/>
                  <w:szCs w:val="20"/>
                  <w:lang w:val="en-GB"/>
                </w:rPr>
                <w:instrText xml:space="preserve"> NUMPAGES </w:instrText>
              </w:r>
              <w:r w:rsidRPr="005F4746">
                <w:rPr>
                  <w:rStyle w:val="PageNumber"/>
                  <w:rFonts w:cs="Open Sans"/>
                  <w:sz w:val="20"/>
                  <w:szCs w:val="20"/>
                  <w:lang w:val="en-GB"/>
                </w:rPr>
                <w:fldChar w:fldCharType="separate"/>
              </w:r>
              <w:r>
                <w:rPr>
                  <w:rStyle w:val="PageNumber"/>
                  <w:rFonts w:cs="Open Sans"/>
                  <w:sz w:val="20"/>
                  <w:szCs w:val="20"/>
                  <w:lang w:val="en-GB"/>
                </w:rPr>
                <w:t>7</w:t>
              </w:r>
              <w:r w:rsidRPr="005F4746">
                <w:rPr>
                  <w:rStyle w:val="PageNumber"/>
                  <w:rFonts w:cs="Open Sans"/>
                  <w:sz w:val="20"/>
                  <w:szCs w:val="20"/>
                  <w:lang w:val="en-GB"/>
                </w:rPr>
                <w:fldChar w:fldCharType="end"/>
              </w:r>
            </w:p>
          </w:tc>
        </w:tr>
      </w:sdtContent>
    </w:sdt>
  </w:tbl>
  <w:p w14:paraId="68C6868E" w14:textId="77777777" w:rsidR="000B3494" w:rsidRDefault="000B34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0B42F" w14:textId="77777777" w:rsidR="00860F3F" w:rsidRPr="00E52E18" w:rsidRDefault="00860F3F" w:rsidP="00860F3F">
    <w:pPr>
      <w:pStyle w:val="Footer"/>
      <w:jc w:val="center"/>
      <w:rPr>
        <w:lang w:val="en-US"/>
      </w:rPr>
    </w:pPr>
    <w:r w:rsidRPr="00441051">
      <w:rPr>
        <w:color w:val="003399"/>
        <w:sz w:val="18"/>
        <w:szCs w:val="18"/>
        <w:lang w:val="en-US"/>
      </w:rPr>
      <w:t xml:space="preserve">This </w:t>
    </w:r>
    <w:r>
      <w:rPr>
        <w:color w:val="003399"/>
        <w:sz w:val="18"/>
        <w:szCs w:val="18"/>
        <w:lang w:val="en-US"/>
      </w:rPr>
      <w:t>document</w:t>
    </w:r>
    <w:r w:rsidRPr="00441051">
      <w:rPr>
        <w:color w:val="003399"/>
        <w:sz w:val="18"/>
        <w:szCs w:val="18"/>
        <w:lang w:val="en-US"/>
      </w:rPr>
      <w:t xml:space="preserve"> represents the views of the DARWIN EU® Coordination Centre only and cannot be interpreted as reflecting those of the European Medicines Agency or the European Medicines Regulatory Network.</w:t>
    </w:r>
  </w:p>
  <w:p w14:paraId="0DD5ACB1" w14:textId="3BEE0179" w:rsidR="00F62864" w:rsidRPr="00860F3F" w:rsidRDefault="00F62864" w:rsidP="00F62864">
    <w:pPr>
      <w:pStyle w:val="Foo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insideH w:val="single" w:sz="4" w:space="0" w:color="auto"/>
      </w:tblBorders>
      <w:tblLook w:val="04A0" w:firstRow="1" w:lastRow="0" w:firstColumn="1" w:lastColumn="0" w:noHBand="0" w:noVBand="1"/>
    </w:tblPr>
    <w:tblGrid>
      <w:gridCol w:w="4531"/>
      <w:gridCol w:w="4988"/>
    </w:tblGrid>
    <w:sdt>
      <w:sdtPr>
        <w:id w:val="-1930725841"/>
        <w:docPartObj>
          <w:docPartGallery w:val="Page Numbers (Bottom of Page)"/>
          <w:docPartUnique/>
        </w:docPartObj>
      </w:sdtPr>
      <w:sdtContent>
        <w:tr w:rsidR="009437B4" w14:paraId="05700FFB" w14:textId="77777777">
          <w:tc>
            <w:tcPr>
              <w:tcW w:w="4531" w:type="dxa"/>
              <w:vAlign w:val="center"/>
            </w:tcPr>
            <w:p w14:paraId="29F1A0DE" w14:textId="77777777" w:rsidR="009437B4" w:rsidRDefault="009437B4" w:rsidP="009437B4">
              <w:pPr>
                <w:pStyle w:val="Footer"/>
                <w:rPr>
                  <w:sz w:val="18"/>
                </w:rPr>
              </w:pPr>
              <w:r w:rsidRPr="00BD3DF9">
                <w:rPr>
                  <w:lang w:val="en-GB"/>
                </w:rPr>
                <w:t>DARWIN EU® Coordination Centre</w:t>
              </w:r>
            </w:p>
          </w:tc>
          <w:tc>
            <w:tcPr>
              <w:tcW w:w="4988" w:type="dxa"/>
              <w:vAlign w:val="center"/>
            </w:tcPr>
            <w:p w14:paraId="35B54049" w14:textId="77777777" w:rsidR="009437B4" w:rsidRDefault="009437B4" w:rsidP="009437B4">
              <w:pPr>
                <w:pStyle w:val="Footer"/>
                <w:jc w:val="right"/>
                <w:rPr>
                  <w:sz w:val="18"/>
                </w:rPr>
              </w:pPr>
              <w:r w:rsidRPr="005F4746">
                <w:rPr>
                  <w:rStyle w:val="PageNumber"/>
                  <w:rFonts w:cs="Open Sans"/>
                  <w:sz w:val="20"/>
                  <w:szCs w:val="20"/>
                  <w:lang w:val="en-GB"/>
                </w:rPr>
                <w:fldChar w:fldCharType="begin"/>
              </w:r>
              <w:r w:rsidRPr="005F4746">
                <w:rPr>
                  <w:rStyle w:val="PageNumber"/>
                  <w:rFonts w:cs="Open Sans"/>
                  <w:sz w:val="20"/>
                  <w:szCs w:val="20"/>
                  <w:lang w:val="en-GB"/>
                </w:rPr>
                <w:instrText xml:space="preserve"> PAGE </w:instrText>
              </w:r>
              <w:r w:rsidRPr="005F4746">
                <w:rPr>
                  <w:rStyle w:val="PageNumber"/>
                  <w:rFonts w:cs="Open Sans"/>
                  <w:sz w:val="20"/>
                  <w:szCs w:val="20"/>
                  <w:lang w:val="en-GB"/>
                </w:rPr>
                <w:fldChar w:fldCharType="separate"/>
              </w:r>
              <w:r>
                <w:rPr>
                  <w:rStyle w:val="PageNumber"/>
                  <w:rFonts w:cs="Open Sans"/>
                  <w:sz w:val="20"/>
                  <w:szCs w:val="20"/>
                  <w:lang w:val="en-GB"/>
                </w:rPr>
                <w:t>3</w:t>
              </w:r>
              <w:r w:rsidRPr="005F4746">
                <w:rPr>
                  <w:rStyle w:val="PageNumber"/>
                  <w:rFonts w:cs="Open Sans"/>
                  <w:sz w:val="20"/>
                  <w:szCs w:val="20"/>
                  <w:lang w:val="en-GB"/>
                </w:rPr>
                <w:fldChar w:fldCharType="end"/>
              </w:r>
              <w:r w:rsidRPr="005F4746">
                <w:rPr>
                  <w:rStyle w:val="PageNumber"/>
                  <w:rFonts w:cs="Open Sans"/>
                  <w:sz w:val="20"/>
                  <w:szCs w:val="20"/>
                  <w:lang w:val="en-GB"/>
                </w:rPr>
                <w:t>/</w:t>
              </w:r>
              <w:r w:rsidRPr="005F4746">
                <w:rPr>
                  <w:rStyle w:val="PageNumber"/>
                  <w:rFonts w:cs="Open Sans"/>
                  <w:sz w:val="20"/>
                  <w:szCs w:val="20"/>
                  <w:lang w:val="en-GB"/>
                </w:rPr>
                <w:fldChar w:fldCharType="begin"/>
              </w:r>
              <w:r w:rsidRPr="005F4746">
                <w:rPr>
                  <w:rStyle w:val="PageNumber"/>
                  <w:rFonts w:cs="Open Sans"/>
                  <w:sz w:val="20"/>
                  <w:szCs w:val="20"/>
                  <w:lang w:val="en-GB"/>
                </w:rPr>
                <w:instrText xml:space="preserve"> NUMPAGES </w:instrText>
              </w:r>
              <w:r w:rsidRPr="005F4746">
                <w:rPr>
                  <w:rStyle w:val="PageNumber"/>
                  <w:rFonts w:cs="Open Sans"/>
                  <w:sz w:val="20"/>
                  <w:szCs w:val="20"/>
                  <w:lang w:val="en-GB"/>
                </w:rPr>
                <w:fldChar w:fldCharType="separate"/>
              </w:r>
              <w:r>
                <w:rPr>
                  <w:rStyle w:val="PageNumber"/>
                  <w:rFonts w:cs="Open Sans"/>
                  <w:sz w:val="20"/>
                  <w:szCs w:val="20"/>
                  <w:lang w:val="en-GB"/>
                </w:rPr>
                <w:t>7</w:t>
              </w:r>
              <w:r w:rsidRPr="005F4746">
                <w:rPr>
                  <w:rStyle w:val="PageNumber"/>
                  <w:rFonts w:cs="Open Sans"/>
                  <w:sz w:val="20"/>
                  <w:szCs w:val="20"/>
                  <w:lang w:val="en-GB"/>
                </w:rPr>
                <w:fldChar w:fldCharType="end"/>
              </w:r>
            </w:p>
          </w:tc>
        </w:tr>
      </w:sdtContent>
    </w:sdt>
  </w:tbl>
  <w:p w14:paraId="280AF3A4" w14:textId="77777777" w:rsidR="00F15CB7" w:rsidRDefault="00F15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97542" w14:textId="77777777" w:rsidR="009870F2" w:rsidRDefault="009870F2" w:rsidP="00AF59E6">
      <w:pPr>
        <w:spacing w:after="0" w:line="240" w:lineRule="auto"/>
      </w:pPr>
      <w:r>
        <w:separator/>
      </w:r>
    </w:p>
  </w:footnote>
  <w:footnote w:type="continuationSeparator" w:id="0">
    <w:p w14:paraId="188A6322" w14:textId="77777777" w:rsidR="009870F2" w:rsidRDefault="009870F2" w:rsidP="00AF59E6">
      <w:pPr>
        <w:spacing w:after="0" w:line="240" w:lineRule="auto"/>
      </w:pPr>
      <w:r>
        <w:continuationSeparator/>
      </w:r>
    </w:p>
  </w:footnote>
  <w:footnote w:type="continuationNotice" w:id="1">
    <w:p w14:paraId="65107352" w14:textId="77777777" w:rsidR="009870F2" w:rsidRDefault="009870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Rastertabel1licht-Accent11"/>
      <w:tblW w:w="9498" w:type="dxa"/>
      <w:tblBorders>
        <w:top w:val="single" w:sz="4" w:space="0" w:color="003399"/>
        <w:left w:val="single" w:sz="4" w:space="0" w:color="003399"/>
        <w:bottom w:val="single" w:sz="4" w:space="0" w:color="003399"/>
        <w:right w:val="single" w:sz="4" w:space="0" w:color="003399"/>
        <w:insideH w:val="single" w:sz="4" w:space="0" w:color="003399"/>
        <w:insideV w:val="single" w:sz="4" w:space="0" w:color="003399"/>
      </w:tblBorders>
      <w:tblLayout w:type="fixed"/>
      <w:tblLook w:val="0000" w:firstRow="0" w:lastRow="0" w:firstColumn="0" w:lastColumn="0" w:noHBand="0" w:noVBand="0"/>
    </w:tblPr>
    <w:tblGrid>
      <w:gridCol w:w="2127"/>
      <w:gridCol w:w="4252"/>
      <w:gridCol w:w="3119"/>
    </w:tblGrid>
    <w:tr w:rsidR="00AF114B" w:rsidRPr="009A48FE" w14:paraId="25AFDCFC" w14:textId="77777777">
      <w:trPr>
        <w:trHeight w:val="557"/>
      </w:trPr>
      <w:tc>
        <w:tcPr>
          <w:tcW w:w="2127" w:type="dxa"/>
          <w:vMerge w:val="restart"/>
        </w:tcPr>
        <w:p w14:paraId="0F693C0C" w14:textId="77777777" w:rsidR="00AF114B" w:rsidRPr="005F4746" w:rsidRDefault="00AF114B" w:rsidP="000B3494">
          <w:pPr>
            <w:tabs>
              <w:tab w:val="center" w:pos="4252"/>
              <w:tab w:val="right" w:pos="8504"/>
            </w:tabs>
            <w:rPr>
              <w:rFonts w:cs="Open Sans"/>
              <w:sz w:val="20"/>
              <w:szCs w:val="20"/>
              <w:lang w:val="en-GB"/>
            </w:rPr>
          </w:pPr>
          <w:r>
            <w:rPr>
              <w:rFonts w:cs="Open Sans"/>
              <w:noProof/>
              <w:color w:val="2B579A"/>
              <w:sz w:val="20"/>
              <w:szCs w:val="20"/>
              <w:shd w:val="clear" w:color="auto" w:fill="E6E6E6"/>
              <w:lang w:val="nl-NL" w:eastAsia="nl-NL"/>
            </w:rPr>
            <w:drawing>
              <wp:anchor distT="0" distB="0" distL="114300" distR="114300" simplePos="0" relativeHeight="251658241" behindDoc="0" locked="0" layoutInCell="1" allowOverlap="1" wp14:anchorId="36C16FC6" wp14:editId="35E9DD1E">
                <wp:simplePos x="0" y="0"/>
                <wp:positionH relativeFrom="column">
                  <wp:posOffset>-4776</wp:posOffset>
                </wp:positionH>
                <wp:positionV relativeFrom="paragraph">
                  <wp:posOffset>147265</wp:posOffset>
                </wp:positionV>
                <wp:extent cx="1208405" cy="501015"/>
                <wp:effectExtent l="0" t="0" r="0" b="0"/>
                <wp:wrapNone/>
                <wp:docPr id="1276668944" name="Picture 1276668944"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83146" name="Picture 2" descr="Text&#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08405" cy="501015"/>
                        </a:xfrm>
                        <a:prstGeom prst="rect">
                          <a:avLst/>
                        </a:prstGeom>
                        <a:noFill/>
                        <a:ln>
                          <a:noFill/>
                        </a:ln>
                      </pic:spPr>
                    </pic:pic>
                  </a:graphicData>
                </a:graphic>
              </wp:anchor>
            </w:drawing>
          </w:r>
        </w:p>
      </w:tc>
      <w:tc>
        <w:tcPr>
          <w:tcW w:w="7371" w:type="dxa"/>
          <w:gridSpan w:val="2"/>
        </w:tcPr>
        <w:p w14:paraId="53314EFB" w14:textId="08BBC1FF" w:rsidR="00AF114B" w:rsidRPr="00441051" w:rsidRDefault="00AF114B" w:rsidP="000B3494">
          <w:pPr>
            <w:pStyle w:val="Header"/>
            <w:rPr>
              <w:rFonts w:cs="Open Sans"/>
              <w:color w:val="003399"/>
              <w:sz w:val="20"/>
              <w:szCs w:val="20"/>
              <w:lang w:val="en-GB"/>
            </w:rPr>
          </w:pPr>
          <w:r w:rsidRPr="00525383">
            <w:rPr>
              <w:b/>
              <w:color w:val="003399"/>
              <w:sz w:val="20"/>
              <w:szCs w:val="18"/>
              <w:lang w:val="en-GB"/>
            </w:rPr>
            <w:t>D</w:t>
          </w:r>
          <w:r>
            <w:rPr>
              <w:b/>
              <w:color w:val="003399"/>
              <w:sz w:val="20"/>
              <w:szCs w:val="18"/>
              <w:lang w:val="en-GB"/>
            </w:rPr>
            <w:t>2.2.3</w:t>
          </w:r>
          <w:r w:rsidR="00EC5E96">
            <w:rPr>
              <w:b/>
              <w:color w:val="003399"/>
              <w:sz w:val="20"/>
              <w:szCs w:val="18"/>
              <w:lang w:val="en-GB"/>
            </w:rPr>
            <w:t xml:space="preserve">. </w:t>
          </w:r>
          <w:r>
            <w:rPr>
              <w:b/>
              <w:color w:val="003399"/>
              <w:sz w:val="20"/>
              <w:szCs w:val="18"/>
              <w:lang w:val="en-GB"/>
            </w:rPr>
            <w:t>Protocol P2 C1-00</w:t>
          </w:r>
          <w:r w:rsidR="009A48FE">
            <w:rPr>
              <w:b/>
              <w:color w:val="003399"/>
              <w:sz w:val="20"/>
              <w:szCs w:val="18"/>
              <w:lang w:val="en-GB"/>
            </w:rPr>
            <w:t>9</w:t>
          </w:r>
          <w:r w:rsidR="006A0047">
            <w:rPr>
              <w:b/>
              <w:color w:val="003399"/>
              <w:sz w:val="20"/>
              <w:szCs w:val="18"/>
              <w:lang w:val="en-GB"/>
            </w:rPr>
            <w:t>. Frailty and Polypharmacy at cancer diagnosis</w:t>
          </w:r>
        </w:p>
      </w:tc>
    </w:tr>
    <w:tr w:rsidR="00AF114B" w14:paraId="57EB4C31" w14:textId="77777777">
      <w:trPr>
        <w:trHeight w:val="397"/>
      </w:trPr>
      <w:tc>
        <w:tcPr>
          <w:tcW w:w="2127" w:type="dxa"/>
          <w:vMerge/>
        </w:tcPr>
        <w:p w14:paraId="66BD754E" w14:textId="77777777" w:rsidR="00AF114B" w:rsidRPr="005F4746" w:rsidRDefault="00AF114B" w:rsidP="000B3494">
          <w:pPr>
            <w:pStyle w:val="Header"/>
            <w:rPr>
              <w:rFonts w:cs="Open Sans"/>
              <w:sz w:val="20"/>
              <w:szCs w:val="20"/>
              <w:lang w:val="en-GB"/>
            </w:rPr>
          </w:pPr>
        </w:p>
      </w:tc>
      <w:tc>
        <w:tcPr>
          <w:tcW w:w="4252" w:type="dxa"/>
          <w:vMerge w:val="restart"/>
        </w:tcPr>
        <w:p w14:paraId="0D4A0F4D" w14:textId="77B3219E" w:rsidR="00AF114B" w:rsidRPr="005101FA" w:rsidRDefault="00AF114B" w:rsidP="000B3494">
          <w:pPr>
            <w:rPr>
              <w:rFonts w:cs="Open Sans"/>
              <w:sz w:val="20"/>
              <w:szCs w:val="20"/>
              <w:lang w:val="pt-PT"/>
            </w:rPr>
          </w:pPr>
          <w:r w:rsidRPr="005101FA">
            <w:rPr>
              <w:rFonts w:cs="Open Sans"/>
              <w:b/>
              <w:bCs/>
              <w:sz w:val="20"/>
              <w:szCs w:val="20"/>
              <w:lang w:val="pt-PT"/>
            </w:rPr>
            <w:t>Author(s): T. Duarte-Salles</w:t>
          </w:r>
        </w:p>
      </w:tc>
      <w:tc>
        <w:tcPr>
          <w:tcW w:w="3119" w:type="dxa"/>
        </w:tcPr>
        <w:p w14:paraId="6D39A7E7" w14:textId="4FD3F220" w:rsidR="00AF114B" w:rsidRPr="005F4746" w:rsidRDefault="00AF114B">
          <w:pPr>
            <w:pStyle w:val="Header"/>
            <w:jc w:val="both"/>
            <w:rPr>
              <w:rFonts w:cs="Open Sans"/>
              <w:b/>
              <w:bCs/>
              <w:sz w:val="20"/>
              <w:szCs w:val="20"/>
              <w:lang w:val="en-GB"/>
            </w:rPr>
          </w:pPr>
          <w:r w:rsidRPr="77C11719">
            <w:rPr>
              <w:rFonts w:cs="Open Sans"/>
              <w:b/>
              <w:bCs/>
              <w:sz w:val="20"/>
              <w:szCs w:val="20"/>
              <w:lang w:val="en-GB"/>
            </w:rPr>
            <w:t xml:space="preserve">Version: </w:t>
          </w:r>
          <w:r w:rsidR="009A48FE">
            <w:rPr>
              <w:rFonts w:cs="Open Sans"/>
              <w:b/>
              <w:bCs/>
              <w:sz w:val="20"/>
              <w:szCs w:val="20"/>
              <w:lang w:val="en-GB"/>
            </w:rPr>
            <w:t>1.0</w:t>
          </w:r>
        </w:p>
      </w:tc>
    </w:tr>
    <w:tr w:rsidR="00AF114B" w14:paraId="3CFEB7E1" w14:textId="77777777">
      <w:trPr>
        <w:trHeight w:val="438"/>
      </w:trPr>
      <w:tc>
        <w:tcPr>
          <w:tcW w:w="2127" w:type="dxa"/>
          <w:vMerge/>
        </w:tcPr>
        <w:p w14:paraId="78D6D6A1" w14:textId="77777777" w:rsidR="00AF114B" w:rsidRPr="005F4746" w:rsidRDefault="00AF114B" w:rsidP="000B3494">
          <w:pPr>
            <w:pStyle w:val="Header"/>
            <w:rPr>
              <w:rFonts w:cs="Open Sans"/>
              <w:sz w:val="20"/>
              <w:szCs w:val="20"/>
              <w:lang w:val="en-GB"/>
            </w:rPr>
          </w:pPr>
        </w:p>
      </w:tc>
      <w:tc>
        <w:tcPr>
          <w:tcW w:w="4252" w:type="dxa"/>
          <w:vMerge/>
        </w:tcPr>
        <w:p w14:paraId="64F4CEBB" w14:textId="77777777" w:rsidR="00AF114B" w:rsidRPr="005F4746" w:rsidRDefault="00AF114B" w:rsidP="000B3494">
          <w:pPr>
            <w:rPr>
              <w:rFonts w:cs="Open Sans"/>
              <w:sz w:val="20"/>
              <w:szCs w:val="20"/>
              <w:lang w:val="en-GB"/>
            </w:rPr>
          </w:pPr>
        </w:p>
      </w:tc>
      <w:tc>
        <w:tcPr>
          <w:tcW w:w="3119" w:type="dxa"/>
        </w:tcPr>
        <w:p w14:paraId="1EABB9AC" w14:textId="77777777" w:rsidR="00AF114B" w:rsidRPr="005F4746" w:rsidRDefault="00AF114B" w:rsidP="000B3494">
          <w:pPr>
            <w:jc w:val="both"/>
            <w:rPr>
              <w:rFonts w:cs="Open Sans"/>
              <w:sz w:val="20"/>
              <w:szCs w:val="20"/>
              <w:lang w:val="en-GB"/>
            </w:rPr>
          </w:pPr>
          <w:r>
            <w:rPr>
              <w:rFonts w:cs="Open Sans"/>
              <w:b/>
              <w:bCs/>
              <w:sz w:val="20"/>
              <w:szCs w:val="20"/>
              <w:lang w:val="en-GB"/>
            </w:rPr>
            <w:t>Dissemination level</w:t>
          </w:r>
          <w:r w:rsidRPr="005F4746">
            <w:rPr>
              <w:rFonts w:cs="Open Sans"/>
              <w:b/>
              <w:bCs/>
              <w:sz w:val="20"/>
              <w:szCs w:val="20"/>
              <w:lang w:val="en-GB"/>
            </w:rPr>
            <w:t>:</w:t>
          </w:r>
          <w:r w:rsidRPr="005F4746">
            <w:rPr>
              <w:rFonts w:cs="Open Sans"/>
              <w:sz w:val="20"/>
              <w:szCs w:val="20"/>
              <w:lang w:val="en-GB"/>
            </w:rPr>
            <w:t xml:space="preserve"> </w:t>
          </w:r>
          <w:r>
            <w:rPr>
              <w:rFonts w:cs="Open Sans"/>
              <w:sz w:val="20"/>
              <w:szCs w:val="20"/>
              <w:lang w:val="en-GB"/>
            </w:rPr>
            <w:t>Confidential</w:t>
          </w:r>
        </w:p>
      </w:tc>
    </w:tr>
  </w:tbl>
  <w:p w14:paraId="12E0F5A7" w14:textId="77777777" w:rsidR="00AF114B" w:rsidRDefault="00AF11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00AF114B" w14:paraId="22618BAA" w14:textId="77777777">
      <w:trPr>
        <w:trHeight w:val="300"/>
      </w:trPr>
      <w:tc>
        <w:tcPr>
          <w:tcW w:w="3210" w:type="dxa"/>
        </w:tcPr>
        <w:p w14:paraId="1E8B2F14" w14:textId="77777777" w:rsidR="00AF114B" w:rsidRDefault="00AF114B">
          <w:pPr>
            <w:pStyle w:val="Header"/>
            <w:ind w:left="-115"/>
          </w:pPr>
        </w:p>
      </w:tc>
      <w:tc>
        <w:tcPr>
          <w:tcW w:w="3210" w:type="dxa"/>
        </w:tcPr>
        <w:p w14:paraId="5C99DF5E" w14:textId="77777777" w:rsidR="00AF114B" w:rsidRDefault="00AF114B">
          <w:pPr>
            <w:pStyle w:val="Header"/>
            <w:jc w:val="center"/>
          </w:pPr>
        </w:p>
      </w:tc>
      <w:tc>
        <w:tcPr>
          <w:tcW w:w="3210" w:type="dxa"/>
        </w:tcPr>
        <w:p w14:paraId="161AEF78" w14:textId="77777777" w:rsidR="00AF114B" w:rsidRDefault="00AF114B">
          <w:pPr>
            <w:pStyle w:val="Header"/>
            <w:ind w:right="-115"/>
            <w:jc w:val="right"/>
          </w:pPr>
        </w:p>
      </w:tc>
    </w:tr>
  </w:tbl>
  <w:p w14:paraId="1337ADA9" w14:textId="77777777" w:rsidR="00AF114B" w:rsidRDefault="00AF11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4" w:space="0" w:color="003399"/>
        <w:left w:val="single" w:sz="4" w:space="0" w:color="003399"/>
        <w:bottom w:val="single" w:sz="4" w:space="0" w:color="003399"/>
        <w:right w:val="single" w:sz="4" w:space="0" w:color="003399"/>
        <w:insideH w:val="single" w:sz="4" w:space="0" w:color="003399"/>
        <w:insideV w:val="single" w:sz="4" w:space="0" w:color="003399"/>
      </w:tblBorders>
      <w:tblLayout w:type="fixed"/>
      <w:tblLook w:val="0000" w:firstRow="0" w:lastRow="0" w:firstColumn="0" w:lastColumn="0" w:noHBand="0" w:noVBand="0"/>
    </w:tblPr>
    <w:tblGrid>
      <w:gridCol w:w="2127"/>
      <w:gridCol w:w="4252"/>
      <w:gridCol w:w="3539"/>
    </w:tblGrid>
    <w:tr w:rsidR="000B3494" w:rsidRPr="002032A8" w14:paraId="07B2D364" w14:textId="77777777" w:rsidTr="00ED68AE">
      <w:trPr>
        <w:trHeight w:val="557"/>
      </w:trPr>
      <w:tc>
        <w:tcPr>
          <w:tcW w:w="2127" w:type="dxa"/>
          <w:vMerge w:val="restart"/>
        </w:tcPr>
        <w:p w14:paraId="213234BE" w14:textId="77777777" w:rsidR="000B3494" w:rsidRPr="005F4746" w:rsidRDefault="000B3494" w:rsidP="000B3494">
          <w:pPr>
            <w:tabs>
              <w:tab w:val="center" w:pos="4252"/>
              <w:tab w:val="right" w:pos="8504"/>
            </w:tabs>
            <w:rPr>
              <w:rFonts w:cs="Open Sans"/>
              <w:lang w:val="en-GB"/>
            </w:rPr>
          </w:pPr>
          <w:r>
            <w:rPr>
              <w:rFonts w:cs="Open Sans"/>
              <w:noProof/>
              <w:lang w:val="en-GB"/>
            </w:rPr>
            <w:drawing>
              <wp:anchor distT="0" distB="0" distL="114300" distR="114300" simplePos="0" relativeHeight="251658240" behindDoc="0" locked="0" layoutInCell="1" allowOverlap="1" wp14:anchorId="51C488AF" wp14:editId="7BBC818E">
                <wp:simplePos x="0" y="0"/>
                <wp:positionH relativeFrom="column">
                  <wp:posOffset>-4776</wp:posOffset>
                </wp:positionH>
                <wp:positionV relativeFrom="paragraph">
                  <wp:posOffset>147265</wp:posOffset>
                </wp:positionV>
                <wp:extent cx="1208405" cy="501015"/>
                <wp:effectExtent l="0" t="0" r="0" b="0"/>
                <wp:wrapNone/>
                <wp:docPr id="1258117596" name="Picture 1258117596"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8405" cy="501015"/>
                        </a:xfrm>
                        <a:prstGeom prst="rect">
                          <a:avLst/>
                        </a:prstGeom>
                        <a:noFill/>
                        <a:ln>
                          <a:noFill/>
                        </a:ln>
                      </pic:spPr>
                    </pic:pic>
                  </a:graphicData>
                </a:graphic>
              </wp:anchor>
            </w:drawing>
          </w:r>
        </w:p>
      </w:tc>
      <w:tc>
        <w:tcPr>
          <w:tcW w:w="7791" w:type="dxa"/>
          <w:gridSpan w:val="2"/>
        </w:tcPr>
        <w:p w14:paraId="1E1E33B8" w14:textId="14B027A5" w:rsidR="000B3494" w:rsidRPr="00441051" w:rsidRDefault="00EC5E96" w:rsidP="3757CBB2">
          <w:pPr>
            <w:pStyle w:val="Header"/>
            <w:rPr>
              <w:color w:val="003399"/>
              <w:lang w:val="en-GB"/>
            </w:rPr>
          </w:pPr>
          <w:r w:rsidRPr="00525383">
            <w:rPr>
              <w:b/>
              <w:color w:val="003399"/>
              <w:sz w:val="20"/>
              <w:szCs w:val="18"/>
              <w:lang w:val="en-GB"/>
            </w:rPr>
            <w:t>D</w:t>
          </w:r>
          <w:r>
            <w:rPr>
              <w:b/>
              <w:color w:val="003399"/>
              <w:sz w:val="20"/>
              <w:szCs w:val="18"/>
              <w:lang w:val="en-GB"/>
            </w:rPr>
            <w:t>2.2.3. Protocol P2 C1-009. Frailty and Polypharmacy at cancer diagnosis</w:t>
          </w:r>
        </w:p>
      </w:tc>
    </w:tr>
    <w:tr w:rsidR="000B3494" w:rsidRPr="005F4746" w14:paraId="7613D145" w14:textId="77777777" w:rsidTr="00ED68AE">
      <w:trPr>
        <w:trHeight w:val="397"/>
      </w:trPr>
      <w:tc>
        <w:tcPr>
          <w:tcW w:w="2127" w:type="dxa"/>
          <w:vMerge/>
        </w:tcPr>
        <w:p w14:paraId="726469FC" w14:textId="77777777" w:rsidR="000B3494" w:rsidRPr="005F4746" w:rsidRDefault="000B3494" w:rsidP="000B3494">
          <w:pPr>
            <w:pStyle w:val="Header"/>
            <w:rPr>
              <w:rFonts w:cs="Open Sans"/>
              <w:lang w:val="en-GB"/>
            </w:rPr>
          </w:pPr>
        </w:p>
      </w:tc>
      <w:tc>
        <w:tcPr>
          <w:tcW w:w="4252" w:type="dxa"/>
          <w:vMerge w:val="restart"/>
        </w:tcPr>
        <w:p w14:paraId="1142CD67" w14:textId="77777777" w:rsidR="000B3494" w:rsidRPr="005F4746" w:rsidRDefault="3757CBB2" w:rsidP="3757CBB2">
          <w:pPr>
            <w:rPr>
              <w:rFonts w:cs="Open Sans"/>
              <w:lang w:val="en-GB"/>
            </w:rPr>
          </w:pPr>
          <w:r w:rsidRPr="3757CBB2">
            <w:rPr>
              <w:rFonts w:cs="Open Sans"/>
              <w:lang w:val="en-GB"/>
            </w:rPr>
            <w:t>Author(s): T. Duarte-Sall</w:t>
          </w:r>
          <w:r w:rsidR="00EE25C6">
            <w:rPr>
              <w:rFonts w:cs="Open Sans"/>
              <w:lang w:val="en-GB"/>
            </w:rPr>
            <w:t>es</w:t>
          </w:r>
        </w:p>
      </w:tc>
      <w:tc>
        <w:tcPr>
          <w:tcW w:w="3539" w:type="dxa"/>
        </w:tcPr>
        <w:p w14:paraId="4ACEAEC6" w14:textId="77777777" w:rsidR="000B3494" w:rsidRPr="005F4746" w:rsidRDefault="3757CBB2" w:rsidP="000B3494">
          <w:pPr>
            <w:pStyle w:val="Header"/>
            <w:jc w:val="both"/>
            <w:rPr>
              <w:rFonts w:cs="Open Sans"/>
              <w:lang w:val="en-GB"/>
            </w:rPr>
          </w:pPr>
          <w:r w:rsidRPr="3757CBB2">
            <w:rPr>
              <w:rFonts w:cs="Open Sans"/>
              <w:lang w:val="en-GB"/>
            </w:rPr>
            <w:t>Version: v1.0</w:t>
          </w:r>
        </w:p>
      </w:tc>
    </w:tr>
    <w:tr w:rsidR="000B3494" w:rsidRPr="005F4746" w14:paraId="26B79A32" w14:textId="77777777" w:rsidTr="00ED68AE">
      <w:trPr>
        <w:trHeight w:val="438"/>
      </w:trPr>
      <w:tc>
        <w:tcPr>
          <w:tcW w:w="2127" w:type="dxa"/>
          <w:vMerge/>
        </w:tcPr>
        <w:p w14:paraId="7150411E" w14:textId="77777777" w:rsidR="000B3494" w:rsidRPr="005F4746" w:rsidRDefault="000B3494" w:rsidP="000B3494">
          <w:pPr>
            <w:pStyle w:val="Header"/>
            <w:rPr>
              <w:rFonts w:cs="Open Sans"/>
              <w:lang w:val="en-GB"/>
            </w:rPr>
          </w:pPr>
        </w:p>
      </w:tc>
      <w:tc>
        <w:tcPr>
          <w:tcW w:w="4252" w:type="dxa"/>
          <w:vMerge/>
        </w:tcPr>
        <w:p w14:paraId="2EDF223F" w14:textId="77777777" w:rsidR="000B3494" w:rsidRPr="005F4746" w:rsidRDefault="000B3494" w:rsidP="000B3494">
          <w:pPr>
            <w:rPr>
              <w:rFonts w:cs="Open Sans"/>
              <w:lang w:val="en-GB"/>
            </w:rPr>
          </w:pPr>
        </w:p>
      </w:tc>
      <w:tc>
        <w:tcPr>
          <w:tcW w:w="3539" w:type="dxa"/>
        </w:tcPr>
        <w:p w14:paraId="41319896" w14:textId="77777777" w:rsidR="000B3494" w:rsidRPr="005F4746" w:rsidRDefault="000B3494" w:rsidP="00EC5E96">
          <w:pPr>
            <w:rPr>
              <w:rFonts w:cs="Open Sans"/>
              <w:lang w:val="en-GB"/>
            </w:rPr>
          </w:pPr>
          <w:r>
            <w:rPr>
              <w:rFonts w:cs="Open Sans"/>
              <w:lang w:val="en-GB"/>
            </w:rPr>
            <w:t>Dissemination</w:t>
          </w:r>
          <w:r w:rsidR="00EC5E96">
            <w:rPr>
              <w:rFonts w:cs="Open Sans"/>
              <w:lang w:val="en-GB"/>
            </w:rPr>
            <w:t xml:space="preserve"> </w:t>
          </w:r>
          <w:r>
            <w:rPr>
              <w:rFonts w:cs="Open Sans"/>
              <w:lang w:val="en-GB"/>
            </w:rPr>
            <w:t>level</w:t>
          </w:r>
          <w:r w:rsidRPr="005F4746">
            <w:rPr>
              <w:rFonts w:cs="Open Sans"/>
              <w:lang w:val="en-GB"/>
            </w:rPr>
            <w:t xml:space="preserve">: </w:t>
          </w:r>
          <w:r>
            <w:rPr>
              <w:rFonts w:cs="Open Sans"/>
              <w:lang w:val="en-GB"/>
            </w:rPr>
            <w:t>Confidential</w:t>
          </w:r>
        </w:p>
      </w:tc>
    </w:tr>
  </w:tbl>
  <w:p w14:paraId="3AC22291" w14:textId="77777777" w:rsidR="000B3494" w:rsidRDefault="000B349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3757CBB2" w14:paraId="0B5B6354" w14:textId="77777777" w:rsidTr="3757CBB2">
      <w:trPr>
        <w:trHeight w:val="300"/>
      </w:trPr>
      <w:tc>
        <w:tcPr>
          <w:tcW w:w="3210" w:type="dxa"/>
        </w:tcPr>
        <w:p w14:paraId="0CF50092" w14:textId="33C2F769" w:rsidR="3757CBB2" w:rsidRDefault="3757CBB2" w:rsidP="3757CBB2">
          <w:pPr>
            <w:pStyle w:val="Header"/>
            <w:ind w:left="-115"/>
          </w:pPr>
        </w:p>
      </w:tc>
      <w:tc>
        <w:tcPr>
          <w:tcW w:w="3210" w:type="dxa"/>
        </w:tcPr>
        <w:p w14:paraId="16D2528D" w14:textId="1EBB2CD7" w:rsidR="3757CBB2" w:rsidRDefault="3757CBB2" w:rsidP="3757CBB2">
          <w:pPr>
            <w:pStyle w:val="Header"/>
            <w:jc w:val="center"/>
          </w:pPr>
        </w:p>
      </w:tc>
      <w:tc>
        <w:tcPr>
          <w:tcW w:w="3210" w:type="dxa"/>
        </w:tcPr>
        <w:p w14:paraId="353003E8" w14:textId="176711F4" w:rsidR="3757CBB2" w:rsidRDefault="3757CBB2" w:rsidP="3757CBB2">
          <w:pPr>
            <w:pStyle w:val="Header"/>
            <w:ind w:right="-115"/>
            <w:jc w:val="right"/>
          </w:pPr>
        </w:p>
      </w:tc>
    </w:tr>
  </w:tbl>
  <w:p w14:paraId="5CCB5555" w14:textId="13C9A95E" w:rsidR="3757CBB2" w:rsidRDefault="3757CBB2" w:rsidP="3757CBB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Borders>
        <w:top w:val="single" w:sz="4" w:space="0" w:color="003399"/>
        <w:left w:val="single" w:sz="4" w:space="0" w:color="003399"/>
        <w:bottom w:val="single" w:sz="4" w:space="0" w:color="003399"/>
        <w:right w:val="single" w:sz="4" w:space="0" w:color="003399"/>
        <w:insideH w:val="single" w:sz="4" w:space="0" w:color="003399"/>
        <w:insideV w:val="single" w:sz="4" w:space="0" w:color="003399"/>
      </w:tblBorders>
      <w:tblLayout w:type="fixed"/>
      <w:tblLook w:val="0000" w:firstRow="0" w:lastRow="0" w:firstColumn="0" w:lastColumn="0" w:noHBand="0" w:noVBand="0"/>
    </w:tblPr>
    <w:tblGrid>
      <w:gridCol w:w="2127"/>
      <w:gridCol w:w="4105"/>
      <w:gridCol w:w="3266"/>
    </w:tblGrid>
    <w:tr w:rsidR="000B3494" w:rsidRPr="002032A8" w14:paraId="51F3044C" w14:textId="77777777" w:rsidTr="3757CBB2">
      <w:trPr>
        <w:trHeight w:val="557"/>
      </w:trPr>
      <w:tc>
        <w:tcPr>
          <w:tcW w:w="2127" w:type="dxa"/>
          <w:vMerge w:val="restart"/>
        </w:tcPr>
        <w:p w14:paraId="3EE71A46" w14:textId="77777777" w:rsidR="000B3494" w:rsidRPr="005F4746" w:rsidRDefault="000B3494" w:rsidP="000B3494">
          <w:pPr>
            <w:tabs>
              <w:tab w:val="center" w:pos="4252"/>
              <w:tab w:val="right" w:pos="8504"/>
            </w:tabs>
            <w:rPr>
              <w:rFonts w:cs="Open Sans"/>
              <w:lang w:val="en-GB"/>
            </w:rPr>
          </w:pPr>
          <w:r>
            <w:rPr>
              <w:rFonts w:cs="Open Sans"/>
              <w:noProof/>
              <w:lang w:val="en-GB"/>
            </w:rPr>
            <w:drawing>
              <wp:anchor distT="0" distB="0" distL="114300" distR="114300" simplePos="0" relativeHeight="251658242" behindDoc="0" locked="0" layoutInCell="1" allowOverlap="1" wp14:anchorId="51C488AF" wp14:editId="7BBC818E">
                <wp:simplePos x="0" y="0"/>
                <wp:positionH relativeFrom="column">
                  <wp:posOffset>-4776</wp:posOffset>
                </wp:positionH>
                <wp:positionV relativeFrom="paragraph">
                  <wp:posOffset>147265</wp:posOffset>
                </wp:positionV>
                <wp:extent cx="1208405" cy="501015"/>
                <wp:effectExtent l="0" t="0" r="0" b="0"/>
                <wp:wrapNone/>
                <wp:docPr id="685296086" name="Picture 685296086"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8405" cy="501015"/>
                        </a:xfrm>
                        <a:prstGeom prst="rect">
                          <a:avLst/>
                        </a:prstGeom>
                        <a:noFill/>
                        <a:ln>
                          <a:noFill/>
                        </a:ln>
                      </pic:spPr>
                    </pic:pic>
                  </a:graphicData>
                </a:graphic>
              </wp:anchor>
            </w:drawing>
          </w:r>
        </w:p>
      </w:tc>
      <w:tc>
        <w:tcPr>
          <w:tcW w:w="7371" w:type="dxa"/>
          <w:gridSpan w:val="2"/>
        </w:tcPr>
        <w:p w14:paraId="42E7CEBD" w14:textId="7FBE8215" w:rsidR="000B3494" w:rsidRPr="00441051" w:rsidRDefault="00A5261E" w:rsidP="3757CBB2">
          <w:pPr>
            <w:pStyle w:val="Header"/>
            <w:rPr>
              <w:color w:val="003399"/>
              <w:lang w:val="en-GB"/>
            </w:rPr>
          </w:pPr>
          <w:r w:rsidRPr="00525383">
            <w:rPr>
              <w:b/>
              <w:color w:val="003399"/>
              <w:sz w:val="20"/>
              <w:szCs w:val="18"/>
              <w:lang w:val="en-GB"/>
            </w:rPr>
            <w:t>D</w:t>
          </w:r>
          <w:r>
            <w:rPr>
              <w:b/>
              <w:color w:val="003399"/>
              <w:sz w:val="20"/>
              <w:szCs w:val="18"/>
              <w:lang w:val="en-GB"/>
            </w:rPr>
            <w:t>2.2.3. Protocol P2 C1-009. Frailty and Polypharmacy at cancer diagnosis</w:t>
          </w:r>
        </w:p>
      </w:tc>
    </w:tr>
    <w:tr w:rsidR="000B3494" w:rsidRPr="005F4746" w14:paraId="7CD1E9EC" w14:textId="77777777" w:rsidTr="00B05CF5">
      <w:trPr>
        <w:trHeight w:val="397"/>
      </w:trPr>
      <w:tc>
        <w:tcPr>
          <w:tcW w:w="2127" w:type="dxa"/>
          <w:vMerge/>
        </w:tcPr>
        <w:p w14:paraId="72F8B711" w14:textId="77777777" w:rsidR="000B3494" w:rsidRPr="005F4746" w:rsidRDefault="000B3494" w:rsidP="000B3494">
          <w:pPr>
            <w:pStyle w:val="Header"/>
            <w:rPr>
              <w:rFonts w:cs="Open Sans"/>
              <w:lang w:val="en-GB"/>
            </w:rPr>
          </w:pPr>
        </w:p>
      </w:tc>
      <w:tc>
        <w:tcPr>
          <w:tcW w:w="4105" w:type="dxa"/>
          <w:vMerge w:val="restart"/>
        </w:tcPr>
        <w:p w14:paraId="4A93F0C0" w14:textId="04B50EAC" w:rsidR="000B3494" w:rsidRPr="005F4746" w:rsidRDefault="3757CBB2" w:rsidP="3757CBB2">
          <w:pPr>
            <w:rPr>
              <w:rFonts w:cs="Open Sans"/>
              <w:lang w:val="en-GB"/>
            </w:rPr>
          </w:pPr>
          <w:r w:rsidRPr="3757CBB2">
            <w:rPr>
              <w:rFonts w:cs="Open Sans"/>
              <w:lang w:val="en-GB"/>
            </w:rPr>
            <w:t>Author(s): T. Duarte-Sall</w:t>
          </w:r>
          <w:r w:rsidR="00EE25C6">
            <w:rPr>
              <w:rFonts w:cs="Open Sans"/>
              <w:lang w:val="en-GB"/>
            </w:rPr>
            <w:t>es</w:t>
          </w:r>
        </w:p>
      </w:tc>
      <w:tc>
        <w:tcPr>
          <w:tcW w:w="3266" w:type="dxa"/>
        </w:tcPr>
        <w:p w14:paraId="2887CD0B" w14:textId="70AE7463" w:rsidR="000B3494" w:rsidRPr="005F4746" w:rsidRDefault="3757CBB2" w:rsidP="000B3494">
          <w:pPr>
            <w:pStyle w:val="Header"/>
            <w:jc w:val="both"/>
            <w:rPr>
              <w:rFonts w:cs="Open Sans"/>
              <w:lang w:val="en-GB"/>
            </w:rPr>
          </w:pPr>
          <w:r w:rsidRPr="3757CBB2">
            <w:rPr>
              <w:rFonts w:cs="Open Sans"/>
              <w:lang w:val="en-GB"/>
            </w:rPr>
            <w:t>Version: v1.0</w:t>
          </w:r>
        </w:p>
      </w:tc>
    </w:tr>
    <w:tr w:rsidR="000B3494" w:rsidRPr="005F4746" w14:paraId="5FDD8F04" w14:textId="77777777" w:rsidTr="00B05CF5">
      <w:trPr>
        <w:trHeight w:val="438"/>
      </w:trPr>
      <w:tc>
        <w:tcPr>
          <w:tcW w:w="2127" w:type="dxa"/>
          <w:vMerge/>
        </w:tcPr>
        <w:p w14:paraId="1C07F527" w14:textId="77777777" w:rsidR="000B3494" w:rsidRPr="005F4746" w:rsidRDefault="000B3494" w:rsidP="000B3494">
          <w:pPr>
            <w:pStyle w:val="Header"/>
            <w:rPr>
              <w:rFonts w:cs="Open Sans"/>
              <w:lang w:val="en-GB"/>
            </w:rPr>
          </w:pPr>
        </w:p>
      </w:tc>
      <w:tc>
        <w:tcPr>
          <w:tcW w:w="4105" w:type="dxa"/>
          <w:vMerge/>
        </w:tcPr>
        <w:p w14:paraId="78549ABA" w14:textId="77777777" w:rsidR="000B3494" w:rsidRPr="005F4746" w:rsidRDefault="000B3494" w:rsidP="000B3494">
          <w:pPr>
            <w:rPr>
              <w:rFonts w:cs="Open Sans"/>
              <w:lang w:val="en-GB"/>
            </w:rPr>
          </w:pPr>
        </w:p>
      </w:tc>
      <w:tc>
        <w:tcPr>
          <w:tcW w:w="3266" w:type="dxa"/>
        </w:tcPr>
        <w:p w14:paraId="60C0CF4C" w14:textId="77777777" w:rsidR="000B3494" w:rsidRPr="005F4746" w:rsidRDefault="000B3494" w:rsidP="00B05CF5">
          <w:pPr>
            <w:rPr>
              <w:rFonts w:cs="Open Sans"/>
              <w:lang w:val="en-GB"/>
            </w:rPr>
          </w:pPr>
          <w:r>
            <w:rPr>
              <w:rFonts w:cs="Open Sans"/>
              <w:lang w:val="en-GB"/>
            </w:rPr>
            <w:t>Dissemination level</w:t>
          </w:r>
          <w:r w:rsidRPr="005F4746">
            <w:rPr>
              <w:rFonts w:cs="Open Sans"/>
              <w:lang w:val="en-GB"/>
            </w:rPr>
            <w:t xml:space="preserve">: </w:t>
          </w:r>
          <w:r>
            <w:rPr>
              <w:rFonts w:cs="Open Sans"/>
              <w:lang w:val="en-GB"/>
            </w:rPr>
            <w:t>Confidential</w:t>
          </w:r>
        </w:p>
      </w:tc>
    </w:tr>
  </w:tbl>
  <w:p w14:paraId="035BF492" w14:textId="77777777" w:rsidR="00F15CB7" w:rsidRDefault="00F15C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5834"/>
    <w:multiLevelType w:val="multilevel"/>
    <w:tmpl w:val="3736A1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855C7"/>
    <w:multiLevelType w:val="multilevel"/>
    <w:tmpl w:val="E42AD7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471B2"/>
    <w:multiLevelType w:val="multilevel"/>
    <w:tmpl w:val="1C345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F3582"/>
    <w:multiLevelType w:val="multilevel"/>
    <w:tmpl w:val="EB3C17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7189E"/>
    <w:multiLevelType w:val="multilevel"/>
    <w:tmpl w:val="1D6AB7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91B8E"/>
    <w:multiLevelType w:val="multilevel"/>
    <w:tmpl w:val="B93495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45BD7"/>
    <w:multiLevelType w:val="multilevel"/>
    <w:tmpl w:val="00F0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9B4A65"/>
    <w:multiLevelType w:val="multilevel"/>
    <w:tmpl w:val="A82E688C"/>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0C39AD57"/>
    <w:multiLevelType w:val="hybridMultilevel"/>
    <w:tmpl w:val="FFFFFFFF"/>
    <w:lvl w:ilvl="0" w:tplc="B8065944">
      <w:start w:val="1"/>
      <w:numFmt w:val="decimal"/>
      <w:lvlText w:val="%1."/>
      <w:lvlJc w:val="left"/>
      <w:pPr>
        <w:ind w:left="720" w:hanging="360"/>
      </w:pPr>
    </w:lvl>
    <w:lvl w:ilvl="1" w:tplc="EDC089C0">
      <w:start w:val="1"/>
      <w:numFmt w:val="lowerLetter"/>
      <w:lvlText w:val="%2."/>
      <w:lvlJc w:val="left"/>
      <w:pPr>
        <w:ind w:left="1440" w:hanging="360"/>
      </w:pPr>
    </w:lvl>
    <w:lvl w:ilvl="2" w:tplc="EC9497A8">
      <w:start w:val="1"/>
      <w:numFmt w:val="lowerRoman"/>
      <w:lvlText w:val="%3."/>
      <w:lvlJc w:val="right"/>
      <w:pPr>
        <w:ind w:left="2160" w:hanging="180"/>
      </w:pPr>
    </w:lvl>
    <w:lvl w:ilvl="3" w:tplc="8C8EBC80">
      <w:start w:val="1"/>
      <w:numFmt w:val="decimal"/>
      <w:lvlText w:val="%4."/>
      <w:lvlJc w:val="left"/>
      <w:pPr>
        <w:ind w:left="2880" w:hanging="360"/>
      </w:pPr>
    </w:lvl>
    <w:lvl w:ilvl="4" w:tplc="F1BA0CDA">
      <w:start w:val="1"/>
      <w:numFmt w:val="lowerLetter"/>
      <w:lvlText w:val="%5."/>
      <w:lvlJc w:val="left"/>
      <w:pPr>
        <w:ind w:left="3600" w:hanging="360"/>
      </w:pPr>
    </w:lvl>
    <w:lvl w:ilvl="5" w:tplc="433A7F8A">
      <w:start w:val="1"/>
      <w:numFmt w:val="lowerRoman"/>
      <w:lvlText w:val="%6."/>
      <w:lvlJc w:val="right"/>
      <w:pPr>
        <w:ind w:left="4320" w:hanging="180"/>
      </w:pPr>
    </w:lvl>
    <w:lvl w:ilvl="6" w:tplc="362ECE36">
      <w:start w:val="1"/>
      <w:numFmt w:val="decimal"/>
      <w:lvlText w:val="%7."/>
      <w:lvlJc w:val="left"/>
      <w:pPr>
        <w:ind w:left="5040" w:hanging="360"/>
      </w:pPr>
    </w:lvl>
    <w:lvl w:ilvl="7" w:tplc="66E4936A">
      <w:start w:val="1"/>
      <w:numFmt w:val="lowerLetter"/>
      <w:lvlText w:val="%8."/>
      <w:lvlJc w:val="left"/>
      <w:pPr>
        <w:ind w:left="5760" w:hanging="360"/>
      </w:pPr>
    </w:lvl>
    <w:lvl w:ilvl="8" w:tplc="B41AFECC">
      <w:start w:val="1"/>
      <w:numFmt w:val="lowerRoman"/>
      <w:lvlText w:val="%9."/>
      <w:lvlJc w:val="right"/>
      <w:pPr>
        <w:ind w:left="6480" w:hanging="180"/>
      </w:pPr>
    </w:lvl>
  </w:abstractNum>
  <w:abstractNum w:abstractNumId="9" w15:restartNumberingAfterBreak="0">
    <w:nsid w:val="141807C4"/>
    <w:multiLevelType w:val="multilevel"/>
    <w:tmpl w:val="495234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316065"/>
    <w:multiLevelType w:val="multilevel"/>
    <w:tmpl w:val="8BF6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C455B1"/>
    <w:multiLevelType w:val="multilevel"/>
    <w:tmpl w:val="A82E688C"/>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18F64AF5"/>
    <w:multiLevelType w:val="multilevel"/>
    <w:tmpl w:val="964A40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EC136A"/>
    <w:multiLevelType w:val="hybridMultilevel"/>
    <w:tmpl w:val="2160E6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B4552F3"/>
    <w:multiLevelType w:val="multilevel"/>
    <w:tmpl w:val="1C6A64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BD691F"/>
    <w:multiLevelType w:val="multilevel"/>
    <w:tmpl w:val="28E0A7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C42574"/>
    <w:multiLevelType w:val="multilevel"/>
    <w:tmpl w:val="2886E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20183C"/>
    <w:multiLevelType w:val="multilevel"/>
    <w:tmpl w:val="E72048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9EA021"/>
    <w:multiLevelType w:val="multilevel"/>
    <w:tmpl w:val="FFFFFFFF"/>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26D79DB"/>
    <w:multiLevelType w:val="multilevel"/>
    <w:tmpl w:val="2C80AA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9E77AA"/>
    <w:multiLevelType w:val="multilevel"/>
    <w:tmpl w:val="EF181C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8E69BD"/>
    <w:multiLevelType w:val="multilevel"/>
    <w:tmpl w:val="8686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081DC5"/>
    <w:multiLevelType w:val="multilevel"/>
    <w:tmpl w:val="9036E0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2B0030"/>
    <w:multiLevelType w:val="multilevel"/>
    <w:tmpl w:val="E2545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D76103"/>
    <w:multiLevelType w:val="multilevel"/>
    <w:tmpl w:val="C8E47DBA"/>
    <w:lvl w:ilvl="0">
      <w:start w:val="4"/>
      <w:numFmt w:val="decimal"/>
      <w:pStyle w:val="Heading1Agency"/>
      <w:suff w:val="space"/>
      <w:lvlText w:val="%1. "/>
      <w:lvlJc w:val="left"/>
      <w:pPr>
        <w:ind w:left="0" w:firstLine="0"/>
      </w:pPr>
      <w:rPr>
        <w:rFonts w:hint="default"/>
      </w:rPr>
    </w:lvl>
    <w:lvl w:ilvl="1">
      <w:start w:val="1"/>
      <w:numFmt w:val="decimal"/>
      <w:pStyle w:val="Heading2Agency"/>
      <w:suff w:val="space"/>
      <w:lvlText w:val="%1.%2. "/>
      <w:lvlJc w:val="left"/>
      <w:pPr>
        <w:ind w:left="3330" w:firstLine="0"/>
      </w:pPr>
      <w:rPr>
        <w:rFonts w:hint="default"/>
      </w:rPr>
    </w:lvl>
    <w:lvl w:ilvl="2">
      <w:start w:val="1"/>
      <w:numFmt w:val="decimal"/>
      <w:pStyle w:val="Heading3Agency"/>
      <w:suff w:val="space"/>
      <w:lvlText w:val="%1.%2.%3. "/>
      <w:lvlJc w:val="left"/>
      <w:pPr>
        <w:ind w:left="0" w:firstLine="0"/>
      </w:pPr>
      <w:rPr>
        <w:rFonts w:hint="default"/>
      </w:rPr>
    </w:lvl>
    <w:lvl w:ilvl="3">
      <w:start w:val="1"/>
      <w:numFmt w:val="decimal"/>
      <w:pStyle w:val="Heading4Agency"/>
      <w:isLgl/>
      <w:suff w:val="space"/>
      <w:lvlText w:val="%1.%2.%3.%4. "/>
      <w:lvlJc w:val="left"/>
      <w:pPr>
        <w:ind w:left="0" w:firstLine="0"/>
      </w:pPr>
      <w:rPr>
        <w:rFonts w:hint="default"/>
      </w:rPr>
    </w:lvl>
    <w:lvl w:ilvl="4">
      <w:start w:val="1"/>
      <w:numFmt w:val="decimal"/>
      <w:pStyle w:val="Heading5Agency"/>
      <w:suff w:val="space"/>
      <w:lvlText w:val="%1.%2.%3.%4.%5. "/>
      <w:lvlJc w:val="left"/>
      <w:pPr>
        <w:ind w:left="0" w:firstLine="0"/>
      </w:pPr>
      <w:rPr>
        <w:rFonts w:hint="default"/>
      </w:rPr>
    </w:lvl>
    <w:lvl w:ilvl="5">
      <w:start w:val="1"/>
      <w:numFmt w:val="decimal"/>
      <w:pStyle w:val="Heading6Agency"/>
      <w:suff w:val="space"/>
      <w:lvlText w:val="%1.%2.%3.%4.%5.%6. "/>
      <w:lvlJc w:val="left"/>
      <w:pPr>
        <w:ind w:left="0" w:firstLine="0"/>
      </w:pPr>
      <w:rPr>
        <w:rFonts w:hint="default"/>
      </w:rPr>
    </w:lvl>
    <w:lvl w:ilvl="6">
      <w:start w:val="1"/>
      <w:numFmt w:val="decimal"/>
      <w:pStyle w:val="Heading7Agency"/>
      <w:suff w:val="space"/>
      <w:lvlText w:val="%1.%2.%3.%4.%5.%6.%7. "/>
      <w:lvlJc w:val="left"/>
      <w:pPr>
        <w:ind w:left="0" w:firstLine="0"/>
      </w:pPr>
      <w:rPr>
        <w:rFonts w:hint="default"/>
      </w:rPr>
    </w:lvl>
    <w:lvl w:ilvl="7">
      <w:start w:val="1"/>
      <w:numFmt w:val="decimal"/>
      <w:pStyle w:val="Heading8Agency"/>
      <w:suff w:val="space"/>
      <w:lvlText w:val="%1.%2.%3.%4.%5.%6.%7.%8. "/>
      <w:lvlJc w:val="left"/>
      <w:pPr>
        <w:ind w:left="0" w:firstLine="0"/>
      </w:pPr>
      <w:rPr>
        <w:rFonts w:hint="default"/>
      </w:rPr>
    </w:lvl>
    <w:lvl w:ilvl="8">
      <w:start w:val="1"/>
      <w:numFmt w:val="decimal"/>
      <w:pStyle w:val="Heading9Agency"/>
      <w:suff w:val="space"/>
      <w:lvlText w:val="%1.%2.%3.%4.%5.%6.%7.%8.%9. "/>
      <w:lvlJc w:val="left"/>
      <w:pPr>
        <w:ind w:left="0" w:firstLine="0"/>
      </w:pPr>
      <w:rPr>
        <w:rFonts w:hint="default"/>
      </w:rPr>
    </w:lvl>
  </w:abstractNum>
  <w:abstractNum w:abstractNumId="25" w15:restartNumberingAfterBreak="0">
    <w:nsid w:val="3CF825BF"/>
    <w:multiLevelType w:val="multilevel"/>
    <w:tmpl w:val="A97EEE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8F1240"/>
    <w:multiLevelType w:val="multilevel"/>
    <w:tmpl w:val="BC000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050347"/>
    <w:multiLevelType w:val="multilevel"/>
    <w:tmpl w:val="C1A8DB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2B245C"/>
    <w:multiLevelType w:val="multilevel"/>
    <w:tmpl w:val="1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463B0700"/>
    <w:multiLevelType w:val="multilevel"/>
    <w:tmpl w:val="7D7C68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FD6909"/>
    <w:multiLevelType w:val="multilevel"/>
    <w:tmpl w:val="B19EAA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9A085E"/>
    <w:multiLevelType w:val="multilevel"/>
    <w:tmpl w:val="7CA43E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947E64"/>
    <w:multiLevelType w:val="multilevel"/>
    <w:tmpl w:val="42D2C1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4E5451"/>
    <w:multiLevelType w:val="multilevel"/>
    <w:tmpl w:val="D2FCAC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C450A8"/>
    <w:multiLevelType w:val="multilevel"/>
    <w:tmpl w:val="09928D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DC75E4"/>
    <w:multiLevelType w:val="multilevel"/>
    <w:tmpl w:val="15084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8A5D89"/>
    <w:multiLevelType w:val="multilevel"/>
    <w:tmpl w:val="31446F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CD5F0E"/>
    <w:multiLevelType w:val="multilevel"/>
    <w:tmpl w:val="B1B2A8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5F7812"/>
    <w:multiLevelType w:val="hybridMultilevel"/>
    <w:tmpl w:val="FFFFFFFF"/>
    <w:lvl w:ilvl="0" w:tplc="22A6C588">
      <w:start w:val="1"/>
      <w:numFmt w:val="decimal"/>
      <w:lvlText w:val="%1."/>
      <w:lvlJc w:val="left"/>
      <w:pPr>
        <w:ind w:left="1068" w:hanging="360"/>
      </w:pPr>
    </w:lvl>
    <w:lvl w:ilvl="1" w:tplc="7DAA5C28">
      <w:start w:val="1"/>
      <w:numFmt w:val="lowerLetter"/>
      <w:lvlText w:val="%2."/>
      <w:lvlJc w:val="left"/>
      <w:pPr>
        <w:ind w:left="1788" w:hanging="360"/>
      </w:pPr>
    </w:lvl>
    <w:lvl w:ilvl="2" w:tplc="C6FC5328">
      <w:start w:val="1"/>
      <w:numFmt w:val="lowerRoman"/>
      <w:lvlText w:val="%3."/>
      <w:lvlJc w:val="right"/>
      <w:pPr>
        <w:ind w:left="2508" w:hanging="180"/>
      </w:pPr>
    </w:lvl>
    <w:lvl w:ilvl="3" w:tplc="97BA3AA8">
      <w:start w:val="1"/>
      <w:numFmt w:val="decimal"/>
      <w:lvlText w:val="%4."/>
      <w:lvlJc w:val="left"/>
      <w:pPr>
        <w:ind w:left="3228" w:hanging="360"/>
      </w:pPr>
    </w:lvl>
    <w:lvl w:ilvl="4" w:tplc="B5C49824">
      <w:start w:val="1"/>
      <w:numFmt w:val="lowerLetter"/>
      <w:lvlText w:val="%5."/>
      <w:lvlJc w:val="left"/>
      <w:pPr>
        <w:ind w:left="3948" w:hanging="360"/>
      </w:pPr>
    </w:lvl>
    <w:lvl w:ilvl="5" w:tplc="1DCA3246">
      <w:start w:val="1"/>
      <w:numFmt w:val="lowerRoman"/>
      <w:lvlText w:val="%6."/>
      <w:lvlJc w:val="right"/>
      <w:pPr>
        <w:ind w:left="4668" w:hanging="180"/>
      </w:pPr>
    </w:lvl>
    <w:lvl w:ilvl="6" w:tplc="3030299E">
      <w:start w:val="1"/>
      <w:numFmt w:val="decimal"/>
      <w:lvlText w:val="%7."/>
      <w:lvlJc w:val="left"/>
      <w:pPr>
        <w:ind w:left="5388" w:hanging="360"/>
      </w:pPr>
    </w:lvl>
    <w:lvl w:ilvl="7" w:tplc="DA9ACA96">
      <w:start w:val="1"/>
      <w:numFmt w:val="lowerLetter"/>
      <w:lvlText w:val="%8."/>
      <w:lvlJc w:val="left"/>
      <w:pPr>
        <w:ind w:left="6108" w:hanging="360"/>
      </w:pPr>
    </w:lvl>
    <w:lvl w:ilvl="8" w:tplc="5C9E6D8C">
      <w:start w:val="1"/>
      <w:numFmt w:val="lowerRoman"/>
      <w:lvlText w:val="%9."/>
      <w:lvlJc w:val="right"/>
      <w:pPr>
        <w:ind w:left="6828" w:hanging="180"/>
      </w:pPr>
    </w:lvl>
  </w:abstractNum>
  <w:abstractNum w:abstractNumId="39" w15:restartNumberingAfterBreak="0">
    <w:nsid w:val="5C014FB8"/>
    <w:multiLevelType w:val="multilevel"/>
    <w:tmpl w:val="F47E44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2A4C4B"/>
    <w:multiLevelType w:val="multilevel"/>
    <w:tmpl w:val="24B0C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555BED"/>
    <w:multiLevelType w:val="multilevel"/>
    <w:tmpl w:val="C0D2BC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FD30E2"/>
    <w:multiLevelType w:val="multilevel"/>
    <w:tmpl w:val="20B421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DF7B40"/>
    <w:multiLevelType w:val="hybridMultilevel"/>
    <w:tmpl w:val="6B5C2154"/>
    <w:lvl w:ilvl="0" w:tplc="4608F136">
      <w:start w:val="1"/>
      <w:numFmt w:val="bullet"/>
      <w:lvlText w:val="-"/>
      <w:lvlJc w:val="left"/>
      <w:pPr>
        <w:ind w:left="360" w:hanging="360"/>
      </w:pPr>
      <w:rPr>
        <w:rFonts w:ascii="Calibri" w:eastAsiaTheme="minorHAnsi" w:hAnsi="Calibri" w:cs="Calibri" w:hint="default"/>
        <w:b w:val="0"/>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4" w15:restartNumberingAfterBreak="0">
    <w:nsid w:val="61F417FA"/>
    <w:multiLevelType w:val="multilevel"/>
    <w:tmpl w:val="26B65A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655708"/>
    <w:multiLevelType w:val="multilevel"/>
    <w:tmpl w:val="4C5CB3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472B1A"/>
    <w:multiLevelType w:val="multilevel"/>
    <w:tmpl w:val="7EB4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717EC0"/>
    <w:multiLevelType w:val="hybridMultilevel"/>
    <w:tmpl w:val="2160E6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8AC63D4"/>
    <w:multiLevelType w:val="multilevel"/>
    <w:tmpl w:val="188048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3F7CB0"/>
    <w:multiLevelType w:val="multilevel"/>
    <w:tmpl w:val="67A8F4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0B22E8"/>
    <w:multiLevelType w:val="multilevel"/>
    <w:tmpl w:val="B6B83B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903195"/>
    <w:multiLevelType w:val="multilevel"/>
    <w:tmpl w:val="B10A6C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744B4A"/>
    <w:multiLevelType w:val="multilevel"/>
    <w:tmpl w:val="47FE2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C47D41"/>
    <w:multiLevelType w:val="multilevel"/>
    <w:tmpl w:val="0E68F3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C33EA3"/>
    <w:multiLevelType w:val="multilevel"/>
    <w:tmpl w:val="4FCE27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C765AB"/>
    <w:multiLevelType w:val="multilevel"/>
    <w:tmpl w:val="44480D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430218"/>
    <w:multiLevelType w:val="multilevel"/>
    <w:tmpl w:val="06C866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DB0C39"/>
    <w:multiLevelType w:val="multilevel"/>
    <w:tmpl w:val="112058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974149"/>
    <w:multiLevelType w:val="multilevel"/>
    <w:tmpl w:val="A75296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40061E"/>
    <w:multiLevelType w:val="multilevel"/>
    <w:tmpl w:val="BFA831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2304301">
    <w:abstractNumId w:val="43"/>
  </w:num>
  <w:num w:numId="2" w16cid:durableId="2027363502">
    <w:abstractNumId w:val="11"/>
  </w:num>
  <w:num w:numId="3" w16cid:durableId="421266476">
    <w:abstractNumId w:val="28"/>
  </w:num>
  <w:num w:numId="4" w16cid:durableId="316887634">
    <w:abstractNumId w:val="24"/>
  </w:num>
  <w:num w:numId="5" w16cid:durableId="1098672098">
    <w:abstractNumId w:val="7"/>
  </w:num>
  <w:num w:numId="6" w16cid:durableId="1492284170">
    <w:abstractNumId w:val="13"/>
  </w:num>
  <w:num w:numId="7" w16cid:durableId="1551914244">
    <w:abstractNumId w:val="47"/>
  </w:num>
  <w:num w:numId="8" w16cid:durableId="324361275">
    <w:abstractNumId w:val="52"/>
  </w:num>
  <w:num w:numId="9" w16cid:durableId="1963337741">
    <w:abstractNumId w:val="35"/>
  </w:num>
  <w:num w:numId="10" w16cid:durableId="906456801">
    <w:abstractNumId w:val="56"/>
  </w:num>
  <w:num w:numId="11" w16cid:durableId="925646858">
    <w:abstractNumId w:val="39"/>
  </w:num>
  <w:num w:numId="12" w16cid:durableId="177894815">
    <w:abstractNumId w:val="51"/>
  </w:num>
  <w:num w:numId="13" w16cid:durableId="1193685272">
    <w:abstractNumId w:val="17"/>
  </w:num>
  <w:num w:numId="14" w16cid:durableId="830675659">
    <w:abstractNumId w:val="27"/>
  </w:num>
  <w:num w:numId="15" w16cid:durableId="2130008222">
    <w:abstractNumId w:val="22"/>
  </w:num>
  <w:num w:numId="16" w16cid:durableId="1134175006">
    <w:abstractNumId w:val="53"/>
  </w:num>
  <w:num w:numId="17" w16cid:durableId="772240204">
    <w:abstractNumId w:val="12"/>
  </w:num>
  <w:num w:numId="18" w16cid:durableId="851649007">
    <w:abstractNumId w:val="59"/>
  </w:num>
  <w:num w:numId="19" w16cid:durableId="378749687">
    <w:abstractNumId w:val="48"/>
  </w:num>
  <w:num w:numId="20" w16cid:durableId="1039161646">
    <w:abstractNumId w:val="9"/>
  </w:num>
  <w:num w:numId="21" w16cid:durableId="842087654">
    <w:abstractNumId w:val="21"/>
  </w:num>
  <w:num w:numId="22" w16cid:durableId="116920084">
    <w:abstractNumId w:val="3"/>
  </w:num>
  <w:num w:numId="23" w16cid:durableId="1091897463">
    <w:abstractNumId w:val="23"/>
  </w:num>
  <w:num w:numId="24" w16cid:durableId="949973065">
    <w:abstractNumId w:val="54"/>
  </w:num>
  <w:num w:numId="25" w16cid:durableId="2114468933">
    <w:abstractNumId w:val="1"/>
  </w:num>
  <w:num w:numId="26" w16cid:durableId="1361008269">
    <w:abstractNumId w:val="33"/>
  </w:num>
  <w:num w:numId="27" w16cid:durableId="974675979">
    <w:abstractNumId w:val="46"/>
  </w:num>
  <w:num w:numId="28" w16cid:durableId="553152289">
    <w:abstractNumId w:val="36"/>
  </w:num>
  <w:num w:numId="29" w16cid:durableId="753666419">
    <w:abstractNumId w:val="15"/>
  </w:num>
  <w:num w:numId="30" w16cid:durableId="1295939418">
    <w:abstractNumId w:val="26"/>
  </w:num>
  <w:num w:numId="31" w16cid:durableId="456487780">
    <w:abstractNumId w:val="0"/>
  </w:num>
  <w:num w:numId="32" w16cid:durableId="85927355">
    <w:abstractNumId w:val="4"/>
  </w:num>
  <w:num w:numId="33" w16cid:durableId="892547785">
    <w:abstractNumId w:val="6"/>
  </w:num>
  <w:num w:numId="34" w16cid:durableId="762721029">
    <w:abstractNumId w:val="55"/>
  </w:num>
  <w:num w:numId="35" w16cid:durableId="27029244">
    <w:abstractNumId w:val="32"/>
  </w:num>
  <w:num w:numId="36" w16cid:durableId="32049068">
    <w:abstractNumId w:val="5"/>
  </w:num>
  <w:num w:numId="37" w16cid:durableId="2134012113">
    <w:abstractNumId w:val="10"/>
  </w:num>
  <w:num w:numId="38" w16cid:durableId="253782188">
    <w:abstractNumId w:val="29"/>
  </w:num>
  <w:num w:numId="39" w16cid:durableId="438377636">
    <w:abstractNumId w:val="42"/>
  </w:num>
  <w:num w:numId="40" w16cid:durableId="781455215">
    <w:abstractNumId w:val="58"/>
  </w:num>
  <w:num w:numId="41" w16cid:durableId="1458990046">
    <w:abstractNumId w:val="25"/>
  </w:num>
  <w:num w:numId="42" w16cid:durableId="132404877">
    <w:abstractNumId w:val="44"/>
  </w:num>
  <w:num w:numId="43" w16cid:durableId="2127310496">
    <w:abstractNumId w:val="16"/>
  </w:num>
  <w:num w:numId="44" w16cid:durableId="332492532">
    <w:abstractNumId w:val="31"/>
  </w:num>
  <w:num w:numId="45" w16cid:durableId="1310401382">
    <w:abstractNumId w:val="14"/>
  </w:num>
  <w:num w:numId="46" w16cid:durableId="1122384655">
    <w:abstractNumId w:val="19"/>
  </w:num>
  <w:num w:numId="47" w16cid:durableId="668289996">
    <w:abstractNumId w:val="30"/>
  </w:num>
  <w:num w:numId="48" w16cid:durableId="1180706373">
    <w:abstractNumId w:val="34"/>
  </w:num>
  <w:num w:numId="49" w16cid:durableId="2100904085">
    <w:abstractNumId w:val="41"/>
  </w:num>
  <w:num w:numId="50" w16cid:durableId="1556548282">
    <w:abstractNumId w:val="20"/>
  </w:num>
  <w:num w:numId="51" w16cid:durableId="306008238">
    <w:abstractNumId w:val="50"/>
  </w:num>
  <w:num w:numId="52" w16cid:durableId="1142894177">
    <w:abstractNumId w:val="37"/>
  </w:num>
  <w:num w:numId="53" w16cid:durableId="1330478143">
    <w:abstractNumId w:val="57"/>
  </w:num>
  <w:num w:numId="54" w16cid:durableId="1028873215">
    <w:abstractNumId w:val="40"/>
  </w:num>
  <w:num w:numId="55" w16cid:durableId="652683195">
    <w:abstractNumId w:val="2"/>
  </w:num>
  <w:num w:numId="56" w16cid:durableId="1112018103">
    <w:abstractNumId w:val="45"/>
  </w:num>
  <w:num w:numId="57" w16cid:durableId="1089078518">
    <w:abstractNumId w:val="49"/>
  </w:num>
  <w:num w:numId="58" w16cid:durableId="1269042991">
    <w:abstractNumId w:val="18"/>
  </w:num>
  <w:num w:numId="59" w16cid:durableId="1501506826">
    <w:abstractNumId w:val="8"/>
  </w:num>
  <w:num w:numId="60" w16cid:durableId="31732158">
    <w:abstractNumId w:val="38"/>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a de Ridder (DARWIN EU® CC)">
    <w15:presenceInfo w15:providerId="AD" w15:userId="S::m.deridder@darwin-eu.org::d098e41f-a77b-41fb-8219-e019af0413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5"/>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rafpt5zcrwdwte95xtv5d5ewaxzwravv05v&quot;&gt;My EndNote Library&lt;record-ids&gt;&lt;item&gt;189&lt;/item&gt;&lt;item&gt;591&lt;/item&gt;&lt;item&gt;903&lt;/item&gt;&lt;item&gt;904&lt;/item&gt;&lt;item&gt;905&lt;/item&gt;&lt;item&gt;906&lt;/item&gt;&lt;item&gt;907&lt;/item&gt;&lt;item&gt;909&lt;/item&gt;&lt;item&gt;910&lt;/item&gt;&lt;item&gt;911&lt;/item&gt;&lt;item&gt;912&lt;/item&gt;&lt;item&gt;913&lt;/item&gt;&lt;item&gt;914&lt;/item&gt;&lt;item&gt;915&lt;/item&gt;&lt;item&gt;916&lt;/item&gt;&lt;item&gt;919&lt;/item&gt;&lt;item&gt;920&lt;/item&gt;&lt;item&gt;925&lt;/item&gt;&lt;item&gt;926&lt;/item&gt;&lt;item&gt;927&lt;/item&gt;&lt;item&gt;928&lt;/item&gt;&lt;item&gt;929&lt;/item&gt;&lt;item&gt;930&lt;/item&gt;&lt;item&gt;931&lt;/item&gt;&lt;item&gt;932&lt;/item&gt;&lt;item&gt;933&lt;/item&gt;&lt;item&gt;936&lt;/item&gt;&lt;item&gt;937&lt;/item&gt;&lt;item&gt;938&lt;/item&gt;&lt;item&gt;939&lt;/item&gt;&lt;item&gt;941&lt;/item&gt;&lt;item&gt;942&lt;/item&gt;&lt;item&gt;943&lt;/item&gt;&lt;item&gt;944&lt;/item&gt;&lt;item&gt;945&lt;/item&gt;&lt;item&gt;946&lt;/item&gt;&lt;item&gt;947&lt;/item&gt;&lt;item&gt;948&lt;/item&gt;&lt;item&gt;949&lt;/item&gt;&lt;item&gt;950&lt;/item&gt;&lt;item&gt;953&lt;/item&gt;&lt;item&gt;954&lt;/item&gt;&lt;item&gt;955&lt;/item&gt;&lt;item&gt;956&lt;/item&gt;&lt;item&gt;957&lt;/item&gt;&lt;item&gt;958&lt;/item&gt;&lt;item&gt;959&lt;/item&gt;&lt;item&gt;960&lt;/item&gt;&lt;item&gt;961&lt;/item&gt;&lt;item&gt;962&lt;/item&gt;&lt;item&gt;963&lt;/item&gt;&lt;item&gt;964&lt;/item&gt;&lt;item&gt;967&lt;/item&gt;&lt;item&gt;968&lt;/item&gt;&lt;item&gt;969&lt;/item&gt;&lt;item&gt;970&lt;/item&gt;&lt;item&gt;971&lt;/item&gt;&lt;item&gt;972&lt;/item&gt;&lt;item&gt;973&lt;/item&gt;&lt;item&gt;974&lt;/item&gt;&lt;item&gt;975&lt;/item&gt;&lt;item&gt;976&lt;/item&gt;&lt;item&gt;977&lt;/item&gt;&lt;item&gt;978&lt;/item&gt;&lt;item&gt;979&lt;/item&gt;&lt;item&gt;980&lt;/item&gt;&lt;item&gt;981&lt;/item&gt;&lt;/record-ids&gt;&lt;/item&gt;&lt;/Libraries&gt;"/>
  </w:docVars>
  <w:rsids>
    <w:rsidRoot w:val="0070470A"/>
    <w:rsid w:val="00000DC9"/>
    <w:rsid w:val="00001022"/>
    <w:rsid w:val="00001101"/>
    <w:rsid w:val="000027EA"/>
    <w:rsid w:val="00002D28"/>
    <w:rsid w:val="00003F04"/>
    <w:rsid w:val="0000408E"/>
    <w:rsid w:val="000043A4"/>
    <w:rsid w:val="00006A46"/>
    <w:rsid w:val="00006B33"/>
    <w:rsid w:val="00006B91"/>
    <w:rsid w:val="00007087"/>
    <w:rsid w:val="00007C79"/>
    <w:rsid w:val="00010E86"/>
    <w:rsid w:val="000125ED"/>
    <w:rsid w:val="0001369E"/>
    <w:rsid w:val="00014204"/>
    <w:rsid w:val="00014F27"/>
    <w:rsid w:val="0001574B"/>
    <w:rsid w:val="00015A32"/>
    <w:rsid w:val="00015C8E"/>
    <w:rsid w:val="0001721A"/>
    <w:rsid w:val="0001767C"/>
    <w:rsid w:val="000208A1"/>
    <w:rsid w:val="00022608"/>
    <w:rsid w:val="000237E6"/>
    <w:rsid w:val="00023C00"/>
    <w:rsid w:val="00024D80"/>
    <w:rsid w:val="000251D5"/>
    <w:rsid w:val="00025277"/>
    <w:rsid w:val="0002581D"/>
    <w:rsid w:val="0002595A"/>
    <w:rsid w:val="00025FD0"/>
    <w:rsid w:val="000263DB"/>
    <w:rsid w:val="0002646C"/>
    <w:rsid w:val="00027F41"/>
    <w:rsid w:val="0003092C"/>
    <w:rsid w:val="000317D7"/>
    <w:rsid w:val="00031A4F"/>
    <w:rsid w:val="00031ACB"/>
    <w:rsid w:val="00032235"/>
    <w:rsid w:val="00032712"/>
    <w:rsid w:val="00034919"/>
    <w:rsid w:val="00035255"/>
    <w:rsid w:val="000356FF"/>
    <w:rsid w:val="00036871"/>
    <w:rsid w:val="00036F0A"/>
    <w:rsid w:val="000371A8"/>
    <w:rsid w:val="000412FC"/>
    <w:rsid w:val="000424A7"/>
    <w:rsid w:val="0004282E"/>
    <w:rsid w:val="0004299D"/>
    <w:rsid w:val="000434A4"/>
    <w:rsid w:val="000438CF"/>
    <w:rsid w:val="00044182"/>
    <w:rsid w:val="00044532"/>
    <w:rsid w:val="00044C20"/>
    <w:rsid w:val="000465CA"/>
    <w:rsid w:val="00047917"/>
    <w:rsid w:val="00047A90"/>
    <w:rsid w:val="000505C9"/>
    <w:rsid w:val="000512B9"/>
    <w:rsid w:val="0005196D"/>
    <w:rsid w:val="00051978"/>
    <w:rsid w:val="000528E3"/>
    <w:rsid w:val="00052988"/>
    <w:rsid w:val="00054F52"/>
    <w:rsid w:val="00055E29"/>
    <w:rsid w:val="00055EC6"/>
    <w:rsid w:val="0005615B"/>
    <w:rsid w:val="0005677D"/>
    <w:rsid w:val="00056E42"/>
    <w:rsid w:val="00057BD8"/>
    <w:rsid w:val="00060147"/>
    <w:rsid w:val="00060D58"/>
    <w:rsid w:val="000610AF"/>
    <w:rsid w:val="00061182"/>
    <w:rsid w:val="0006286B"/>
    <w:rsid w:val="00063144"/>
    <w:rsid w:val="0006340C"/>
    <w:rsid w:val="00064543"/>
    <w:rsid w:val="00066163"/>
    <w:rsid w:val="000666A4"/>
    <w:rsid w:val="00067233"/>
    <w:rsid w:val="00067B18"/>
    <w:rsid w:val="0007142E"/>
    <w:rsid w:val="00071D0C"/>
    <w:rsid w:val="00071DC6"/>
    <w:rsid w:val="0007211A"/>
    <w:rsid w:val="0007278F"/>
    <w:rsid w:val="000727E5"/>
    <w:rsid w:val="00072A13"/>
    <w:rsid w:val="00072EFE"/>
    <w:rsid w:val="00074F72"/>
    <w:rsid w:val="0007519B"/>
    <w:rsid w:val="00077157"/>
    <w:rsid w:val="00077E30"/>
    <w:rsid w:val="00080B9C"/>
    <w:rsid w:val="0008264D"/>
    <w:rsid w:val="00082A6E"/>
    <w:rsid w:val="00084298"/>
    <w:rsid w:val="00084E48"/>
    <w:rsid w:val="00086669"/>
    <w:rsid w:val="00086D50"/>
    <w:rsid w:val="000875B8"/>
    <w:rsid w:val="00090698"/>
    <w:rsid w:val="00091259"/>
    <w:rsid w:val="000914CA"/>
    <w:rsid w:val="00091793"/>
    <w:rsid w:val="00091B74"/>
    <w:rsid w:val="0009207B"/>
    <w:rsid w:val="00092368"/>
    <w:rsid w:val="00092517"/>
    <w:rsid w:val="00092C59"/>
    <w:rsid w:val="00093B07"/>
    <w:rsid w:val="000943B9"/>
    <w:rsid w:val="000945CB"/>
    <w:rsid w:val="00094900"/>
    <w:rsid w:val="00095560"/>
    <w:rsid w:val="00095C24"/>
    <w:rsid w:val="0009619B"/>
    <w:rsid w:val="000976CB"/>
    <w:rsid w:val="000A02C0"/>
    <w:rsid w:val="000A02C8"/>
    <w:rsid w:val="000A05D5"/>
    <w:rsid w:val="000A08F4"/>
    <w:rsid w:val="000A0B4A"/>
    <w:rsid w:val="000A1395"/>
    <w:rsid w:val="000A3A21"/>
    <w:rsid w:val="000A41EC"/>
    <w:rsid w:val="000A4C66"/>
    <w:rsid w:val="000A591F"/>
    <w:rsid w:val="000A596C"/>
    <w:rsid w:val="000A5CAD"/>
    <w:rsid w:val="000A6209"/>
    <w:rsid w:val="000A6C7C"/>
    <w:rsid w:val="000A7B3C"/>
    <w:rsid w:val="000B00D7"/>
    <w:rsid w:val="000B01A6"/>
    <w:rsid w:val="000B0337"/>
    <w:rsid w:val="000B049C"/>
    <w:rsid w:val="000B0ED9"/>
    <w:rsid w:val="000B13B6"/>
    <w:rsid w:val="000B18A1"/>
    <w:rsid w:val="000B22FC"/>
    <w:rsid w:val="000B2711"/>
    <w:rsid w:val="000B3494"/>
    <w:rsid w:val="000B46F2"/>
    <w:rsid w:val="000B4A59"/>
    <w:rsid w:val="000B564D"/>
    <w:rsid w:val="000B5ECA"/>
    <w:rsid w:val="000B758C"/>
    <w:rsid w:val="000C00AD"/>
    <w:rsid w:val="000C0A58"/>
    <w:rsid w:val="000C13BB"/>
    <w:rsid w:val="000C164E"/>
    <w:rsid w:val="000C19A3"/>
    <w:rsid w:val="000C2B77"/>
    <w:rsid w:val="000C2F42"/>
    <w:rsid w:val="000C38F1"/>
    <w:rsid w:val="000C470F"/>
    <w:rsid w:val="000C4AD0"/>
    <w:rsid w:val="000C601D"/>
    <w:rsid w:val="000D0D8C"/>
    <w:rsid w:val="000D0F41"/>
    <w:rsid w:val="000D1E21"/>
    <w:rsid w:val="000D3042"/>
    <w:rsid w:val="000D40EE"/>
    <w:rsid w:val="000D544A"/>
    <w:rsid w:val="000D57E3"/>
    <w:rsid w:val="000D5817"/>
    <w:rsid w:val="000D5ADC"/>
    <w:rsid w:val="000D748A"/>
    <w:rsid w:val="000D7B29"/>
    <w:rsid w:val="000D7C48"/>
    <w:rsid w:val="000E0871"/>
    <w:rsid w:val="000E1701"/>
    <w:rsid w:val="000E1C85"/>
    <w:rsid w:val="000E2720"/>
    <w:rsid w:val="000E28BF"/>
    <w:rsid w:val="000E294D"/>
    <w:rsid w:val="000E3E6B"/>
    <w:rsid w:val="000E3EF7"/>
    <w:rsid w:val="000E4A7D"/>
    <w:rsid w:val="000E4BCF"/>
    <w:rsid w:val="000E4EC4"/>
    <w:rsid w:val="000E5B3C"/>
    <w:rsid w:val="000E6000"/>
    <w:rsid w:val="000E669E"/>
    <w:rsid w:val="000E6FBC"/>
    <w:rsid w:val="000E74C1"/>
    <w:rsid w:val="000E7688"/>
    <w:rsid w:val="000F0E8A"/>
    <w:rsid w:val="000F1A7F"/>
    <w:rsid w:val="000F26E0"/>
    <w:rsid w:val="000F4768"/>
    <w:rsid w:val="000F5FA8"/>
    <w:rsid w:val="000F640A"/>
    <w:rsid w:val="000F73DF"/>
    <w:rsid w:val="000F7DED"/>
    <w:rsid w:val="0010040D"/>
    <w:rsid w:val="001008E5"/>
    <w:rsid w:val="00102963"/>
    <w:rsid w:val="001033BC"/>
    <w:rsid w:val="00104146"/>
    <w:rsid w:val="00104221"/>
    <w:rsid w:val="00104A51"/>
    <w:rsid w:val="00104A52"/>
    <w:rsid w:val="00106221"/>
    <w:rsid w:val="00106310"/>
    <w:rsid w:val="0010665E"/>
    <w:rsid w:val="00106BBF"/>
    <w:rsid w:val="00112C7E"/>
    <w:rsid w:val="001141A2"/>
    <w:rsid w:val="0011461C"/>
    <w:rsid w:val="001154C9"/>
    <w:rsid w:val="00116CEA"/>
    <w:rsid w:val="00116E74"/>
    <w:rsid w:val="001176AC"/>
    <w:rsid w:val="0012070D"/>
    <w:rsid w:val="00120852"/>
    <w:rsid w:val="00120BEC"/>
    <w:rsid w:val="00120DBD"/>
    <w:rsid w:val="00122D14"/>
    <w:rsid w:val="00123492"/>
    <w:rsid w:val="0012549F"/>
    <w:rsid w:val="00125E06"/>
    <w:rsid w:val="001276A2"/>
    <w:rsid w:val="00127732"/>
    <w:rsid w:val="00127889"/>
    <w:rsid w:val="00127B43"/>
    <w:rsid w:val="00127DD4"/>
    <w:rsid w:val="001310A6"/>
    <w:rsid w:val="00131829"/>
    <w:rsid w:val="00131990"/>
    <w:rsid w:val="001325BC"/>
    <w:rsid w:val="00132632"/>
    <w:rsid w:val="001338C8"/>
    <w:rsid w:val="00133C67"/>
    <w:rsid w:val="00134209"/>
    <w:rsid w:val="00134823"/>
    <w:rsid w:val="00137355"/>
    <w:rsid w:val="00137C8B"/>
    <w:rsid w:val="00140A11"/>
    <w:rsid w:val="001416CE"/>
    <w:rsid w:val="0014194A"/>
    <w:rsid w:val="00141CA8"/>
    <w:rsid w:val="0014206C"/>
    <w:rsid w:val="00142DEB"/>
    <w:rsid w:val="00143167"/>
    <w:rsid w:val="00143554"/>
    <w:rsid w:val="00143BF9"/>
    <w:rsid w:val="00144233"/>
    <w:rsid w:val="00144749"/>
    <w:rsid w:val="0014582B"/>
    <w:rsid w:val="001472C5"/>
    <w:rsid w:val="00147E84"/>
    <w:rsid w:val="00150E17"/>
    <w:rsid w:val="001515A9"/>
    <w:rsid w:val="00152A21"/>
    <w:rsid w:val="00152B57"/>
    <w:rsid w:val="00153538"/>
    <w:rsid w:val="00155264"/>
    <w:rsid w:val="00156984"/>
    <w:rsid w:val="00156F60"/>
    <w:rsid w:val="001575B0"/>
    <w:rsid w:val="0015790D"/>
    <w:rsid w:val="00157D37"/>
    <w:rsid w:val="0016020D"/>
    <w:rsid w:val="001616E7"/>
    <w:rsid w:val="001616EA"/>
    <w:rsid w:val="001621EA"/>
    <w:rsid w:val="001648EB"/>
    <w:rsid w:val="0016496C"/>
    <w:rsid w:val="001649A2"/>
    <w:rsid w:val="00167595"/>
    <w:rsid w:val="00167ED2"/>
    <w:rsid w:val="0017001B"/>
    <w:rsid w:val="00170C86"/>
    <w:rsid w:val="00172298"/>
    <w:rsid w:val="001722CB"/>
    <w:rsid w:val="00173586"/>
    <w:rsid w:val="00173A4A"/>
    <w:rsid w:val="0017432D"/>
    <w:rsid w:val="00174DA3"/>
    <w:rsid w:val="001759B5"/>
    <w:rsid w:val="00177D52"/>
    <w:rsid w:val="0018041D"/>
    <w:rsid w:val="00180597"/>
    <w:rsid w:val="00180855"/>
    <w:rsid w:val="00180AEE"/>
    <w:rsid w:val="00182327"/>
    <w:rsid w:val="001826CA"/>
    <w:rsid w:val="00182CFD"/>
    <w:rsid w:val="00185FC0"/>
    <w:rsid w:val="0018662D"/>
    <w:rsid w:val="001868F6"/>
    <w:rsid w:val="001875F4"/>
    <w:rsid w:val="00187E7A"/>
    <w:rsid w:val="00193869"/>
    <w:rsid w:val="00196693"/>
    <w:rsid w:val="001A1D4A"/>
    <w:rsid w:val="001A228A"/>
    <w:rsid w:val="001A2E01"/>
    <w:rsid w:val="001A38C4"/>
    <w:rsid w:val="001A4336"/>
    <w:rsid w:val="001A73CC"/>
    <w:rsid w:val="001B104E"/>
    <w:rsid w:val="001B17C7"/>
    <w:rsid w:val="001B2AD4"/>
    <w:rsid w:val="001B3766"/>
    <w:rsid w:val="001B3966"/>
    <w:rsid w:val="001B3ED9"/>
    <w:rsid w:val="001B40DE"/>
    <w:rsid w:val="001B5454"/>
    <w:rsid w:val="001B5B30"/>
    <w:rsid w:val="001B5FBF"/>
    <w:rsid w:val="001B7754"/>
    <w:rsid w:val="001B7A6B"/>
    <w:rsid w:val="001C02FD"/>
    <w:rsid w:val="001C1267"/>
    <w:rsid w:val="001C1D75"/>
    <w:rsid w:val="001C35F1"/>
    <w:rsid w:val="001C401B"/>
    <w:rsid w:val="001C48D9"/>
    <w:rsid w:val="001C606C"/>
    <w:rsid w:val="001C6447"/>
    <w:rsid w:val="001C67E5"/>
    <w:rsid w:val="001C6AE1"/>
    <w:rsid w:val="001C7348"/>
    <w:rsid w:val="001D0F81"/>
    <w:rsid w:val="001D2B8D"/>
    <w:rsid w:val="001D35DE"/>
    <w:rsid w:val="001D3812"/>
    <w:rsid w:val="001D483F"/>
    <w:rsid w:val="001D48D0"/>
    <w:rsid w:val="001D4AC7"/>
    <w:rsid w:val="001D5442"/>
    <w:rsid w:val="001D5F3A"/>
    <w:rsid w:val="001D69AE"/>
    <w:rsid w:val="001D6EAB"/>
    <w:rsid w:val="001D7F1C"/>
    <w:rsid w:val="001E062D"/>
    <w:rsid w:val="001E28F7"/>
    <w:rsid w:val="001E2C75"/>
    <w:rsid w:val="001E3032"/>
    <w:rsid w:val="001E3132"/>
    <w:rsid w:val="001E3860"/>
    <w:rsid w:val="001E39BE"/>
    <w:rsid w:val="001E3A92"/>
    <w:rsid w:val="001E40DC"/>
    <w:rsid w:val="001E5679"/>
    <w:rsid w:val="001E665C"/>
    <w:rsid w:val="001E70B3"/>
    <w:rsid w:val="001E7832"/>
    <w:rsid w:val="001E785D"/>
    <w:rsid w:val="001E7D89"/>
    <w:rsid w:val="001E7E69"/>
    <w:rsid w:val="001F0017"/>
    <w:rsid w:val="001F0400"/>
    <w:rsid w:val="001F16E5"/>
    <w:rsid w:val="001F1A64"/>
    <w:rsid w:val="001F2738"/>
    <w:rsid w:val="001F433B"/>
    <w:rsid w:val="001F4CA8"/>
    <w:rsid w:val="001F52AA"/>
    <w:rsid w:val="001F5544"/>
    <w:rsid w:val="001F56A9"/>
    <w:rsid w:val="001F6E10"/>
    <w:rsid w:val="00201CC1"/>
    <w:rsid w:val="00201EA5"/>
    <w:rsid w:val="0020251D"/>
    <w:rsid w:val="002032A8"/>
    <w:rsid w:val="0020357C"/>
    <w:rsid w:val="002037A5"/>
    <w:rsid w:val="00203D4C"/>
    <w:rsid w:val="00205827"/>
    <w:rsid w:val="0020596B"/>
    <w:rsid w:val="002068CA"/>
    <w:rsid w:val="002068DC"/>
    <w:rsid w:val="00207B0A"/>
    <w:rsid w:val="00207B41"/>
    <w:rsid w:val="00210460"/>
    <w:rsid w:val="0021094A"/>
    <w:rsid w:val="00210C49"/>
    <w:rsid w:val="00210DC5"/>
    <w:rsid w:val="00212918"/>
    <w:rsid w:val="00212B61"/>
    <w:rsid w:val="002130C4"/>
    <w:rsid w:val="00213792"/>
    <w:rsid w:val="002154F6"/>
    <w:rsid w:val="0021622D"/>
    <w:rsid w:val="00216ED6"/>
    <w:rsid w:val="0022005F"/>
    <w:rsid w:val="002202D8"/>
    <w:rsid w:val="0022117D"/>
    <w:rsid w:val="0022120E"/>
    <w:rsid w:val="002219EE"/>
    <w:rsid w:val="002225D8"/>
    <w:rsid w:val="00222C84"/>
    <w:rsid w:val="00224C9B"/>
    <w:rsid w:val="002254C9"/>
    <w:rsid w:val="002258F6"/>
    <w:rsid w:val="00226635"/>
    <w:rsid w:val="0022685C"/>
    <w:rsid w:val="00230523"/>
    <w:rsid w:val="00232F5E"/>
    <w:rsid w:val="00233E62"/>
    <w:rsid w:val="00234427"/>
    <w:rsid w:val="0023503E"/>
    <w:rsid w:val="002361A7"/>
    <w:rsid w:val="00236C8B"/>
    <w:rsid w:val="00237113"/>
    <w:rsid w:val="00237646"/>
    <w:rsid w:val="00237A7E"/>
    <w:rsid w:val="002400EE"/>
    <w:rsid w:val="0024042E"/>
    <w:rsid w:val="0024129F"/>
    <w:rsid w:val="00241318"/>
    <w:rsid w:val="0024235F"/>
    <w:rsid w:val="00242BA3"/>
    <w:rsid w:val="002435AF"/>
    <w:rsid w:val="00245324"/>
    <w:rsid w:val="00245D03"/>
    <w:rsid w:val="00245E87"/>
    <w:rsid w:val="00246600"/>
    <w:rsid w:val="00247BC8"/>
    <w:rsid w:val="002503B5"/>
    <w:rsid w:val="00250667"/>
    <w:rsid w:val="0025081E"/>
    <w:rsid w:val="0025117C"/>
    <w:rsid w:val="00252541"/>
    <w:rsid w:val="002534E6"/>
    <w:rsid w:val="002574CF"/>
    <w:rsid w:val="00257D41"/>
    <w:rsid w:val="00260A89"/>
    <w:rsid w:val="002620D3"/>
    <w:rsid w:val="002625F3"/>
    <w:rsid w:val="00262A2E"/>
    <w:rsid w:val="00263ED2"/>
    <w:rsid w:val="00264062"/>
    <w:rsid w:val="00265096"/>
    <w:rsid w:val="00265DB1"/>
    <w:rsid w:val="00266469"/>
    <w:rsid w:val="00266AC2"/>
    <w:rsid w:val="002704D3"/>
    <w:rsid w:val="00270B5A"/>
    <w:rsid w:val="002712A4"/>
    <w:rsid w:val="00271320"/>
    <w:rsid w:val="0027158A"/>
    <w:rsid w:val="00272B80"/>
    <w:rsid w:val="00273056"/>
    <w:rsid w:val="0027337F"/>
    <w:rsid w:val="00274C17"/>
    <w:rsid w:val="00274E9C"/>
    <w:rsid w:val="002753ED"/>
    <w:rsid w:val="0027549A"/>
    <w:rsid w:val="00275FC4"/>
    <w:rsid w:val="002762B4"/>
    <w:rsid w:val="00276857"/>
    <w:rsid w:val="00277482"/>
    <w:rsid w:val="002778E5"/>
    <w:rsid w:val="00277EED"/>
    <w:rsid w:val="002807DC"/>
    <w:rsid w:val="002839F0"/>
    <w:rsid w:val="00283B0B"/>
    <w:rsid w:val="00283F92"/>
    <w:rsid w:val="0028434F"/>
    <w:rsid w:val="00285099"/>
    <w:rsid w:val="00285AF7"/>
    <w:rsid w:val="002866E1"/>
    <w:rsid w:val="002866EE"/>
    <w:rsid w:val="002877E3"/>
    <w:rsid w:val="00291795"/>
    <w:rsid w:val="002923C8"/>
    <w:rsid w:val="00292FFC"/>
    <w:rsid w:val="0029477B"/>
    <w:rsid w:val="00294947"/>
    <w:rsid w:val="00295278"/>
    <w:rsid w:val="00295530"/>
    <w:rsid w:val="002969FF"/>
    <w:rsid w:val="0029708B"/>
    <w:rsid w:val="00297BB2"/>
    <w:rsid w:val="002A0689"/>
    <w:rsid w:val="002A17E2"/>
    <w:rsid w:val="002A1C25"/>
    <w:rsid w:val="002A21C7"/>
    <w:rsid w:val="002A2863"/>
    <w:rsid w:val="002A4350"/>
    <w:rsid w:val="002A4DF2"/>
    <w:rsid w:val="002A52F2"/>
    <w:rsid w:val="002A55F3"/>
    <w:rsid w:val="002A7755"/>
    <w:rsid w:val="002A776E"/>
    <w:rsid w:val="002B0CB0"/>
    <w:rsid w:val="002B13FB"/>
    <w:rsid w:val="002B1A16"/>
    <w:rsid w:val="002B1F86"/>
    <w:rsid w:val="002B2675"/>
    <w:rsid w:val="002B2ABA"/>
    <w:rsid w:val="002B2E72"/>
    <w:rsid w:val="002B329D"/>
    <w:rsid w:val="002B33A7"/>
    <w:rsid w:val="002B3A71"/>
    <w:rsid w:val="002B3DA5"/>
    <w:rsid w:val="002B46AE"/>
    <w:rsid w:val="002B4A4C"/>
    <w:rsid w:val="002B4DAB"/>
    <w:rsid w:val="002B5B2A"/>
    <w:rsid w:val="002B5DF2"/>
    <w:rsid w:val="002B61A0"/>
    <w:rsid w:val="002B7798"/>
    <w:rsid w:val="002C042F"/>
    <w:rsid w:val="002C131E"/>
    <w:rsid w:val="002C3FA4"/>
    <w:rsid w:val="002C4729"/>
    <w:rsid w:val="002C57FA"/>
    <w:rsid w:val="002C74F9"/>
    <w:rsid w:val="002D1724"/>
    <w:rsid w:val="002D3982"/>
    <w:rsid w:val="002D4F55"/>
    <w:rsid w:val="002D5FB9"/>
    <w:rsid w:val="002D70B6"/>
    <w:rsid w:val="002E0223"/>
    <w:rsid w:val="002E0283"/>
    <w:rsid w:val="002E1386"/>
    <w:rsid w:val="002E16FF"/>
    <w:rsid w:val="002E2131"/>
    <w:rsid w:val="002E2731"/>
    <w:rsid w:val="002E27FD"/>
    <w:rsid w:val="002E2CAD"/>
    <w:rsid w:val="002E2D5D"/>
    <w:rsid w:val="002E3606"/>
    <w:rsid w:val="002E3796"/>
    <w:rsid w:val="002E3ADF"/>
    <w:rsid w:val="002E4D85"/>
    <w:rsid w:val="002E5640"/>
    <w:rsid w:val="002E5A03"/>
    <w:rsid w:val="002E71D1"/>
    <w:rsid w:val="002E7B01"/>
    <w:rsid w:val="002F013E"/>
    <w:rsid w:val="002F0FA4"/>
    <w:rsid w:val="002F125E"/>
    <w:rsid w:val="002F1AA8"/>
    <w:rsid w:val="002F2829"/>
    <w:rsid w:val="002F5F0E"/>
    <w:rsid w:val="00301022"/>
    <w:rsid w:val="0030118E"/>
    <w:rsid w:val="0030125D"/>
    <w:rsid w:val="00302188"/>
    <w:rsid w:val="00302372"/>
    <w:rsid w:val="00302476"/>
    <w:rsid w:val="00306240"/>
    <w:rsid w:val="00306455"/>
    <w:rsid w:val="00306F1E"/>
    <w:rsid w:val="003070D8"/>
    <w:rsid w:val="003106E5"/>
    <w:rsid w:val="0031073D"/>
    <w:rsid w:val="00311225"/>
    <w:rsid w:val="0031146C"/>
    <w:rsid w:val="0031234C"/>
    <w:rsid w:val="00312810"/>
    <w:rsid w:val="00312844"/>
    <w:rsid w:val="00312F98"/>
    <w:rsid w:val="003130A9"/>
    <w:rsid w:val="0031468A"/>
    <w:rsid w:val="00315224"/>
    <w:rsid w:val="003174C4"/>
    <w:rsid w:val="003174CC"/>
    <w:rsid w:val="0032040A"/>
    <w:rsid w:val="0032057B"/>
    <w:rsid w:val="00320C86"/>
    <w:rsid w:val="003218A2"/>
    <w:rsid w:val="00321C8B"/>
    <w:rsid w:val="00322237"/>
    <w:rsid w:val="0032268B"/>
    <w:rsid w:val="00323461"/>
    <w:rsid w:val="00323CCE"/>
    <w:rsid w:val="00324E52"/>
    <w:rsid w:val="00324EEE"/>
    <w:rsid w:val="003257AF"/>
    <w:rsid w:val="0032581A"/>
    <w:rsid w:val="00325AF0"/>
    <w:rsid w:val="00330D4B"/>
    <w:rsid w:val="00331238"/>
    <w:rsid w:val="003318E0"/>
    <w:rsid w:val="003339BB"/>
    <w:rsid w:val="00333C0A"/>
    <w:rsid w:val="003346C9"/>
    <w:rsid w:val="00335AC2"/>
    <w:rsid w:val="00336B3B"/>
    <w:rsid w:val="00341C62"/>
    <w:rsid w:val="00341FA3"/>
    <w:rsid w:val="00343C70"/>
    <w:rsid w:val="0034406A"/>
    <w:rsid w:val="00344773"/>
    <w:rsid w:val="0034478C"/>
    <w:rsid w:val="00345134"/>
    <w:rsid w:val="00345326"/>
    <w:rsid w:val="0034538F"/>
    <w:rsid w:val="00345EA3"/>
    <w:rsid w:val="003466EF"/>
    <w:rsid w:val="003466F2"/>
    <w:rsid w:val="00347018"/>
    <w:rsid w:val="003501C9"/>
    <w:rsid w:val="00350237"/>
    <w:rsid w:val="003506C8"/>
    <w:rsid w:val="00350796"/>
    <w:rsid w:val="003522F2"/>
    <w:rsid w:val="00353B51"/>
    <w:rsid w:val="00355465"/>
    <w:rsid w:val="003555FB"/>
    <w:rsid w:val="00355DAE"/>
    <w:rsid w:val="00356DEF"/>
    <w:rsid w:val="00356E2F"/>
    <w:rsid w:val="003570BD"/>
    <w:rsid w:val="0036044F"/>
    <w:rsid w:val="00362290"/>
    <w:rsid w:val="00362969"/>
    <w:rsid w:val="00362E70"/>
    <w:rsid w:val="0036415D"/>
    <w:rsid w:val="00366448"/>
    <w:rsid w:val="00370EFD"/>
    <w:rsid w:val="00371FE1"/>
    <w:rsid w:val="00372EAD"/>
    <w:rsid w:val="00373157"/>
    <w:rsid w:val="00374202"/>
    <w:rsid w:val="0037422D"/>
    <w:rsid w:val="00376C4D"/>
    <w:rsid w:val="003773A1"/>
    <w:rsid w:val="00381DFF"/>
    <w:rsid w:val="003828E5"/>
    <w:rsid w:val="00382A35"/>
    <w:rsid w:val="0038322E"/>
    <w:rsid w:val="003835D3"/>
    <w:rsid w:val="00384D18"/>
    <w:rsid w:val="00385603"/>
    <w:rsid w:val="00385751"/>
    <w:rsid w:val="00385C46"/>
    <w:rsid w:val="0038684B"/>
    <w:rsid w:val="0038714C"/>
    <w:rsid w:val="0038752F"/>
    <w:rsid w:val="00387850"/>
    <w:rsid w:val="003903F8"/>
    <w:rsid w:val="0039055B"/>
    <w:rsid w:val="00391073"/>
    <w:rsid w:val="00391DDC"/>
    <w:rsid w:val="00392B1C"/>
    <w:rsid w:val="0039377A"/>
    <w:rsid w:val="0039386F"/>
    <w:rsid w:val="00393C1E"/>
    <w:rsid w:val="00396C9D"/>
    <w:rsid w:val="00397546"/>
    <w:rsid w:val="00397790"/>
    <w:rsid w:val="003A027C"/>
    <w:rsid w:val="003A0B7C"/>
    <w:rsid w:val="003A0C39"/>
    <w:rsid w:val="003A0D3E"/>
    <w:rsid w:val="003A235C"/>
    <w:rsid w:val="003A2C90"/>
    <w:rsid w:val="003A321C"/>
    <w:rsid w:val="003A3A88"/>
    <w:rsid w:val="003A4A62"/>
    <w:rsid w:val="003A5AE8"/>
    <w:rsid w:val="003A5B41"/>
    <w:rsid w:val="003A5BC8"/>
    <w:rsid w:val="003A5E80"/>
    <w:rsid w:val="003A65ED"/>
    <w:rsid w:val="003A73E8"/>
    <w:rsid w:val="003B075C"/>
    <w:rsid w:val="003B08B7"/>
    <w:rsid w:val="003B194C"/>
    <w:rsid w:val="003B1AF0"/>
    <w:rsid w:val="003B1CE9"/>
    <w:rsid w:val="003B2F16"/>
    <w:rsid w:val="003B30D2"/>
    <w:rsid w:val="003B31F1"/>
    <w:rsid w:val="003B3398"/>
    <w:rsid w:val="003B35E1"/>
    <w:rsid w:val="003B3CE9"/>
    <w:rsid w:val="003B4313"/>
    <w:rsid w:val="003B4660"/>
    <w:rsid w:val="003B473C"/>
    <w:rsid w:val="003B4903"/>
    <w:rsid w:val="003B5456"/>
    <w:rsid w:val="003B547C"/>
    <w:rsid w:val="003B5B91"/>
    <w:rsid w:val="003B5C65"/>
    <w:rsid w:val="003B6897"/>
    <w:rsid w:val="003B6BEC"/>
    <w:rsid w:val="003B75FF"/>
    <w:rsid w:val="003B7725"/>
    <w:rsid w:val="003BE4E5"/>
    <w:rsid w:val="003C0848"/>
    <w:rsid w:val="003C16FC"/>
    <w:rsid w:val="003C192E"/>
    <w:rsid w:val="003C2921"/>
    <w:rsid w:val="003C5681"/>
    <w:rsid w:val="003C5812"/>
    <w:rsid w:val="003C6A11"/>
    <w:rsid w:val="003C7509"/>
    <w:rsid w:val="003D0DA7"/>
    <w:rsid w:val="003D0E36"/>
    <w:rsid w:val="003D10A6"/>
    <w:rsid w:val="003D2471"/>
    <w:rsid w:val="003D303D"/>
    <w:rsid w:val="003D3504"/>
    <w:rsid w:val="003D4707"/>
    <w:rsid w:val="003D499D"/>
    <w:rsid w:val="003D4C86"/>
    <w:rsid w:val="003D4E79"/>
    <w:rsid w:val="003D56D6"/>
    <w:rsid w:val="003D6E8A"/>
    <w:rsid w:val="003D7117"/>
    <w:rsid w:val="003E0761"/>
    <w:rsid w:val="003E22B7"/>
    <w:rsid w:val="003E2B19"/>
    <w:rsid w:val="003E38A5"/>
    <w:rsid w:val="003E4B5F"/>
    <w:rsid w:val="003E677D"/>
    <w:rsid w:val="003E6B82"/>
    <w:rsid w:val="003E6F84"/>
    <w:rsid w:val="003F0911"/>
    <w:rsid w:val="003F10AD"/>
    <w:rsid w:val="003F4381"/>
    <w:rsid w:val="003F4A5C"/>
    <w:rsid w:val="003F59FA"/>
    <w:rsid w:val="003F627A"/>
    <w:rsid w:val="003F69F5"/>
    <w:rsid w:val="003F6A8E"/>
    <w:rsid w:val="003F6B40"/>
    <w:rsid w:val="003F7635"/>
    <w:rsid w:val="003F7AA0"/>
    <w:rsid w:val="003F7E7E"/>
    <w:rsid w:val="00400977"/>
    <w:rsid w:val="00400E67"/>
    <w:rsid w:val="0040117D"/>
    <w:rsid w:val="004011A0"/>
    <w:rsid w:val="004012D9"/>
    <w:rsid w:val="004019FB"/>
    <w:rsid w:val="004027F5"/>
    <w:rsid w:val="004030E3"/>
    <w:rsid w:val="00403332"/>
    <w:rsid w:val="004036B7"/>
    <w:rsid w:val="00403CAD"/>
    <w:rsid w:val="00403D92"/>
    <w:rsid w:val="004046C3"/>
    <w:rsid w:val="00404A77"/>
    <w:rsid w:val="0040569E"/>
    <w:rsid w:val="00406FA3"/>
    <w:rsid w:val="00407753"/>
    <w:rsid w:val="00410281"/>
    <w:rsid w:val="00410FB5"/>
    <w:rsid w:val="00412301"/>
    <w:rsid w:val="00415876"/>
    <w:rsid w:val="0041597B"/>
    <w:rsid w:val="004201C8"/>
    <w:rsid w:val="0042060A"/>
    <w:rsid w:val="00420E36"/>
    <w:rsid w:val="00421C52"/>
    <w:rsid w:val="00422ACF"/>
    <w:rsid w:val="00423D38"/>
    <w:rsid w:val="00423E9F"/>
    <w:rsid w:val="00424644"/>
    <w:rsid w:val="00424BCA"/>
    <w:rsid w:val="004269C5"/>
    <w:rsid w:val="00431032"/>
    <w:rsid w:val="00431A75"/>
    <w:rsid w:val="00432272"/>
    <w:rsid w:val="00433DC4"/>
    <w:rsid w:val="0043419B"/>
    <w:rsid w:val="00434F16"/>
    <w:rsid w:val="00436606"/>
    <w:rsid w:val="00437CD4"/>
    <w:rsid w:val="004407A8"/>
    <w:rsid w:val="004408FD"/>
    <w:rsid w:val="00440FFC"/>
    <w:rsid w:val="00441051"/>
    <w:rsid w:val="0044208E"/>
    <w:rsid w:val="00442E63"/>
    <w:rsid w:val="004433E1"/>
    <w:rsid w:val="004445D7"/>
    <w:rsid w:val="004446D5"/>
    <w:rsid w:val="004448E2"/>
    <w:rsid w:val="00444CA6"/>
    <w:rsid w:val="00444E32"/>
    <w:rsid w:val="00446AFE"/>
    <w:rsid w:val="00450157"/>
    <w:rsid w:val="00451194"/>
    <w:rsid w:val="00451349"/>
    <w:rsid w:val="00452F88"/>
    <w:rsid w:val="0045345A"/>
    <w:rsid w:val="00453869"/>
    <w:rsid w:val="00455049"/>
    <w:rsid w:val="00455266"/>
    <w:rsid w:val="00455747"/>
    <w:rsid w:val="0045678D"/>
    <w:rsid w:val="0045694E"/>
    <w:rsid w:val="00456B78"/>
    <w:rsid w:val="00460971"/>
    <w:rsid w:val="00460F5B"/>
    <w:rsid w:val="00461791"/>
    <w:rsid w:val="00461DB8"/>
    <w:rsid w:val="004631C6"/>
    <w:rsid w:val="00464CA4"/>
    <w:rsid w:val="0046504E"/>
    <w:rsid w:val="00466153"/>
    <w:rsid w:val="00466369"/>
    <w:rsid w:val="004668B3"/>
    <w:rsid w:val="00466B3C"/>
    <w:rsid w:val="00467529"/>
    <w:rsid w:val="0046757C"/>
    <w:rsid w:val="00467C2C"/>
    <w:rsid w:val="0047114C"/>
    <w:rsid w:val="004719C9"/>
    <w:rsid w:val="00471C1D"/>
    <w:rsid w:val="00473660"/>
    <w:rsid w:val="00474B5B"/>
    <w:rsid w:val="00475286"/>
    <w:rsid w:val="00475992"/>
    <w:rsid w:val="00475A13"/>
    <w:rsid w:val="004768E9"/>
    <w:rsid w:val="00477009"/>
    <w:rsid w:val="0048018E"/>
    <w:rsid w:val="0048168E"/>
    <w:rsid w:val="00482559"/>
    <w:rsid w:val="00482868"/>
    <w:rsid w:val="00482B6B"/>
    <w:rsid w:val="00482D15"/>
    <w:rsid w:val="00482E37"/>
    <w:rsid w:val="00483DB1"/>
    <w:rsid w:val="0048420F"/>
    <w:rsid w:val="004842D9"/>
    <w:rsid w:val="00484546"/>
    <w:rsid w:val="00485156"/>
    <w:rsid w:val="004865CB"/>
    <w:rsid w:val="00486CA0"/>
    <w:rsid w:val="004871D5"/>
    <w:rsid w:val="004877C3"/>
    <w:rsid w:val="00491DB1"/>
    <w:rsid w:val="00494FFD"/>
    <w:rsid w:val="004958CF"/>
    <w:rsid w:val="00495D09"/>
    <w:rsid w:val="00495F5C"/>
    <w:rsid w:val="00497329"/>
    <w:rsid w:val="004A0473"/>
    <w:rsid w:val="004A2423"/>
    <w:rsid w:val="004A2FCD"/>
    <w:rsid w:val="004A3350"/>
    <w:rsid w:val="004A38AD"/>
    <w:rsid w:val="004A38C7"/>
    <w:rsid w:val="004A4402"/>
    <w:rsid w:val="004A49B4"/>
    <w:rsid w:val="004A4F6E"/>
    <w:rsid w:val="004A7171"/>
    <w:rsid w:val="004A762A"/>
    <w:rsid w:val="004B1B55"/>
    <w:rsid w:val="004B1BC4"/>
    <w:rsid w:val="004B3E79"/>
    <w:rsid w:val="004B40C2"/>
    <w:rsid w:val="004B445D"/>
    <w:rsid w:val="004B446A"/>
    <w:rsid w:val="004B5D7F"/>
    <w:rsid w:val="004B5F0A"/>
    <w:rsid w:val="004B753D"/>
    <w:rsid w:val="004C0FC3"/>
    <w:rsid w:val="004C14C3"/>
    <w:rsid w:val="004C1687"/>
    <w:rsid w:val="004C17C3"/>
    <w:rsid w:val="004C1A16"/>
    <w:rsid w:val="004C1BB6"/>
    <w:rsid w:val="004C1C9D"/>
    <w:rsid w:val="004C258E"/>
    <w:rsid w:val="004C2E0A"/>
    <w:rsid w:val="004C38AA"/>
    <w:rsid w:val="004C3F33"/>
    <w:rsid w:val="004C4037"/>
    <w:rsid w:val="004C51F3"/>
    <w:rsid w:val="004C55E7"/>
    <w:rsid w:val="004C72E9"/>
    <w:rsid w:val="004C75CD"/>
    <w:rsid w:val="004D0D7A"/>
    <w:rsid w:val="004D224D"/>
    <w:rsid w:val="004D26CC"/>
    <w:rsid w:val="004D2F88"/>
    <w:rsid w:val="004D325F"/>
    <w:rsid w:val="004D3506"/>
    <w:rsid w:val="004D4DEC"/>
    <w:rsid w:val="004D535D"/>
    <w:rsid w:val="004D79B6"/>
    <w:rsid w:val="004E0400"/>
    <w:rsid w:val="004E055A"/>
    <w:rsid w:val="004E0E23"/>
    <w:rsid w:val="004E1CE2"/>
    <w:rsid w:val="004E2B3D"/>
    <w:rsid w:val="004E2E86"/>
    <w:rsid w:val="004E3BF2"/>
    <w:rsid w:val="004E4938"/>
    <w:rsid w:val="004E4D38"/>
    <w:rsid w:val="004E55A8"/>
    <w:rsid w:val="004E5FBE"/>
    <w:rsid w:val="004E703B"/>
    <w:rsid w:val="004E70A2"/>
    <w:rsid w:val="004E77E8"/>
    <w:rsid w:val="004E7D17"/>
    <w:rsid w:val="004F0ECB"/>
    <w:rsid w:val="004F14DF"/>
    <w:rsid w:val="004F1F56"/>
    <w:rsid w:val="004F2357"/>
    <w:rsid w:val="004F2B3D"/>
    <w:rsid w:val="004F42DF"/>
    <w:rsid w:val="004F4465"/>
    <w:rsid w:val="004F5109"/>
    <w:rsid w:val="004F6237"/>
    <w:rsid w:val="004F6A3C"/>
    <w:rsid w:val="004F6C36"/>
    <w:rsid w:val="004F6F89"/>
    <w:rsid w:val="004F71ED"/>
    <w:rsid w:val="004F78C8"/>
    <w:rsid w:val="00501C5D"/>
    <w:rsid w:val="00502FE7"/>
    <w:rsid w:val="0050305F"/>
    <w:rsid w:val="00503335"/>
    <w:rsid w:val="00503632"/>
    <w:rsid w:val="00503FA1"/>
    <w:rsid w:val="00504FE1"/>
    <w:rsid w:val="00505FF1"/>
    <w:rsid w:val="005067C0"/>
    <w:rsid w:val="00506933"/>
    <w:rsid w:val="00506ED2"/>
    <w:rsid w:val="005075EE"/>
    <w:rsid w:val="00507B26"/>
    <w:rsid w:val="00510255"/>
    <w:rsid w:val="00510A19"/>
    <w:rsid w:val="005110B2"/>
    <w:rsid w:val="005118DA"/>
    <w:rsid w:val="00511CDE"/>
    <w:rsid w:val="00512443"/>
    <w:rsid w:val="00512903"/>
    <w:rsid w:val="00517D37"/>
    <w:rsid w:val="00520DC3"/>
    <w:rsid w:val="00520FD0"/>
    <w:rsid w:val="00521894"/>
    <w:rsid w:val="005221D6"/>
    <w:rsid w:val="0052234A"/>
    <w:rsid w:val="00522D0B"/>
    <w:rsid w:val="00523929"/>
    <w:rsid w:val="00523EFA"/>
    <w:rsid w:val="00524CEB"/>
    <w:rsid w:val="00524E24"/>
    <w:rsid w:val="0052515C"/>
    <w:rsid w:val="00525383"/>
    <w:rsid w:val="00525814"/>
    <w:rsid w:val="00525BD0"/>
    <w:rsid w:val="0052610C"/>
    <w:rsid w:val="00527215"/>
    <w:rsid w:val="005273A1"/>
    <w:rsid w:val="00527E61"/>
    <w:rsid w:val="00531B40"/>
    <w:rsid w:val="005328B1"/>
    <w:rsid w:val="005338D1"/>
    <w:rsid w:val="00534A7E"/>
    <w:rsid w:val="00535274"/>
    <w:rsid w:val="00535610"/>
    <w:rsid w:val="00536068"/>
    <w:rsid w:val="00540B04"/>
    <w:rsid w:val="00540D47"/>
    <w:rsid w:val="00540F33"/>
    <w:rsid w:val="0054255B"/>
    <w:rsid w:val="00546EFA"/>
    <w:rsid w:val="0054739B"/>
    <w:rsid w:val="005501C0"/>
    <w:rsid w:val="005509FF"/>
    <w:rsid w:val="005510C1"/>
    <w:rsid w:val="005510F2"/>
    <w:rsid w:val="00551570"/>
    <w:rsid w:val="00554679"/>
    <w:rsid w:val="00554A0A"/>
    <w:rsid w:val="00554EEE"/>
    <w:rsid w:val="005552A8"/>
    <w:rsid w:val="00555584"/>
    <w:rsid w:val="00555617"/>
    <w:rsid w:val="005564D9"/>
    <w:rsid w:val="0055679B"/>
    <w:rsid w:val="00556AB3"/>
    <w:rsid w:val="00560599"/>
    <w:rsid w:val="00564505"/>
    <w:rsid w:val="00564A4C"/>
    <w:rsid w:val="00564F97"/>
    <w:rsid w:val="00565EF3"/>
    <w:rsid w:val="00566ACE"/>
    <w:rsid w:val="005704D7"/>
    <w:rsid w:val="005713BE"/>
    <w:rsid w:val="00571723"/>
    <w:rsid w:val="005719CC"/>
    <w:rsid w:val="00572931"/>
    <w:rsid w:val="00575865"/>
    <w:rsid w:val="005775CC"/>
    <w:rsid w:val="005806A3"/>
    <w:rsid w:val="00580764"/>
    <w:rsid w:val="00580E7A"/>
    <w:rsid w:val="00581051"/>
    <w:rsid w:val="00581499"/>
    <w:rsid w:val="0058159A"/>
    <w:rsid w:val="00581D3D"/>
    <w:rsid w:val="00582F5C"/>
    <w:rsid w:val="005832E4"/>
    <w:rsid w:val="005845DB"/>
    <w:rsid w:val="005845FD"/>
    <w:rsid w:val="00584956"/>
    <w:rsid w:val="00587075"/>
    <w:rsid w:val="005874E5"/>
    <w:rsid w:val="00590F61"/>
    <w:rsid w:val="00591C4E"/>
    <w:rsid w:val="0059243E"/>
    <w:rsid w:val="005930FC"/>
    <w:rsid w:val="00593586"/>
    <w:rsid w:val="00594F58"/>
    <w:rsid w:val="00595641"/>
    <w:rsid w:val="00596570"/>
    <w:rsid w:val="00596D5D"/>
    <w:rsid w:val="005970CF"/>
    <w:rsid w:val="005973F9"/>
    <w:rsid w:val="005974D7"/>
    <w:rsid w:val="00597759"/>
    <w:rsid w:val="005A00C4"/>
    <w:rsid w:val="005A0459"/>
    <w:rsid w:val="005A0CF4"/>
    <w:rsid w:val="005A2018"/>
    <w:rsid w:val="005A2A19"/>
    <w:rsid w:val="005A2BBE"/>
    <w:rsid w:val="005A316E"/>
    <w:rsid w:val="005A3173"/>
    <w:rsid w:val="005A3B44"/>
    <w:rsid w:val="005A52A3"/>
    <w:rsid w:val="005A74D8"/>
    <w:rsid w:val="005A7B88"/>
    <w:rsid w:val="005B31D6"/>
    <w:rsid w:val="005B340E"/>
    <w:rsid w:val="005B4885"/>
    <w:rsid w:val="005B4907"/>
    <w:rsid w:val="005B59E7"/>
    <w:rsid w:val="005B62B4"/>
    <w:rsid w:val="005B66B5"/>
    <w:rsid w:val="005B6D44"/>
    <w:rsid w:val="005B7257"/>
    <w:rsid w:val="005C153E"/>
    <w:rsid w:val="005C298E"/>
    <w:rsid w:val="005C3E00"/>
    <w:rsid w:val="005C6A0F"/>
    <w:rsid w:val="005C6BB7"/>
    <w:rsid w:val="005D1418"/>
    <w:rsid w:val="005D1D82"/>
    <w:rsid w:val="005D2199"/>
    <w:rsid w:val="005D28E1"/>
    <w:rsid w:val="005D3858"/>
    <w:rsid w:val="005D3D75"/>
    <w:rsid w:val="005D4E32"/>
    <w:rsid w:val="005D4E34"/>
    <w:rsid w:val="005D5B7A"/>
    <w:rsid w:val="005D6232"/>
    <w:rsid w:val="005D644F"/>
    <w:rsid w:val="005D6CD7"/>
    <w:rsid w:val="005D7049"/>
    <w:rsid w:val="005D7D07"/>
    <w:rsid w:val="005E0DEE"/>
    <w:rsid w:val="005E0F17"/>
    <w:rsid w:val="005E1599"/>
    <w:rsid w:val="005E1DE9"/>
    <w:rsid w:val="005E26CA"/>
    <w:rsid w:val="005E35D8"/>
    <w:rsid w:val="005E3C29"/>
    <w:rsid w:val="005E4B06"/>
    <w:rsid w:val="005E6302"/>
    <w:rsid w:val="005F09A4"/>
    <w:rsid w:val="005F0E53"/>
    <w:rsid w:val="005F1AB5"/>
    <w:rsid w:val="005F1BBC"/>
    <w:rsid w:val="005F21FD"/>
    <w:rsid w:val="005F2BDE"/>
    <w:rsid w:val="005F34EF"/>
    <w:rsid w:val="005F4522"/>
    <w:rsid w:val="005F4746"/>
    <w:rsid w:val="005F4ACA"/>
    <w:rsid w:val="005F4CAF"/>
    <w:rsid w:val="005F52E0"/>
    <w:rsid w:val="005F5C85"/>
    <w:rsid w:val="005F5DA0"/>
    <w:rsid w:val="005F66C3"/>
    <w:rsid w:val="005F6E06"/>
    <w:rsid w:val="005F76E2"/>
    <w:rsid w:val="0060028E"/>
    <w:rsid w:val="0060037D"/>
    <w:rsid w:val="00600E8A"/>
    <w:rsid w:val="006022E0"/>
    <w:rsid w:val="006034B1"/>
    <w:rsid w:val="00604112"/>
    <w:rsid w:val="006060BF"/>
    <w:rsid w:val="0060622F"/>
    <w:rsid w:val="0060653F"/>
    <w:rsid w:val="00610BDB"/>
    <w:rsid w:val="0061250A"/>
    <w:rsid w:val="00612D00"/>
    <w:rsid w:val="00614432"/>
    <w:rsid w:val="00615DF8"/>
    <w:rsid w:val="00616A34"/>
    <w:rsid w:val="00616C94"/>
    <w:rsid w:val="00616E7F"/>
    <w:rsid w:val="006176E9"/>
    <w:rsid w:val="0062151F"/>
    <w:rsid w:val="0062153E"/>
    <w:rsid w:val="006216A3"/>
    <w:rsid w:val="00621AE4"/>
    <w:rsid w:val="00621C19"/>
    <w:rsid w:val="00622956"/>
    <w:rsid w:val="00627369"/>
    <w:rsid w:val="00627B0E"/>
    <w:rsid w:val="0063018A"/>
    <w:rsid w:val="00630EE1"/>
    <w:rsid w:val="006312E2"/>
    <w:rsid w:val="00632656"/>
    <w:rsid w:val="00632A5B"/>
    <w:rsid w:val="00632A99"/>
    <w:rsid w:val="00632D9A"/>
    <w:rsid w:val="00634006"/>
    <w:rsid w:val="006344F0"/>
    <w:rsid w:val="0063602E"/>
    <w:rsid w:val="00636430"/>
    <w:rsid w:val="00636F0D"/>
    <w:rsid w:val="006372CB"/>
    <w:rsid w:val="00637808"/>
    <w:rsid w:val="00637D9F"/>
    <w:rsid w:val="00640436"/>
    <w:rsid w:val="0064177F"/>
    <w:rsid w:val="006417B4"/>
    <w:rsid w:val="006419A0"/>
    <w:rsid w:val="00643041"/>
    <w:rsid w:val="00643812"/>
    <w:rsid w:val="00643C39"/>
    <w:rsid w:val="00643ECA"/>
    <w:rsid w:val="006440C1"/>
    <w:rsid w:val="006457FF"/>
    <w:rsid w:val="00645BCD"/>
    <w:rsid w:val="00645C3B"/>
    <w:rsid w:val="006464B9"/>
    <w:rsid w:val="00646ABC"/>
    <w:rsid w:val="006511C7"/>
    <w:rsid w:val="00651C82"/>
    <w:rsid w:val="00652278"/>
    <w:rsid w:val="0065261B"/>
    <w:rsid w:val="0065364A"/>
    <w:rsid w:val="00653F79"/>
    <w:rsid w:val="00654F76"/>
    <w:rsid w:val="006558BB"/>
    <w:rsid w:val="00661829"/>
    <w:rsid w:val="00661873"/>
    <w:rsid w:val="00661C7C"/>
    <w:rsid w:val="00661CAB"/>
    <w:rsid w:val="0066234E"/>
    <w:rsid w:val="006626D5"/>
    <w:rsid w:val="00662729"/>
    <w:rsid w:val="00663BDC"/>
    <w:rsid w:val="00664238"/>
    <w:rsid w:val="00664650"/>
    <w:rsid w:val="00666F3D"/>
    <w:rsid w:val="00666FAF"/>
    <w:rsid w:val="00667225"/>
    <w:rsid w:val="00667525"/>
    <w:rsid w:val="00670044"/>
    <w:rsid w:val="006728AB"/>
    <w:rsid w:val="006729E0"/>
    <w:rsid w:val="00672A8D"/>
    <w:rsid w:val="00672C62"/>
    <w:rsid w:val="00673A18"/>
    <w:rsid w:val="006743B0"/>
    <w:rsid w:val="00674FB2"/>
    <w:rsid w:val="00675867"/>
    <w:rsid w:val="00675C82"/>
    <w:rsid w:val="00675DAA"/>
    <w:rsid w:val="0067648E"/>
    <w:rsid w:val="00676DC3"/>
    <w:rsid w:val="00680BF7"/>
    <w:rsid w:val="0068386A"/>
    <w:rsid w:val="00683F30"/>
    <w:rsid w:val="00684D8B"/>
    <w:rsid w:val="00685771"/>
    <w:rsid w:val="00685C4A"/>
    <w:rsid w:val="006862CA"/>
    <w:rsid w:val="00686A03"/>
    <w:rsid w:val="0068717B"/>
    <w:rsid w:val="006872D7"/>
    <w:rsid w:val="0068748E"/>
    <w:rsid w:val="00687FAB"/>
    <w:rsid w:val="0069019F"/>
    <w:rsid w:val="0069063E"/>
    <w:rsid w:val="00691108"/>
    <w:rsid w:val="00691D3D"/>
    <w:rsid w:val="006925E9"/>
    <w:rsid w:val="006929A0"/>
    <w:rsid w:val="0069390C"/>
    <w:rsid w:val="00693D7A"/>
    <w:rsid w:val="00694E8D"/>
    <w:rsid w:val="00695C4D"/>
    <w:rsid w:val="00696FFD"/>
    <w:rsid w:val="006974FA"/>
    <w:rsid w:val="006A0047"/>
    <w:rsid w:val="006A1884"/>
    <w:rsid w:val="006A2124"/>
    <w:rsid w:val="006A21B7"/>
    <w:rsid w:val="006A23AA"/>
    <w:rsid w:val="006A2629"/>
    <w:rsid w:val="006A3175"/>
    <w:rsid w:val="006A35EA"/>
    <w:rsid w:val="006A4F5F"/>
    <w:rsid w:val="006A51DA"/>
    <w:rsid w:val="006A5849"/>
    <w:rsid w:val="006A5FCE"/>
    <w:rsid w:val="006B065D"/>
    <w:rsid w:val="006B083D"/>
    <w:rsid w:val="006B36CD"/>
    <w:rsid w:val="006B388A"/>
    <w:rsid w:val="006B3938"/>
    <w:rsid w:val="006B3C4E"/>
    <w:rsid w:val="006B453E"/>
    <w:rsid w:val="006B4757"/>
    <w:rsid w:val="006B7323"/>
    <w:rsid w:val="006B7D8B"/>
    <w:rsid w:val="006C08F6"/>
    <w:rsid w:val="006C098F"/>
    <w:rsid w:val="006C2296"/>
    <w:rsid w:val="006C2A3B"/>
    <w:rsid w:val="006C2B79"/>
    <w:rsid w:val="006C32B8"/>
    <w:rsid w:val="006C4FCA"/>
    <w:rsid w:val="006C56B0"/>
    <w:rsid w:val="006C663B"/>
    <w:rsid w:val="006C70B5"/>
    <w:rsid w:val="006C71B5"/>
    <w:rsid w:val="006C7971"/>
    <w:rsid w:val="006C7D96"/>
    <w:rsid w:val="006C7F55"/>
    <w:rsid w:val="006D0091"/>
    <w:rsid w:val="006D2BE3"/>
    <w:rsid w:val="006D2C31"/>
    <w:rsid w:val="006D3375"/>
    <w:rsid w:val="006D3CD9"/>
    <w:rsid w:val="006D46D3"/>
    <w:rsid w:val="006D5470"/>
    <w:rsid w:val="006D5C2A"/>
    <w:rsid w:val="006D6DC0"/>
    <w:rsid w:val="006D739F"/>
    <w:rsid w:val="006D76CB"/>
    <w:rsid w:val="006DFF77"/>
    <w:rsid w:val="006E0429"/>
    <w:rsid w:val="006E214A"/>
    <w:rsid w:val="006E21FA"/>
    <w:rsid w:val="006E296F"/>
    <w:rsid w:val="006E2B73"/>
    <w:rsid w:val="006E540F"/>
    <w:rsid w:val="006E67C9"/>
    <w:rsid w:val="006E6B3D"/>
    <w:rsid w:val="006E6F8C"/>
    <w:rsid w:val="006E73E8"/>
    <w:rsid w:val="006E7E44"/>
    <w:rsid w:val="006F009F"/>
    <w:rsid w:val="006F0A7C"/>
    <w:rsid w:val="006F1605"/>
    <w:rsid w:val="006F229A"/>
    <w:rsid w:val="006F2F53"/>
    <w:rsid w:val="006F6924"/>
    <w:rsid w:val="006F7B7E"/>
    <w:rsid w:val="00700450"/>
    <w:rsid w:val="0070052E"/>
    <w:rsid w:val="0070079C"/>
    <w:rsid w:val="00700920"/>
    <w:rsid w:val="00701434"/>
    <w:rsid w:val="00702D44"/>
    <w:rsid w:val="00702FFC"/>
    <w:rsid w:val="0070470A"/>
    <w:rsid w:val="00704D33"/>
    <w:rsid w:val="00705221"/>
    <w:rsid w:val="007053EE"/>
    <w:rsid w:val="007054BA"/>
    <w:rsid w:val="00705BAD"/>
    <w:rsid w:val="0070664F"/>
    <w:rsid w:val="00707FDA"/>
    <w:rsid w:val="007103EB"/>
    <w:rsid w:val="0071094E"/>
    <w:rsid w:val="007110AC"/>
    <w:rsid w:val="00711C45"/>
    <w:rsid w:val="007127CF"/>
    <w:rsid w:val="00715875"/>
    <w:rsid w:val="00715E23"/>
    <w:rsid w:val="0071696C"/>
    <w:rsid w:val="00717692"/>
    <w:rsid w:val="007211EC"/>
    <w:rsid w:val="0072120D"/>
    <w:rsid w:val="0072140A"/>
    <w:rsid w:val="0072166F"/>
    <w:rsid w:val="0072383F"/>
    <w:rsid w:val="0072573F"/>
    <w:rsid w:val="00725A98"/>
    <w:rsid w:val="00725FAD"/>
    <w:rsid w:val="007260F1"/>
    <w:rsid w:val="0072631F"/>
    <w:rsid w:val="00726A99"/>
    <w:rsid w:val="007300B2"/>
    <w:rsid w:val="007356EA"/>
    <w:rsid w:val="00735B59"/>
    <w:rsid w:val="00736498"/>
    <w:rsid w:val="00737040"/>
    <w:rsid w:val="007374EE"/>
    <w:rsid w:val="00737936"/>
    <w:rsid w:val="007400D7"/>
    <w:rsid w:val="00740111"/>
    <w:rsid w:val="0074018A"/>
    <w:rsid w:val="00740A9A"/>
    <w:rsid w:val="00740C88"/>
    <w:rsid w:val="00741386"/>
    <w:rsid w:val="00742388"/>
    <w:rsid w:val="007425F3"/>
    <w:rsid w:val="00743225"/>
    <w:rsid w:val="007439FE"/>
    <w:rsid w:val="00743D0A"/>
    <w:rsid w:val="007452A9"/>
    <w:rsid w:val="00745886"/>
    <w:rsid w:val="00746A61"/>
    <w:rsid w:val="00746F18"/>
    <w:rsid w:val="0074706E"/>
    <w:rsid w:val="007474E9"/>
    <w:rsid w:val="00747F4B"/>
    <w:rsid w:val="007502F2"/>
    <w:rsid w:val="00751F4E"/>
    <w:rsid w:val="00751F64"/>
    <w:rsid w:val="007546A1"/>
    <w:rsid w:val="00754A1F"/>
    <w:rsid w:val="00754D3E"/>
    <w:rsid w:val="00755DE5"/>
    <w:rsid w:val="007563A1"/>
    <w:rsid w:val="00757B66"/>
    <w:rsid w:val="00757F36"/>
    <w:rsid w:val="007604F2"/>
    <w:rsid w:val="00760F4C"/>
    <w:rsid w:val="00761C3E"/>
    <w:rsid w:val="00761CE5"/>
    <w:rsid w:val="00762AC6"/>
    <w:rsid w:val="00763CB9"/>
    <w:rsid w:val="0076636A"/>
    <w:rsid w:val="00770206"/>
    <w:rsid w:val="007705D9"/>
    <w:rsid w:val="00771140"/>
    <w:rsid w:val="007738D9"/>
    <w:rsid w:val="00774815"/>
    <w:rsid w:val="00775E20"/>
    <w:rsid w:val="00776438"/>
    <w:rsid w:val="007766EF"/>
    <w:rsid w:val="00776CCC"/>
    <w:rsid w:val="00777587"/>
    <w:rsid w:val="00777794"/>
    <w:rsid w:val="00777A8C"/>
    <w:rsid w:val="007812AC"/>
    <w:rsid w:val="00781A7A"/>
    <w:rsid w:val="0078244D"/>
    <w:rsid w:val="007825CA"/>
    <w:rsid w:val="00782CA1"/>
    <w:rsid w:val="0078346C"/>
    <w:rsid w:val="00783473"/>
    <w:rsid w:val="00783D1D"/>
    <w:rsid w:val="00784001"/>
    <w:rsid w:val="00785BF3"/>
    <w:rsid w:val="00786095"/>
    <w:rsid w:val="00786271"/>
    <w:rsid w:val="00786C9C"/>
    <w:rsid w:val="00786FAA"/>
    <w:rsid w:val="00787250"/>
    <w:rsid w:val="00787561"/>
    <w:rsid w:val="00790E8D"/>
    <w:rsid w:val="00792697"/>
    <w:rsid w:val="00792AE6"/>
    <w:rsid w:val="007931CC"/>
    <w:rsid w:val="0079337E"/>
    <w:rsid w:val="0079370D"/>
    <w:rsid w:val="007939B3"/>
    <w:rsid w:val="0079444C"/>
    <w:rsid w:val="00794752"/>
    <w:rsid w:val="0079547C"/>
    <w:rsid w:val="00795587"/>
    <w:rsid w:val="00796746"/>
    <w:rsid w:val="0079676E"/>
    <w:rsid w:val="00797880"/>
    <w:rsid w:val="007A04CD"/>
    <w:rsid w:val="007A05BE"/>
    <w:rsid w:val="007A11A5"/>
    <w:rsid w:val="007A18A0"/>
    <w:rsid w:val="007A1B11"/>
    <w:rsid w:val="007A4604"/>
    <w:rsid w:val="007A4731"/>
    <w:rsid w:val="007A4FF6"/>
    <w:rsid w:val="007A69A2"/>
    <w:rsid w:val="007A6CCC"/>
    <w:rsid w:val="007B11F7"/>
    <w:rsid w:val="007B279A"/>
    <w:rsid w:val="007B28C0"/>
    <w:rsid w:val="007B347A"/>
    <w:rsid w:val="007B363A"/>
    <w:rsid w:val="007B3C53"/>
    <w:rsid w:val="007B450D"/>
    <w:rsid w:val="007B4544"/>
    <w:rsid w:val="007B6715"/>
    <w:rsid w:val="007B6B39"/>
    <w:rsid w:val="007B6B7A"/>
    <w:rsid w:val="007B76AC"/>
    <w:rsid w:val="007C0983"/>
    <w:rsid w:val="007C0A3E"/>
    <w:rsid w:val="007C0AEF"/>
    <w:rsid w:val="007C17DC"/>
    <w:rsid w:val="007C3483"/>
    <w:rsid w:val="007C43C7"/>
    <w:rsid w:val="007C508A"/>
    <w:rsid w:val="007C544A"/>
    <w:rsid w:val="007C56CD"/>
    <w:rsid w:val="007C5E9A"/>
    <w:rsid w:val="007C6290"/>
    <w:rsid w:val="007C643F"/>
    <w:rsid w:val="007C742F"/>
    <w:rsid w:val="007D2A46"/>
    <w:rsid w:val="007D38CF"/>
    <w:rsid w:val="007D3D3B"/>
    <w:rsid w:val="007D4862"/>
    <w:rsid w:val="007D67B2"/>
    <w:rsid w:val="007D7FE7"/>
    <w:rsid w:val="007E09E4"/>
    <w:rsid w:val="007E1319"/>
    <w:rsid w:val="007E2AAB"/>
    <w:rsid w:val="007E2ADB"/>
    <w:rsid w:val="007E2F63"/>
    <w:rsid w:val="007E31CA"/>
    <w:rsid w:val="007E486B"/>
    <w:rsid w:val="007E6DEA"/>
    <w:rsid w:val="007E77A0"/>
    <w:rsid w:val="007F050E"/>
    <w:rsid w:val="007F2092"/>
    <w:rsid w:val="007F3208"/>
    <w:rsid w:val="007F337A"/>
    <w:rsid w:val="007F354D"/>
    <w:rsid w:val="007F39C9"/>
    <w:rsid w:val="007F3D40"/>
    <w:rsid w:val="007F3EFA"/>
    <w:rsid w:val="007F40DD"/>
    <w:rsid w:val="007F433B"/>
    <w:rsid w:val="007F44C8"/>
    <w:rsid w:val="007F4DF9"/>
    <w:rsid w:val="007F5780"/>
    <w:rsid w:val="007F5CA6"/>
    <w:rsid w:val="007F62E4"/>
    <w:rsid w:val="007F63DA"/>
    <w:rsid w:val="007F6551"/>
    <w:rsid w:val="007F683B"/>
    <w:rsid w:val="007F6908"/>
    <w:rsid w:val="0080005C"/>
    <w:rsid w:val="0080267F"/>
    <w:rsid w:val="008036ED"/>
    <w:rsid w:val="0080407B"/>
    <w:rsid w:val="00804F7F"/>
    <w:rsid w:val="008077FA"/>
    <w:rsid w:val="008118A4"/>
    <w:rsid w:val="00811F53"/>
    <w:rsid w:val="00812523"/>
    <w:rsid w:val="008125A3"/>
    <w:rsid w:val="008136DF"/>
    <w:rsid w:val="008145E2"/>
    <w:rsid w:val="008147F4"/>
    <w:rsid w:val="00814964"/>
    <w:rsid w:val="00814ABF"/>
    <w:rsid w:val="00814CC4"/>
    <w:rsid w:val="00814D96"/>
    <w:rsid w:val="00815583"/>
    <w:rsid w:val="00815B79"/>
    <w:rsid w:val="008209C9"/>
    <w:rsid w:val="00821BA7"/>
    <w:rsid w:val="00822C00"/>
    <w:rsid w:val="00823AEE"/>
    <w:rsid w:val="00823D32"/>
    <w:rsid w:val="00831351"/>
    <w:rsid w:val="0083209E"/>
    <w:rsid w:val="00832455"/>
    <w:rsid w:val="00832A96"/>
    <w:rsid w:val="00835143"/>
    <w:rsid w:val="00835722"/>
    <w:rsid w:val="008358D0"/>
    <w:rsid w:val="00835CF4"/>
    <w:rsid w:val="008361C3"/>
    <w:rsid w:val="00836594"/>
    <w:rsid w:val="00837AE7"/>
    <w:rsid w:val="00837CE7"/>
    <w:rsid w:val="0084011F"/>
    <w:rsid w:val="00840316"/>
    <w:rsid w:val="0084105F"/>
    <w:rsid w:val="00842F6A"/>
    <w:rsid w:val="008435B7"/>
    <w:rsid w:val="0084514E"/>
    <w:rsid w:val="00846A14"/>
    <w:rsid w:val="00846FDF"/>
    <w:rsid w:val="008474EE"/>
    <w:rsid w:val="008506AA"/>
    <w:rsid w:val="008512EB"/>
    <w:rsid w:val="0085269C"/>
    <w:rsid w:val="0085278F"/>
    <w:rsid w:val="00852F1F"/>
    <w:rsid w:val="008542B7"/>
    <w:rsid w:val="008557E7"/>
    <w:rsid w:val="00856176"/>
    <w:rsid w:val="00856330"/>
    <w:rsid w:val="008571DB"/>
    <w:rsid w:val="00857BBC"/>
    <w:rsid w:val="00860C42"/>
    <w:rsid w:val="00860C65"/>
    <w:rsid w:val="00860D13"/>
    <w:rsid w:val="00860DAE"/>
    <w:rsid w:val="00860F3F"/>
    <w:rsid w:val="00861EF0"/>
    <w:rsid w:val="00862394"/>
    <w:rsid w:val="0086242B"/>
    <w:rsid w:val="0086353C"/>
    <w:rsid w:val="00863AB0"/>
    <w:rsid w:val="00865357"/>
    <w:rsid w:val="00865474"/>
    <w:rsid w:val="0086717A"/>
    <w:rsid w:val="00870595"/>
    <w:rsid w:val="008731BD"/>
    <w:rsid w:val="00875D0C"/>
    <w:rsid w:val="00875E37"/>
    <w:rsid w:val="00877970"/>
    <w:rsid w:val="00877F9C"/>
    <w:rsid w:val="00880A22"/>
    <w:rsid w:val="00880DD4"/>
    <w:rsid w:val="0088293F"/>
    <w:rsid w:val="00885B57"/>
    <w:rsid w:val="00885DB8"/>
    <w:rsid w:val="00887E40"/>
    <w:rsid w:val="00891F60"/>
    <w:rsid w:val="00892107"/>
    <w:rsid w:val="00893335"/>
    <w:rsid w:val="00893D26"/>
    <w:rsid w:val="00894C4A"/>
    <w:rsid w:val="008951E1"/>
    <w:rsid w:val="00896F72"/>
    <w:rsid w:val="008A12CE"/>
    <w:rsid w:val="008A1F8D"/>
    <w:rsid w:val="008A2068"/>
    <w:rsid w:val="008A22B2"/>
    <w:rsid w:val="008A2A1E"/>
    <w:rsid w:val="008A3695"/>
    <w:rsid w:val="008A36D1"/>
    <w:rsid w:val="008A3990"/>
    <w:rsid w:val="008A4B46"/>
    <w:rsid w:val="008A4D61"/>
    <w:rsid w:val="008A52A1"/>
    <w:rsid w:val="008A5373"/>
    <w:rsid w:val="008A59EE"/>
    <w:rsid w:val="008A7015"/>
    <w:rsid w:val="008B0881"/>
    <w:rsid w:val="008B0CB4"/>
    <w:rsid w:val="008B12BF"/>
    <w:rsid w:val="008B2BB8"/>
    <w:rsid w:val="008B4AAE"/>
    <w:rsid w:val="008B4DBF"/>
    <w:rsid w:val="008B4E4E"/>
    <w:rsid w:val="008B655D"/>
    <w:rsid w:val="008B7081"/>
    <w:rsid w:val="008B70D0"/>
    <w:rsid w:val="008B7771"/>
    <w:rsid w:val="008B7A58"/>
    <w:rsid w:val="008C0681"/>
    <w:rsid w:val="008C0849"/>
    <w:rsid w:val="008C0FA2"/>
    <w:rsid w:val="008C118E"/>
    <w:rsid w:val="008C197F"/>
    <w:rsid w:val="008C1FA8"/>
    <w:rsid w:val="008C21BB"/>
    <w:rsid w:val="008C3A10"/>
    <w:rsid w:val="008C3B2B"/>
    <w:rsid w:val="008C3E6D"/>
    <w:rsid w:val="008C3F53"/>
    <w:rsid w:val="008C4C1D"/>
    <w:rsid w:val="008C57EB"/>
    <w:rsid w:val="008C67AB"/>
    <w:rsid w:val="008C7361"/>
    <w:rsid w:val="008C7368"/>
    <w:rsid w:val="008C75BB"/>
    <w:rsid w:val="008C7B2E"/>
    <w:rsid w:val="008D1586"/>
    <w:rsid w:val="008D1648"/>
    <w:rsid w:val="008D1754"/>
    <w:rsid w:val="008D188A"/>
    <w:rsid w:val="008D3831"/>
    <w:rsid w:val="008D43E6"/>
    <w:rsid w:val="008D5AD5"/>
    <w:rsid w:val="008D63A1"/>
    <w:rsid w:val="008D6852"/>
    <w:rsid w:val="008D7022"/>
    <w:rsid w:val="008D7E8E"/>
    <w:rsid w:val="008D7FF6"/>
    <w:rsid w:val="008E06CE"/>
    <w:rsid w:val="008E114D"/>
    <w:rsid w:val="008E1899"/>
    <w:rsid w:val="008E1C81"/>
    <w:rsid w:val="008E315E"/>
    <w:rsid w:val="008E334D"/>
    <w:rsid w:val="008E3768"/>
    <w:rsid w:val="008E3909"/>
    <w:rsid w:val="008E4864"/>
    <w:rsid w:val="008E5EFE"/>
    <w:rsid w:val="008E6090"/>
    <w:rsid w:val="008E639F"/>
    <w:rsid w:val="008E75B2"/>
    <w:rsid w:val="008F1F1C"/>
    <w:rsid w:val="008F2C1A"/>
    <w:rsid w:val="008F4930"/>
    <w:rsid w:val="008F4BC2"/>
    <w:rsid w:val="008F4D16"/>
    <w:rsid w:val="008F6428"/>
    <w:rsid w:val="008F72A4"/>
    <w:rsid w:val="008F7992"/>
    <w:rsid w:val="008F79DF"/>
    <w:rsid w:val="009001CA"/>
    <w:rsid w:val="009011A1"/>
    <w:rsid w:val="00902EA4"/>
    <w:rsid w:val="0090314C"/>
    <w:rsid w:val="00903B02"/>
    <w:rsid w:val="00904235"/>
    <w:rsid w:val="00904737"/>
    <w:rsid w:val="00904C02"/>
    <w:rsid w:val="00905B3E"/>
    <w:rsid w:val="009062C8"/>
    <w:rsid w:val="00906319"/>
    <w:rsid w:val="00907977"/>
    <w:rsid w:val="00907A47"/>
    <w:rsid w:val="00907C1C"/>
    <w:rsid w:val="00907E69"/>
    <w:rsid w:val="00910154"/>
    <w:rsid w:val="0091026F"/>
    <w:rsid w:val="0091054F"/>
    <w:rsid w:val="009110B3"/>
    <w:rsid w:val="00911712"/>
    <w:rsid w:val="00911FB6"/>
    <w:rsid w:val="009120FD"/>
    <w:rsid w:val="00912390"/>
    <w:rsid w:val="00912D02"/>
    <w:rsid w:val="009137B4"/>
    <w:rsid w:val="0091496A"/>
    <w:rsid w:val="00914B31"/>
    <w:rsid w:val="00914CF9"/>
    <w:rsid w:val="00914D5B"/>
    <w:rsid w:val="00915348"/>
    <w:rsid w:val="009153BA"/>
    <w:rsid w:val="00916A21"/>
    <w:rsid w:val="00916FD0"/>
    <w:rsid w:val="00917A0B"/>
    <w:rsid w:val="00917FD8"/>
    <w:rsid w:val="0092261C"/>
    <w:rsid w:val="0092301D"/>
    <w:rsid w:val="00923776"/>
    <w:rsid w:val="009242DA"/>
    <w:rsid w:val="00924C3B"/>
    <w:rsid w:val="00925D69"/>
    <w:rsid w:val="00925D84"/>
    <w:rsid w:val="009268BC"/>
    <w:rsid w:val="00927BBE"/>
    <w:rsid w:val="009329A0"/>
    <w:rsid w:val="009344B7"/>
    <w:rsid w:val="00935A31"/>
    <w:rsid w:val="009405AF"/>
    <w:rsid w:val="0094100C"/>
    <w:rsid w:val="009423BB"/>
    <w:rsid w:val="009436E0"/>
    <w:rsid w:val="009437B4"/>
    <w:rsid w:val="00944DB1"/>
    <w:rsid w:val="0094504D"/>
    <w:rsid w:val="0094548C"/>
    <w:rsid w:val="00945F41"/>
    <w:rsid w:val="00946154"/>
    <w:rsid w:val="009461C5"/>
    <w:rsid w:val="00947D85"/>
    <w:rsid w:val="00950076"/>
    <w:rsid w:val="009510BE"/>
    <w:rsid w:val="00951391"/>
    <w:rsid w:val="00951670"/>
    <w:rsid w:val="00951931"/>
    <w:rsid w:val="00952585"/>
    <w:rsid w:val="00952E07"/>
    <w:rsid w:val="00952F42"/>
    <w:rsid w:val="009531B0"/>
    <w:rsid w:val="00954434"/>
    <w:rsid w:val="00956D7D"/>
    <w:rsid w:val="00957330"/>
    <w:rsid w:val="00957727"/>
    <w:rsid w:val="00957DB4"/>
    <w:rsid w:val="00957F88"/>
    <w:rsid w:val="0096021A"/>
    <w:rsid w:val="009603AC"/>
    <w:rsid w:val="009606D4"/>
    <w:rsid w:val="00961ADB"/>
    <w:rsid w:val="00962ABA"/>
    <w:rsid w:val="0096335C"/>
    <w:rsid w:val="00963759"/>
    <w:rsid w:val="0096387C"/>
    <w:rsid w:val="00963FDB"/>
    <w:rsid w:val="009653E1"/>
    <w:rsid w:val="009659D5"/>
    <w:rsid w:val="00965C41"/>
    <w:rsid w:val="00966232"/>
    <w:rsid w:val="00967316"/>
    <w:rsid w:val="0096781B"/>
    <w:rsid w:val="00970E45"/>
    <w:rsid w:val="00971420"/>
    <w:rsid w:val="009720DD"/>
    <w:rsid w:val="00973948"/>
    <w:rsid w:val="009752FA"/>
    <w:rsid w:val="009757B9"/>
    <w:rsid w:val="00976F1C"/>
    <w:rsid w:val="00977B62"/>
    <w:rsid w:val="00977EC8"/>
    <w:rsid w:val="009806E6"/>
    <w:rsid w:val="00982041"/>
    <w:rsid w:val="00982ADB"/>
    <w:rsid w:val="00984894"/>
    <w:rsid w:val="00984D9B"/>
    <w:rsid w:val="009853AE"/>
    <w:rsid w:val="009859A0"/>
    <w:rsid w:val="00985B95"/>
    <w:rsid w:val="009868F1"/>
    <w:rsid w:val="009870F2"/>
    <w:rsid w:val="00987493"/>
    <w:rsid w:val="00987640"/>
    <w:rsid w:val="00990E52"/>
    <w:rsid w:val="009918AA"/>
    <w:rsid w:val="00994136"/>
    <w:rsid w:val="00995376"/>
    <w:rsid w:val="0099606A"/>
    <w:rsid w:val="009A0AC8"/>
    <w:rsid w:val="009A1343"/>
    <w:rsid w:val="009A281D"/>
    <w:rsid w:val="009A2F94"/>
    <w:rsid w:val="009A3485"/>
    <w:rsid w:val="009A3B70"/>
    <w:rsid w:val="009A43C1"/>
    <w:rsid w:val="009A48FE"/>
    <w:rsid w:val="009A7936"/>
    <w:rsid w:val="009B0408"/>
    <w:rsid w:val="009B0565"/>
    <w:rsid w:val="009B105F"/>
    <w:rsid w:val="009B2CB1"/>
    <w:rsid w:val="009B4CC7"/>
    <w:rsid w:val="009B5033"/>
    <w:rsid w:val="009B560D"/>
    <w:rsid w:val="009B5BDA"/>
    <w:rsid w:val="009B69E1"/>
    <w:rsid w:val="009B6C75"/>
    <w:rsid w:val="009B7675"/>
    <w:rsid w:val="009B7F0D"/>
    <w:rsid w:val="009C03A5"/>
    <w:rsid w:val="009C046C"/>
    <w:rsid w:val="009C0C50"/>
    <w:rsid w:val="009C0E1A"/>
    <w:rsid w:val="009C17BE"/>
    <w:rsid w:val="009C2520"/>
    <w:rsid w:val="009C2A06"/>
    <w:rsid w:val="009C3935"/>
    <w:rsid w:val="009C3CD0"/>
    <w:rsid w:val="009C62AC"/>
    <w:rsid w:val="009C68CF"/>
    <w:rsid w:val="009D16A4"/>
    <w:rsid w:val="009D2EDF"/>
    <w:rsid w:val="009D33A8"/>
    <w:rsid w:val="009D35A1"/>
    <w:rsid w:val="009D3858"/>
    <w:rsid w:val="009D5996"/>
    <w:rsid w:val="009D5C4F"/>
    <w:rsid w:val="009D665D"/>
    <w:rsid w:val="009D6A60"/>
    <w:rsid w:val="009D6F6B"/>
    <w:rsid w:val="009E0080"/>
    <w:rsid w:val="009E012F"/>
    <w:rsid w:val="009E180C"/>
    <w:rsid w:val="009E2B1F"/>
    <w:rsid w:val="009E418A"/>
    <w:rsid w:val="009E4C8D"/>
    <w:rsid w:val="009E5435"/>
    <w:rsid w:val="009E5A18"/>
    <w:rsid w:val="009E69CF"/>
    <w:rsid w:val="009E6C8E"/>
    <w:rsid w:val="009E6E7F"/>
    <w:rsid w:val="009E73DD"/>
    <w:rsid w:val="009E7A37"/>
    <w:rsid w:val="009E7B3E"/>
    <w:rsid w:val="009F050E"/>
    <w:rsid w:val="009F09AD"/>
    <w:rsid w:val="009F157E"/>
    <w:rsid w:val="009F1A7F"/>
    <w:rsid w:val="009F1D5D"/>
    <w:rsid w:val="009F286A"/>
    <w:rsid w:val="009F29F7"/>
    <w:rsid w:val="009F30DA"/>
    <w:rsid w:val="009F349B"/>
    <w:rsid w:val="009F34A5"/>
    <w:rsid w:val="009F3701"/>
    <w:rsid w:val="009F3C93"/>
    <w:rsid w:val="009F4AA5"/>
    <w:rsid w:val="009F4D3E"/>
    <w:rsid w:val="009F6ED3"/>
    <w:rsid w:val="00A0162C"/>
    <w:rsid w:val="00A02D4D"/>
    <w:rsid w:val="00A02E1C"/>
    <w:rsid w:val="00A03494"/>
    <w:rsid w:val="00A05323"/>
    <w:rsid w:val="00A05B39"/>
    <w:rsid w:val="00A07A1C"/>
    <w:rsid w:val="00A07ED9"/>
    <w:rsid w:val="00A10CD9"/>
    <w:rsid w:val="00A11228"/>
    <w:rsid w:val="00A12251"/>
    <w:rsid w:val="00A1266A"/>
    <w:rsid w:val="00A127CB"/>
    <w:rsid w:val="00A12856"/>
    <w:rsid w:val="00A12866"/>
    <w:rsid w:val="00A13237"/>
    <w:rsid w:val="00A13253"/>
    <w:rsid w:val="00A13D39"/>
    <w:rsid w:val="00A1755D"/>
    <w:rsid w:val="00A17FAE"/>
    <w:rsid w:val="00A200AB"/>
    <w:rsid w:val="00A20323"/>
    <w:rsid w:val="00A20543"/>
    <w:rsid w:val="00A21D55"/>
    <w:rsid w:val="00A232F0"/>
    <w:rsid w:val="00A2619F"/>
    <w:rsid w:val="00A26C21"/>
    <w:rsid w:val="00A27C5F"/>
    <w:rsid w:val="00A30116"/>
    <w:rsid w:val="00A30BC7"/>
    <w:rsid w:val="00A31211"/>
    <w:rsid w:val="00A325E1"/>
    <w:rsid w:val="00A32611"/>
    <w:rsid w:val="00A33000"/>
    <w:rsid w:val="00A35204"/>
    <w:rsid w:val="00A35CB9"/>
    <w:rsid w:val="00A360E2"/>
    <w:rsid w:val="00A36BA5"/>
    <w:rsid w:val="00A36F98"/>
    <w:rsid w:val="00A3762C"/>
    <w:rsid w:val="00A40C23"/>
    <w:rsid w:val="00A40D36"/>
    <w:rsid w:val="00A42786"/>
    <w:rsid w:val="00A442D4"/>
    <w:rsid w:val="00A448DF"/>
    <w:rsid w:val="00A45FB5"/>
    <w:rsid w:val="00A46D87"/>
    <w:rsid w:val="00A47083"/>
    <w:rsid w:val="00A505AC"/>
    <w:rsid w:val="00A50690"/>
    <w:rsid w:val="00A50C75"/>
    <w:rsid w:val="00A50E21"/>
    <w:rsid w:val="00A51276"/>
    <w:rsid w:val="00A517C6"/>
    <w:rsid w:val="00A5261E"/>
    <w:rsid w:val="00A52BE2"/>
    <w:rsid w:val="00A531A7"/>
    <w:rsid w:val="00A53E63"/>
    <w:rsid w:val="00A53F12"/>
    <w:rsid w:val="00A54701"/>
    <w:rsid w:val="00A547BE"/>
    <w:rsid w:val="00A55D54"/>
    <w:rsid w:val="00A560E5"/>
    <w:rsid w:val="00A57DA7"/>
    <w:rsid w:val="00A57EFC"/>
    <w:rsid w:val="00A609E8"/>
    <w:rsid w:val="00A60D8F"/>
    <w:rsid w:val="00A610F9"/>
    <w:rsid w:val="00A625FB"/>
    <w:rsid w:val="00A630DA"/>
    <w:rsid w:val="00A63149"/>
    <w:rsid w:val="00A6365B"/>
    <w:rsid w:val="00A63D54"/>
    <w:rsid w:val="00A63EE5"/>
    <w:rsid w:val="00A65C71"/>
    <w:rsid w:val="00A661C4"/>
    <w:rsid w:val="00A663CE"/>
    <w:rsid w:val="00A665E8"/>
    <w:rsid w:val="00A7064C"/>
    <w:rsid w:val="00A70C6F"/>
    <w:rsid w:val="00A7127E"/>
    <w:rsid w:val="00A7262D"/>
    <w:rsid w:val="00A72C91"/>
    <w:rsid w:val="00A74947"/>
    <w:rsid w:val="00A755EF"/>
    <w:rsid w:val="00A76541"/>
    <w:rsid w:val="00A76670"/>
    <w:rsid w:val="00A76762"/>
    <w:rsid w:val="00A76BBF"/>
    <w:rsid w:val="00A779B6"/>
    <w:rsid w:val="00A80DD3"/>
    <w:rsid w:val="00A82CC5"/>
    <w:rsid w:val="00A83857"/>
    <w:rsid w:val="00A849C8"/>
    <w:rsid w:val="00A86E5C"/>
    <w:rsid w:val="00A8729D"/>
    <w:rsid w:val="00A874E1"/>
    <w:rsid w:val="00A87698"/>
    <w:rsid w:val="00A879F3"/>
    <w:rsid w:val="00A87B69"/>
    <w:rsid w:val="00A90A93"/>
    <w:rsid w:val="00A917AB"/>
    <w:rsid w:val="00A91BFD"/>
    <w:rsid w:val="00A929A1"/>
    <w:rsid w:val="00A93B68"/>
    <w:rsid w:val="00A93D74"/>
    <w:rsid w:val="00A93E4C"/>
    <w:rsid w:val="00A952D9"/>
    <w:rsid w:val="00A96673"/>
    <w:rsid w:val="00A96DBE"/>
    <w:rsid w:val="00A96F75"/>
    <w:rsid w:val="00AA2C72"/>
    <w:rsid w:val="00AA3171"/>
    <w:rsid w:val="00AA3328"/>
    <w:rsid w:val="00AA3D39"/>
    <w:rsid w:val="00AA4158"/>
    <w:rsid w:val="00AA71B9"/>
    <w:rsid w:val="00AA73AE"/>
    <w:rsid w:val="00AA73B3"/>
    <w:rsid w:val="00AA73F9"/>
    <w:rsid w:val="00AA7803"/>
    <w:rsid w:val="00AB0740"/>
    <w:rsid w:val="00AB1DDC"/>
    <w:rsid w:val="00AB24B5"/>
    <w:rsid w:val="00AB2EBA"/>
    <w:rsid w:val="00AB3E48"/>
    <w:rsid w:val="00AB5338"/>
    <w:rsid w:val="00AB5C68"/>
    <w:rsid w:val="00AB74AB"/>
    <w:rsid w:val="00AC022C"/>
    <w:rsid w:val="00AC0585"/>
    <w:rsid w:val="00AC0643"/>
    <w:rsid w:val="00AC0C5B"/>
    <w:rsid w:val="00AC222D"/>
    <w:rsid w:val="00AC293C"/>
    <w:rsid w:val="00AC2998"/>
    <w:rsid w:val="00AC4C0D"/>
    <w:rsid w:val="00AC51EB"/>
    <w:rsid w:val="00AC529D"/>
    <w:rsid w:val="00AC538D"/>
    <w:rsid w:val="00AC6341"/>
    <w:rsid w:val="00AC6B36"/>
    <w:rsid w:val="00AD0B21"/>
    <w:rsid w:val="00AD0C53"/>
    <w:rsid w:val="00AD1390"/>
    <w:rsid w:val="00AD2CB5"/>
    <w:rsid w:val="00AD4043"/>
    <w:rsid w:val="00AD407B"/>
    <w:rsid w:val="00AD505F"/>
    <w:rsid w:val="00AD54A3"/>
    <w:rsid w:val="00AD5B39"/>
    <w:rsid w:val="00AD5E12"/>
    <w:rsid w:val="00AD7695"/>
    <w:rsid w:val="00AD7E6B"/>
    <w:rsid w:val="00AE06A6"/>
    <w:rsid w:val="00AE0EB4"/>
    <w:rsid w:val="00AE11A9"/>
    <w:rsid w:val="00AE1A9E"/>
    <w:rsid w:val="00AE3665"/>
    <w:rsid w:val="00AE3B95"/>
    <w:rsid w:val="00AE4F1B"/>
    <w:rsid w:val="00AE5E42"/>
    <w:rsid w:val="00AE682A"/>
    <w:rsid w:val="00AE71C7"/>
    <w:rsid w:val="00AE733A"/>
    <w:rsid w:val="00AE76CF"/>
    <w:rsid w:val="00AE7883"/>
    <w:rsid w:val="00AF114B"/>
    <w:rsid w:val="00AF13A1"/>
    <w:rsid w:val="00AF1F58"/>
    <w:rsid w:val="00AF22B7"/>
    <w:rsid w:val="00AF289D"/>
    <w:rsid w:val="00AF2D74"/>
    <w:rsid w:val="00AF2D7F"/>
    <w:rsid w:val="00AF39DE"/>
    <w:rsid w:val="00AF4587"/>
    <w:rsid w:val="00AF4C62"/>
    <w:rsid w:val="00AF59E6"/>
    <w:rsid w:val="00AF5CDB"/>
    <w:rsid w:val="00AF5D12"/>
    <w:rsid w:val="00AF6047"/>
    <w:rsid w:val="00AF6495"/>
    <w:rsid w:val="00AF6F2D"/>
    <w:rsid w:val="00AF730F"/>
    <w:rsid w:val="00B006D8"/>
    <w:rsid w:val="00B0089D"/>
    <w:rsid w:val="00B01399"/>
    <w:rsid w:val="00B014A5"/>
    <w:rsid w:val="00B01E64"/>
    <w:rsid w:val="00B02367"/>
    <w:rsid w:val="00B0387A"/>
    <w:rsid w:val="00B049DB"/>
    <w:rsid w:val="00B04F2B"/>
    <w:rsid w:val="00B05BBB"/>
    <w:rsid w:val="00B05CF5"/>
    <w:rsid w:val="00B05EE9"/>
    <w:rsid w:val="00B07500"/>
    <w:rsid w:val="00B077F7"/>
    <w:rsid w:val="00B10077"/>
    <w:rsid w:val="00B107E0"/>
    <w:rsid w:val="00B10E21"/>
    <w:rsid w:val="00B132F8"/>
    <w:rsid w:val="00B134ED"/>
    <w:rsid w:val="00B13CF6"/>
    <w:rsid w:val="00B14AB7"/>
    <w:rsid w:val="00B174E7"/>
    <w:rsid w:val="00B178EA"/>
    <w:rsid w:val="00B2065B"/>
    <w:rsid w:val="00B20F7F"/>
    <w:rsid w:val="00B21006"/>
    <w:rsid w:val="00B21750"/>
    <w:rsid w:val="00B226CD"/>
    <w:rsid w:val="00B229DF"/>
    <w:rsid w:val="00B23F73"/>
    <w:rsid w:val="00B24918"/>
    <w:rsid w:val="00B2684D"/>
    <w:rsid w:val="00B26AD4"/>
    <w:rsid w:val="00B27E80"/>
    <w:rsid w:val="00B30C33"/>
    <w:rsid w:val="00B316B0"/>
    <w:rsid w:val="00B31DC2"/>
    <w:rsid w:val="00B3231E"/>
    <w:rsid w:val="00B32A69"/>
    <w:rsid w:val="00B3348B"/>
    <w:rsid w:val="00B33C11"/>
    <w:rsid w:val="00B3495A"/>
    <w:rsid w:val="00B35B41"/>
    <w:rsid w:val="00B36D47"/>
    <w:rsid w:val="00B36D5B"/>
    <w:rsid w:val="00B36F6E"/>
    <w:rsid w:val="00B37516"/>
    <w:rsid w:val="00B37CD0"/>
    <w:rsid w:val="00B427B4"/>
    <w:rsid w:val="00B42DE4"/>
    <w:rsid w:val="00B42FFD"/>
    <w:rsid w:val="00B4355C"/>
    <w:rsid w:val="00B43A6B"/>
    <w:rsid w:val="00B450E6"/>
    <w:rsid w:val="00B45628"/>
    <w:rsid w:val="00B459E4"/>
    <w:rsid w:val="00B45B9F"/>
    <w:rsid w:val="00B45E34"/>
    <w:rsid w:val="00B46021"/>
    <w:rsid w:val="00B4664E"/>
    <w:rsid w:val="00B47856"/>
    <w:rsid w:val="00B479DC"/>
    <w:rsid w:val="00B50052"/>
    <w:rsid w:val="00B506FD"/>
    <w:rsid w:val="00B508DB"/>
    <w:rsid w:val="00B51031"/>
    <w:rsid w:val="00B5142C"/>
    <w:rsid w:val="00B515CE"/>
    <w:rsid w:val="00B515F7"/>
    <w:rsid w:val="00B52876"/>
    <w:rsid w:val="00B5426C"/>
    <w:rsid w:val="00B54530"/>
    <w:rsid w:val="00B5521F"/>
    <w:rsid w:val="00B55828"/>
    <w:rsid w:val="00B56A65"/>
    <w:rsid w:val="00B573C2"/>
    <w:rsid w:val="00B57604"/>
    <w:rsid w:val="00B576F5"/>
    <w:rsid w:val="00B57B48"/>
    <w:rsid w:val="00B61207"/>
    <w:rsid w:val="00B61642"/>
    <w:rsid w:val="00B6187D"/>
    <w:rsid w:val="00B61AB2"/>
    <w:rsid w:val="00B633E7"/>
    <w:rsid w:val="00B654CC"/>
    <w:rsid w:val="00B656FE"/>
    <w:rsid w:val="00B65BBF"/>
    <w:rsid w:val="00B672D6"/>
    <w:rsid w:val="00B70626"/>
    <w:rsid w:val="00B708E9"/>
    <w:rsid w:val="00B709FC"/>
    <w:rsid w:val="00B70A32"/>
    <w:rsid w:val="00B715FE"/>
    <w:rsid w:val="00B71D9C"/>
    <w:rsid w:val="00B72512"/>
    <w:rsid w:val="00B72C3C"/>
    <w:rsid w:val="00B72D7D"/>
    <w:rsid w:val="00B763EB"/>
    <w:rsid w:val="00B76B9B"/>
    <w:rsid w:val="00B773B9"/>
    <w:rsid w:val="00B8117A"/>
    <w:rsid w:val="00B8235A"/>
    <w:rsid w:val="00B8237D"/>
    <w:rsid w:val="00B8301C"/>
    <w:rsid w:val="00B83F32"/>
    <w:rsid w:val="00B841D9"/>
    <w:rsid w:val="00B84445"/>
    <w:rsid w:val="00B84885"/>
    <w:rsid w:val="00B851AA"/>
    <w:rsid w:val="00B85E26"/>
    <w:rsid w:val="00B85E27"/>
    <w:rsid w:val="00B862C9"/>
    <w:rsid w:val="00B87DD7"/>
    <w:rsid w:val="00B903C1"/>
    <w:rsid w:val="00B91A59"/>
    <w:rsid w:val="00B91C92"/>
    <w:rsid w:val="00B92377"/>
    <w:rsid w:val="00B924C8"/>
    <w:rsid w:val="00B92D86"/>
    <w:rsid w:val="00B93100"/>
    <w:rsid w:val="00B93137"/>
    <w:rsid w:val="00B950B6"/>
    <w:rsid w:val="00B96B14"/>
    <w:rsid w:val="00B97339"/>
    <w:rsid w:val="00B97409"/>
    <w:rsid w:val="00B976B2"/>
    <w:rsid w:val="00BA103C"/>
    <w:rsid w:val="00BA1C61"/>
    <w:rsid w:val="00BA2095"/>
    <w:rsid w:val="00BA2177"/>
    <w:rsid w:val="00BA2799"/>
    <w:rsid w:val="00BA4A94"/>
    <w:rsid w:val="00BA6B16"/>
    <w:rsid w:val="00BA72BD"/>
    <w:rsid w:val="00BA779B"/>
    <w:rsid w:val="00BB02C1"/>
    <w:rsid w:val="00BB04F0"/>
    <w:rsid w:val="00BB0752"/>
    <w:rsid w:val="00BB1F89"/>
    <w:rsid w:val="00BB29AF"/>
    <w:rsid w:val="00BB301A"/>
    <w:rsid w:val="00BB3021"/>
    <w:rsid w:val="00BB3512"/>
    <w:rsid w:val="00BB452A"/>
    <w:rsid w:val="00BB50BA"/>
    <w:rsid w:val="00BB5271"/>
    <w:rsid w:val="00BB6151"/>
    <w:rsid w:val="00BB6F5D"/>
    <w:rsid w:val="00BC0162"/>
    <w:rsid w:val="00BC105D"/>
    <w:rsid w:val="00BC230E"/>
    <w:rsid w:val="00BC361E"/>
    <w:rsid w:val="00BC36D2"/>
    <w:rsid w:val="00BC43BA"/>
    <w:rsid w:val="00BC5CB8"/>
    <w:rsid w:val="00BC73C7"/>
    <w:rsid w:val="00BC7813"/>
    <w:rsid w:val="00BD040E"/>
    <w:rsid w:val="00BD11A9"/>
    <w:rsid w:val="00BD2BC3"/>
    <w:rsid w:val="00BD336A"/>
    <w:rsid w:val="00BD39DA"/>
    <w:rsid w:val="00BD3A12"/>
    <w:rsid w:val="00BD3DF9"/>
    <w:rsid w:val="00BD4600"/>
    <w:rsid w:val="00BD4F5C"/>
    <w:rsid w:val="00BD4F93"/>
    <w:rsid w:val="00BD562D"/>
    <w:rsid w:val="00BD5A7B"/>
    <w:rsid w:val="00BD7206"/>
    <w:rsid w:val="00BD74B2"/>
    <w:rsid w:val="00BD7D6E"/>
    <w:rsid w:val="00BE0AAD"/>
    <w:rsid w:val="00BE27A4"/>
    <w:rsid w:val="00BE2C62"/>
    <w:rsid w:val="00BE3477"/>
    <w:rsid w:val="00BE4006"/>
    <w:rsid w:val="00BE44F2"/>
    <w:rsid w:val="00BE479F"/>
    <w:rsid w:val="00BE58D1"/>
    <w:rsid w:val="00BE7289"/>
    <w:rsid w:val="00BF007F"/>
    <w:rsid w:val="00BF034A"/>
    <w:rsid w:val="00BF07DC"/>
    <w:rsid w:val="00BF0930"/>
    <w:rsid w:val="00BF0BF3"/>
    <w:rsid w:val="00BF0C3D"/>
    <w:rsid w:val="00BF0F3A"/>
    <w:rsid w:val="00BF148F"/>
    <w:rsid w:val="00BF1846"/>
    <w:rsid w:val="00BF1CDA"/>
    <w:rsid w:val="00BF2F02"/>
    <w:rsid w:val="00BF3CFE"/>
    <w:rsid w:val="00BF3D78"/>
    <w:rsid w:val="00BF41F5"/>
    <w:rsid w:val="00BF41F8"/>
    <w:rsid w:val="00BF629A"/>
    <w:rsid w:val="00BF62A7"/>
    <w:rsid w:val="00BF64F9"/>
    <w:rsid w:val="00BF6A8B"/>
    <w:rsid w:val="00BF6DA8"/>
    <w:rsid w:val="00BF73B2"/>
    <w:rsid w:val="00C00C74"/>
    <w:rsid w:val="00C01780"/>
    <w:rsid w:val="00C01862"/>
    <w:rsid w:val="00C03728"/>
    <w:rsid w:val="00C0441B"/>
    <w:rsid w:val="00C0443C"/>
    <w:rsid w:val="00C047EC"/>
    <w:rsid w:val="00C0599C"/>
    <w:rsid w:val="00C05CAA"/>
    <w:rsid w:val="00C064CA"/>
    <w:rsid w:val="00C0775A"/>
    <w:rsid w:val="00C10798"/>
    <w:rsid w:val="00C10F29"/>
    <w:rsid w:val="00C11F0F"/>
    <w:rsid w:val="00C12316"/>
    <w:rsid w:val="00C12C66"/>
    <w:rsid w:val="00C13E9B"/>
    <w:rsid w:val="00C145FE"/>
    <w:rsid w:val="00C15040"/>
    <w:rsid w:val="00C15290"/>
    <w:rsid w:val="00C16565"/>
    <w:rsid w:val="00C16D71"/>
    <w:rsid w:val="00C16EDB"/>
    <w:rsid w:val="00C171D8"/>
    <w:rsid w:val="00C2125A"/>
    <w:rsid w:val="00C22D97"/>
    <w:rsid w:val="00C23E58"/>
    <w:rsid w:val="00C2495C"/>
    <w:rsid w:val="00C24D33"/>
    <w:rsid w:val="00C263B1"/>
    <w:rsid w:val="00C2715F"/>
    <w:rsid w:val="00C27692"/>
    <w:rsid w:val="00C278D8"/>
    <w:rsid w:val="00C30202"/>
    <w:rsid w:val="00C31484"/>
    <w:rsid w:val="00C320F1"/>
    <w:rsid w:val="00C3276E"/>
    <w:rsid w:val="00C32971"/>
    <w:rsid w:val="00C33BAB"/>
    <w:rsid w:val="00C33BF4"/>
    <w:rsid w:val="00C34988"/>
    <w:rsid w:val="00C34F3D"/>
    <w:rsid w:val="00C35216"/>
    <w:rsid w:val="00C3559B"/>
    <w:rsid w:val="00C35E09"/>
    <w:rsid w:val="00C366D1"/>
    <w:rsid w:val="00C3775B"/>
    <w:rsid w:val="00C377C0"/>
    <w:rsid w:val="00C37EA6"/>
    <w:rsid w:val="00C424F0"/>
    <w:rsid w:val="00C456D4"/>
    <w:rsid w:val="00C45982"/>
    <w:rsid w:val="00C45A09"/>
    <w:rsid w:val="00C4662A"/>
    <w:rsid w:val="00C46B38"/>
    <w:rsid w:val="00C47166"/>
    <w:rsid w:val="00C477CB"/>
    <w:rsid w:val="00C5177E"/>
    <w:rsid w:val="00C51910"/>
    <w:rsid w:val="00C51B6C"/>
    <w:rsid w:val="00C521AB"/>
    <w:rsid w:val="00C53535"/>
    <w:rsid w:val="00C53738"/>
    <w:rsid w:val="00C53904"/>
    <w:rsid w:val="00C53BA2"/>
    <w:rsid w:val="00C53CED"/>
    <w:rsid w:val="00C53F79"/>
    <w:rsid w:val="00C54071"/>
    <w:rsid w:val="00C543F6"/>
    <w:rsid w:val="00C54E2B"/>
    <w:rsid w:val="00C54ECF"/>
    <w:rsid w:val="00C60B62"/>
    <w:rsid w:val="00C6154C"/>
    <w:rsid w:val="00C6159F"/>
    <w:rsid w:val="00C628C0"/>
    <w:rsid w:val="00C6351F"/>
    <w:rsid w:val="00C64289"/>
    <w:rsid w:val="00C66E1F"/>
    <w:rsid w:val="00C70B79"/>
    <w:rsid w:val="00C71D40"/>
    <w:rsid w:val="00C72F9C"/>
    <w:rsid w:val="00C73B37"/>
    <w:rsid w:val="00C74403"/>
    <w:rsid w:val="00C74523"/>
    <w:rsid w:val="00C74816"/>
    <w:rsid w:val="00C7790C"/>
    <w:rsid w:val="00C77E2F"/>
    <w:rsid w:val="00C80FA4"/>
    <w:rsid w:val="00C8117F"/>
    <w:rsid w:val="00C818E6"/>
    <w:rsid w:val="00C81C7C"/>
    <w:rsid w:val="00C836A9"/>
    <w:rsid w:val="00C842A0"/>
    <w:rsid w:val="00C8475A"/>
    <w:rsid w:val="00C84E33"/>
    <w:rsid w:val="00C90952"/>
    <w:rsid w:val="00C917EE"/>
    <w:rsid w:val="00C91AF6"/>
    <w:rsid w:val="00C9273D"/>
    <w:rsid w:val="00C94D3C"/>
    <w:rsid w:val="00C94D71"/>
    <w:rsid w:val="00C94FB0"/>
    <w:rsid w:val="00C9518C"/>
    <w:rsid w:val="00C95338"/>
    <w:rsid w:val="00C96DD5"/>
    <w:rsid w:val="00C97AC1"/>
    <w:rsid w:val="00CA1DAB"/>
    <w:rsid w:val="00CA2ABA"/>
    <w:rsid w:val="00CA3E2C"/>
    <w:rsid w:val="00CA4EA1"/>
    <w:rsid w:val="00CB06B7"/>
    <w:rsid w:val="00CB1FBC"/>
    <w:rsid w:val="00CB3E4E"/>
    <w:rsid w:val="00CB4080"/>
    <w:rsid w:val="00CB47AD"/>
    <w:rsid w:val="00CB47B8"/>
    <w:rsid w:val="00CB55F6"/>
    <w:rsid w:val="00CB6400"/>
    <w:rsid w:val="00CB729B"/>
    <w:rsid w:val="00CC0676"/>
    <w:rsid w:val="00CC1C1E"/>
    <w:rsid w:val="00CC2D2B"/>
    <w:rsid w:val="00CC5D83"/>
    <w:rsid w:val="00CC6A2C"/>
    <w:rsid w:val="00CC6B18"/>
    <w:rsid w:val="00CC73F4"/>
    <w:rsid w:val="00CD0EAE"/>
    <w:rsid w:val="00CD1443"/>
    <w:rsid w:val="00CD2442"/>
    <w:rsid w:val="00CD3B5B"/>
    <w:rsid w:val="00CD3B73"/>
    <w:rsid w:val="00CD5230"/>
    <w:rsid w:val="00CD5630"/>
    <w:rsid w:val="00CE04FC"/>
    <w:rsid w:val="00CE0781"/>
    <w:rsid w:val="00CE15A2"/>
    <w:rsid w:val="00CE2614"/>
    <w:rsid w:val="00CE28B2"/>
    <w:rsid w:val="00CE2E8C"/>
    <w:rsid w:val="00CE376C"/>
    <w:rsid w:val="00CE4432"/>
    <w:rsid w:val="00CE5641"/>
    <w:rsid w:val="00CE5F8C"/>
    <w:rsid w:val="00CE6AD1"/>
    <w:rsid w:val="00CE7E26"/>
    <w:rsid w:val="00CF00AC"/>
    <w:rsid w:val="00CF0778"/>
    <w:rsid w:val="00CF0C2D"/>
    <w:rsid w:val="00CF1C29"/>
    <w:rsid w:val="00CF2177"/>
    <w:rsid w:val="00CF24F9"/>
    <w:rsid w:val="00CF3C79"/>
    <w:rsid w:val="00CF4016"/>
    <w:rsid w:val="00CF47AC"/>
    <w:rsid w:val="00CF4D89"/>
    <w:rsid w:val="00CF5EE7"/>
    <w:rsid w:val="00CF63C2"/>
    <w:rsid w:val="00CF7FB5"/>
    <w:rsid w:val="00D00466"/>
    <w:rsid w:val="00D0114E"/>
    <w:rsid w:val="00D01DF3"/>
    <w:rsid w:val="00D05ED3"/>
    <w:rsid w:val="00D0628D"/>
    <w:rsid w:val="00D06B94"/>
    <w:rsid w:val="00D11ED4"/>
    <w:rsid w:val="00D12219"/>
    <w:rsid w:val="00D126E7"/>
    <w:rsid w:val="00D12DC9"/>
    <w:rsid w:val="00D1322A"/>
    <w:rsid w:val="00D1493A"/>
    <w:rsid w:val="00D166B3"/>
    <w:rsid w:val="00D17A23"/>
    <w:rsid w:val="00D2034F"/>
    <w:rsid w:val="00D21462"/>
    <w:rsid w:val="00D217FF"/>
    <w:rsid w:val="00D218F0"/>
    <w:rsid w:val="00D22B96"/>
    <w:rsid w:val="00D23A57"/>
    <w:rsid w:val="00D2429E"/>
    <w:rsid w:val="00D24BBD"/>
    <w:rsid w:val="00D26790"/>
    <w:rsid w:val="00D26FB9"/>
    <w:rsid w:val="00D274BE"/>
    <w:rsid w:val="00D30984"/>
    <w:rsid w:val="00D30AAE"/>
    <w:rsid w:val="00D31A92"/>
    <w:rsid w:val="00D32317"/>
    <w:rsid w:val="00D33651"/>
    <w:rsid w:val="00D35F51"/>
    <w:rsid w:val="00D36E27"/>
    <w:rsid w:val="00D37D10"/>
    <w:rsid w:val="00D40766"/>
    <w:rsid w:val="00D430A6"/>
    <w:rsid w:val="00D432C3"/>
    <w:rsid w:val="00D43901"/>
    <w:rsid w:val="00D44C09"/>
    <w:rsid w:val="00D4582A"/>
    <w:rsid w:val="00D4600C"/>
    <w:rsid w:val="00D465A1"/>
    <w:rsid w:val="00D46649"/>
    <w:rsid w:val="00D46855"/>
    <w:rsid w:val="00D46A6D"/>
    <w:rsid w:val="00D472B2"/>
    <w:rsid w:val="00D47711"/>
    <w:rsid w:val="00D477AD"/>
    <w:rsid w:val="00D47D9F"/>
    <w:rsid w:val="00D47E91"/>
    <w:rsid w:val="00D50310"/>
    <w:rsid w:val="00D50FCC"/>
    <w:rsid w:val="00D51583"/>
    <w:rsid w:val="00D5193C"/>
    <w:rsid w:val="00D51D7E"/>
    <w:rsid w:val="00D5221D"/>
    <w:rsid w:val="00D54F45"/>
    <w:rsid w:val="00D55FB1"/>
    <w:rsid w:val="00D569C5"/>
    <w:rsid w:val="00D56D29"/>
    <w:rsid w:val="00D57018"/>
    <w:rsid w:val="00D57384"/>
    <w:rsid w:val="00D5767B"/>
    <w:rsid w:val="00D5772F"/>
    <w:rsid w:val="00D57A4C"/>
    <w:rsid w:val="00D57E00"/>
    <w:rsid w:val="00D6104B"/>
    <w:rsid w:val="00D61155"/>
    <w:rsid w:val="00D6146D"/>
    <w:rsid w:val="00D61488"/>
    <w:rsid w:val="00D649B2"/>
    <w:rsid w:val="00D659BF"/>
    <w:rsid w:val="00D67732"/>
    <w:rsid w:val="00D70764"/>
    <w:rsid w:val="00D733D9"/>
    <w:rsid w:val="00D73BC2"/>
    <w:rsid w:val="00D7435F"/>
    <w:rsid w:val="00D758F4"/>
    <w:rsid w:val="00D75970"/>
    <w:rsid w:val="00D7633C"/>
    <w:rsid w:val="00D778AE"/>
    <w:rsid w:val="00D779F0"/>
    <w:rsid w:val="00D77C47"/>
    <w:rsid w:val="00D77F6E"/>
    <w:rsid w:val="00D8063C"/>
    <w:rsid w:val="00D80E1A"/>
    <w:rsid w:val="00D82858"/>
    <w:rsid w:val="00D82A9C"/>
    <w:rsid w:val="00D846F5"/>
    <w:rsid w:val="00D8493F"/>
    <w:rsid w:val="00D85D43"/>
    <w:rsid w:val="00D863AB"/>
    <w:rsid w:val="00D86E97"/>
    <w:rsid w:val="00D900E5"/>
    <w:rsid w:val="00D9196B"/>
    <w:rsid w:val="00D91DA7"/>
    <w:rsid w:val="00D91F2B"/>
    <w:rsid w:val="00D9234A"/>
    <w:rsid w:val="00D93536"/>
    <w:rsid w:val="00D954EE"/>
    <w:rsid w:val="00D95E14"/>
    <w:rsid w:val="00D964A1"/>
    <w:rsid w:val="00DA201A"/>
    <w:rsid w:val="00DA37B0"/>
    <w:rsid w:val="00DA414D"/>
    <w:rsid w:val="00DA49E5"/>
    <w:rsid w:val="00DA64F4"/>
    <w:rsid w:val="00DA74AB"/>
    <w:rsid w:val="00DA7847"/>
    <w:rsid w:val="00DB0224"/>
    <w:rsid w:val="00DB0D74"/>
    <w:rsid w:val="00DB0E05"/>
    <w:rsid w:val="00DB18BC"/>
    <w:rsid w:val="00DB23E9"/>
    <w:rsid w:val="00DB24FB"/>
    <w:rsid w:val="00DB4F83"/>
    <w:rsid w:val="00DB740D"/>
    <w:rsid w:val="00DC06DE"/>
    <w:rsid w:val="00DC0E52"/>
    <w:rsid w:val="00DC1833"/>
    <w:rsid w:val="00DC24C8"/>
    <w:rsid w:val="00DC278E"/>
    <w:rsid w:val="00DC3A0F"/>
    <w:rsid w:val="00DC3DCE"/>
    <w:rsid w:val="00DC441F"/>
    <w:rsid w:val="00DC456D"/>
    <w:rsid w:val="00DC4B94"/>
    <w:rsid w:val="00DC4FBF"/>
    <w:rsid w:val="00DC538D"/>
    <w:rsid w:val="00DC6707"/>
    <w:rsid w:val="00DC6D4B"/>
    <w:rsid w:val="00DC6FB7"/>
    <w:rsid w:val="00DC769E"/>
    <w:rsid w:val="00DD0AE5"/>
    <w:rsid w:val="00DD2FB7"/>
    <w:rsid w:val="00DD32BD"/>
    <w:rsid w:val="00DD3951"/>
    <w:rsid w:val="00DD5BB8"/>
    <w:rsid w:val="00DE15A7"/>
    <w:rsid w:val="00DE2B87"/>
    <w:rsid w:val="00DE4430"/>
    <w:rsid w:val="00DE5A51"/>
    <w:rsid w:val="00DE7109"/>
    <w:rsid w:val="00DE7FC5"/>
    <w:rsid w:val="00DF100B"/>
    <w:rsid w:val="00DF3B9E"/>
    <w:rsid w:val="00DF3F4C"/>
    <w:rsid w:val="00DF5F72"/>
    <w:rsid w:val="00DF6582"/>
    <w:rsid w:val="00DF7D67"/>
    <w:rsid w:val="00DF7DD3"/>
    <w:rsid w:val="00DF7F5B"/>
    <w:rsid w:val="00E0000E"/>
    <w:rsid w:val="00E004B0"/>
    <w:rsid w:val="00E01067"/>
    <w:rsid w:val="00E04AB9"/>
    <w:rsid w:val="00E05ED6"/>
    <w:rsid w:val="00E0668E"/>
    <w:rsid w:val="00E0721B"/>
    <w:rsid w:val="00E07909"/>
    <w:rsid w:val="00E109F5"/>
    <w:rsid w:val="00E11098"/>
    <w:rsid w:val="00E129F3"/>
    <w:rsid w:val="00E13A82"/>
    <w:rsid w:val="00E14BD6"/>
    <w:rsid w:val="00E15A54"/>
    <w:rsid w:val="00E16CAF"/>
    <w:rsid w:val="00E171B1"/>
    <w:rsid w:val="00E20402"/>
    <w:rsid w:val="00E2119D"/>
    <w:rsid w:val="00E2209B"/>
    <w:rsid w:val="00E23062"/>
    <w:rsid w:val="00E232CE"/>
    <w:rsid w:val="00E24B2E"/>
    <w:rsid w:val="00E24F92"/>
    <w:rsid w:val="00E25D99"/>
    <w:rsid w:val="00E27507"/>
    <w:rsid w:val="00E3045E"/>
    <w:rsid w:val="00E321C2"/>
    <w:rsid w:val="00E3351D"/>
    <w:rsid w:val="00E33869"/>
    <w:rsid w:val="00E34C7B"/>
    <w:rsid w:val="00E34F5C"/>
    <w:rsid w:val="00E37EC2"/>
    <w:rsid w:val="00E40B7F"/>
    <w:rsid w:val="00E411D6"/>
    <w:rsid w:val="00E416AC"/>
    <w:rsid w:val="00E41F05"/>
    <w:rsid w:val="00E432B0"/>
    <w:rsid w:val="00E43EBF"/>
    <w:rsid w:val="00E44225"/>
    <w:rsid w:val="00E445C5"/>
    <w:rsid w:val="00E45F49"/>
    <w:rsid w:val="00E47847"/>
    <w:rsid w:val="00E511A1"/>
    <w:rsid w:val="00E518F6"/>
    <w:rsid w:val="00E52516"/>
    <w:rsid w:val="00E53F3A"/>
    <w:rsid w:val="00E542D8"/>
    <w:rsid w:val="00E54694"/>
    <w:rsid w:val="00E54CEC"/>
    <w:rsid w:val="00E55040"/>
    <w:rsid w:val="00E557C6"/>
    <w:rsid w:val="00E55E94"/>
    <w:rsid w:val="00E57186"/>
    <w:rsid w:val="00E573C4"/>
    <w:rsid w:val="00E60165"/>
    <w:rsid w:val="00E62713"/>
    <w:rsid w:val="00E62AF1"/>
    <w:rsid w:val="00E63E94"/>
    <w:rsid w:val="00E640DE"/>
    <w:rsid w:val="00E659EC"/>
    <w:rsid w:val="00E66FF6"/>
    <w:rsid w:val="00E67099"/>
    <w:rsid w:val="00E67BC5"/>
    <w:rsid w:val="00E67E76"/>
    <w:rsid w:val="00E67FDD"/>
    <w:rsid w:val="00E714ED"/>
    <w:rsid w:val="00E7171D"/>
    <w:rsid w:val="00E72135"/>
    <w:rsid w:val="00E72431"/>
    <w:rsid w:val="00E730C7"/>
    <w:rsid w:val="00E73628"/>
    <w:rsid w:val="00E74262"/>
    <w:rsid w:val="00E75267"/>
    <w:rsid w:val="00E76DA8"/>
    <w:rsid w:val="00E76E44"/>
    <w:rsid w:val="00E77135"/>
    <w:rsid w:val="00E77303"/>
    <w:rsid w:val="00E774C1"/>
    <w:rsid w:val="00E7755E"/>
    <w:rsid w:val="00E7759E"/>
    <w:rsid w:val="00E77745"/>
    <w:rsid w:val="00E77913"/>
    <w:rsid w:val="00E808AA"/>
    <w:rsid w:val="00E8145C"/>
    <w:rsid w:val="00E8304F"/>
    <w:rsid w:val="00E83BB1"/>
    <w:rsid w:val="00E849BB"/>
    <w:rsid w:val="00E85265"/>
    <w:rsid w:val="00E8632A"/>
    <w:rsid w:val="00E8632F"/>
    <w:rsid w:val="00E87092"/>
    <w:rsid w:val="00E90944"/>
    <w:rsid w:val="00E91602"/>
    <w:rsid w:val="00E92024"/>
    <w:rsid w:val="00E92BE0"/>
    <w:rsid w:val="00E92C99"/>
    <w:rsid w:val="00E930DA"/>
    <w:rsid w:val="00E94225"/>
    <w:rsid w:val="00E955E1"/>
    <w:rsid w:val="00E95903"/>
    <w:rsid w:val="00E9674F"/>
    <w:rsid w:val="00E96FDB"/>
    <w:rsid w:val="00EA08C0"/>
    <w:rsid w:val="00EA19C4"/>
    <w:rsid w:val="00EA24BF"/>
    <w:rsid w:val="00EA3071"/>
    <w:rsid w:val="00EA32A9"/>
    <w:rsid w:val="00EA3374"/>
    <w:rsid w:val="00EA5AC8"/>
    <w:rsid w:val="00EA5EE4"/>
    <w:rsid w:val="00EA6759"/>
    <w:rsid w:val="00EA6DB3"/>
    <w:rsid w:val="00EA705E"/>
    <w:rsid w:val="00EA7157"/>
    <w:rsid w:val="00EA7F50"/>
    <w:rsid w:val="00EB077A"/>
    <w:rsid w:val="00EB11E6"/>
    <w:rsid w:val="00EB1D2B"/>
    <w:rsid w:val="00EB1FD7"/>
    <w:rsid w:val="00EB3694"/>
    <w:rsid w:val="00EB38EB"/>
    <w:rsid w:val="00EB5055"/>
    <w:rsid w:val="00EB505B"/>
    <w:rsid w:val="00EB50BA"/>
    <w:rsid w:val="00EB5B60"/>
    <w:rsid w:val="00EB64EB"/>
    <w:rsid w:val="00EB6C3B"/>
    <w:rsid w:val="00EB7104"/>
    <w:rsid w:val="00EB7EF5"/>
    <w:rsid w:val="00EC0634"/>
    <w:rsid w:val="00EC0EA6"/>
    <w:rsid w:val="00EC30FE"/>
    <w:rsid w:val="00EC3389"/>
    <w:rsid w:val="00EC433A"/>
    <w:rsid w:val="00EC49E3"/>
    <w:rsid w:val="00EC538C"/>
    <w:rsid w:val="00EC5E96"/>
    <w:rsid w:val="00EC665B"/>
    <w:rsid w:val="00EC6A31"/>
    <w:rsid w:val="00EC6F37"/>
    <w:rsid w:val="00ED145A"/>
    <w:rsid w:val="00ED1585"/>
    <w:rsid w:val="00ED1C68"/>
    <w:rsid w:val="00ED208D"/>
    <w:rsid w:val="00ED2E36"/>
    <w:rsid w:val="00ED2F40"/>
    <w:rsid w:val="00ED3400"/>
    <w:rsid w:val="00ED3491"/>
    <w:rsid w:val="00ED34F7"/>
    <w:rsid w:val="00ED59AA"/>
    <w:rsid w:val="00ED62EB"/>
    <w:rsid w:val="00ED68AE"/>
    <w:rsid w:val="00ED7DBA"/>
    <w:rsid w:val="00EE0DB4"/>
    <w:rsid w:val="00EE1E93"/>
    <w:rsid w:val="00EE23D7"/>
    <w:rsid w:val="00EE25C6"/>
    <w:rsid w:val="00EE2722"/>
    <w:rsid w:val="00EE29D9"/>
    <w:rsid w:val="00EE2BCC"/>
    <w:rsid w:val="00EE32E3"/>
    <w:rsid w:val="00EE3BF8"/>
    <w:rsid w:val="00EE4590"/>
    <w:rsid w:val="00EE5AEB"/>
    <w:rsid w:val="00EE5FC0"/>
    <w:rsid w:val="00EE702A"/>
    <w:rsid w:val="00EE7704"/>
    <w:rsid w:val="00EF02B7"/>
    <w:rsid w:val="00EF17BF"/>
    <w:rsid w:val="00EF1DFD"/>
    <w:rsid w:val="00EF28BC"/>
    <w:rsid w:val="00EF37BB"/>
    <w:rsid w:val="00EF47EA"/>
    <w:rsid w:val="00EF4C13"/>
    <w:rsid w:val="00EF4CCA"/>
    <w:rsid w:val="00EF5118"/>
    <w:rsid w:val="00EF6097"/>
    <w:rsid w:val="00EF64ED"/>
    <w:rsid w:val="00F00A7C"/>
    <w:rsid w:val="00F00E1E"/>
    <w:rsid w:val="00F01323"/>
    <w:rsid w:val="00F01937"/>
    <w:rsid w:val="00F05A18"/>
    <w:rsid w:val="00F05EBF"/>
    <w:rsid w:val="00F064F9"/>
    <w:rsid w:val="00F06820"/>
    <w:rsid w:val="00F07F57"/>
    <w:rsid w:val="00F10B83"/>
    <w:rsid w:val="00F11642"/>
    <w:rsid w:val="00F14AD0"/>
    <w:rsid w:val="00F15CB7"/>
    <w:rsid w:val="00F164A1"/>
    <w:rsid w:val="00F166FE"/>
    <w:rsid w:val="00F2013A"/>
    <w:rsid w:val="00F20D5F"/>
    <w:rsid w:val="00F2127B"/>
    <w:rsid w:val="00F22389"/>
    <w:rsid w:val="00F226FD"/>
    <w:rsid w:val="00F22D0A"/>
    <w:rsid w:val="00F22E13"/>
    <w:rsid w:val="00F248A0"/>
    <w:rsid w:val="00F255C1"/>
    <w:rsid w:val="00F256A9"/>
    <w:rsid w:val="00F256AB"/>
    <w:rsid w:val="00F26A94"/>
    <w:rsid w:val="00F2796B"/>
    <w:rsid w:val="00F279D6"/>
    <w:rsid w:val="00F319D9"/>
    <w:rsid w:val="00F32882"/>
    <w:rsid w:val="00F37A0D"/>
    <w:rsid w:val="00F410F9"/>
    <w:rsid w:val="00F41269"/>
    <w:rsid w:val="00F41E6C"/>
    <w:rsid w:val="00F43432"/>
    <w:rsid w:val="00F464A3"/>
    <w:rsid w:val="00F470FA"/>
    <w:rsid w:val="00F505A7"/>
    <w:rsid w:val="00F505F0"/>
    <w:rsid w:val="00F50727"/>
    <w:rsid w:val="00F51CED"/>
    <w:rsid w:val="00F51EAF"/>
    <w:rsid w:val="00F52159"/>
    <w:rsid w:val="00F53C4F"/>
    <w:rsid w:val="00F54129"/>
    <w:rsid w:val="00F54197"/>
    <w:rsid w:val="00F55111"/>
    <w:rsid w:val="00F565BE"/>
    <w:rsid w:val="00F56955"/>
    <w:rsid w:val="00F5698C"/>
    <w:rsid w:val="00F5728F"/>
    <w:rsid w:val="00F57E26"/>
    <w:rsid w:val="00F604A9"/>
    <w:rsid w:val="00F609CC"/>
    <w:rsid w:val="00F62864"/>
    <w:rsid w:val="00F62C9E"/>
    <w:rsid w:val="00F62DF1"/>
    <w:rsid w:val="00F62F8E"/>
    <w:rsid w:val="00F631CE"/>
    <w:rsid w:val="00F63979"/>
    <w:rsid w:val="00F64263"/>
    <w:rsid w:val="00F64C2E"/>
    <w:rsid w:val="00F64DC8"/>
    <w:rsid w:val="00F66447"/>
    <w:rsid w:val="00F664D9"/>
    <w:rsid w:val="00F66ABA"/>
    <w:rsid w:val="00F67789"/>
    <w:rsid w:val="00F67FCB"/>
    <w:rsid w:val="00F7045D"/>
    <w:rsid w:val="00F709F7"/>
    <w:rsid w:val="00F71906"/>
    <w:rsid w:val="00F71D69"/>
    <w:rsid w:val="00F721C0"/>
    <w:rsid w:val="00F72392"/>
    <w:rsid w:val="00F72E14"/>
    <w:rsid w:val="00F72E16"/>
    <w:rsid w:val="00F74443"/>
    <w:rsid w:val="00F7460F"/>
    <w:rsid w:val="00F806EC"/>
    <w:rsid w:val="00F80A20"/>
    <w:rsid w:val="00F80E5C"/>
    <w:rsid w:val="00F80EB5"/>
    <w:rsid w:val="00F80FA0"/>
    <w:rsid w:val="00F81341"/>
    <w:rsid w:val="00F814D2"/>
    <w:rsid w:val="00F81B3A"/>
    <w:rsid w:val="00F81D4D"/>
    <w:rsid w:val="00F821B1"/>
    <w:rsid w:val="00F8363F"/>
    <w:rsid w:val="00F849FF"/>
    <w:rsid w:val="00F84D56"/>
    <w:rsid w:val="00F85686"/>
    <w:rsid w:val="00F8595F"/>
    <w:rsid w:val="00F85F4C"/>
    <w:rsid w:val="00F860D5"/>
    <w:rsid w:val="00F86BDA"/>
    <w:rsid w:val="00F87339"/>
    <w:rsid w:val="00F9143D"/>
    <w:rsid w:val="00F91C55"/>
    <w:rsid w:val="00F93BD3"/>
    <w:rsid w:val="00F943A5"/>
    <w:rsid w:val="00F94F97"/>
    <w:rsid w:val="00F95579"/>
    <w:rsid w:val="00F95608"/>
    <w:rsid w:val="00F97C6E"/>
    <w:rsid w:val="00FA36AB"/>
    <w:rsid w:val="00FA51CB"/>
    <w:rsid w:val="00FA53B8"/>
    <w:rsid w:val="00FA6099"/>
    <w:rsid w:val="00FA6F6F"/>
    <w:rsid w:val="00FA6FAB"/>
    <w:rsid w:val="00FA7D7A"/>
    <w:rsid w:val="00FA7E18"/>
    <w:rsid w:val="00FA7F83"/>
    <w:rsid w:val="00FB127C"/>
    <w:rsid w:val="00FB2632"/>
    <w:rsid w:val="00FB3638"/>
    <w:rsid w:val="00FB3961"/>
    <w:rsid w:val="00FB3A88"/>
    <w:rsid w:val="00FB43BE"/>
    <w:rsid w:val="00FB5FC9"/>
    <w:rsid w:val="00FB680C"/>
    <w:rsid w:val="00FC045D"/>
    <w:rsid w:val="00FC0AF3"/>
    <w:rsid w:val="00FC0C88"/>
    <w:rsid w:val="00FC155F"/>
    <w:rsid w:val="00FC1F0D"/>
    <w:rsid w:val="00FC259E"/>
    <w:rsid w:val="00FC3818"/>
    <w:rsid w:val="00FC4471"/>
    <w:rsid w:val="00FC52F0"/>
    <w:rsid w:val="00FD04BB"/>
    <w:rsid w:val="00FD09A1"/>
    <w:rsid w:val="00FD11B2"/>
    <w:rsid w:val="00FD1307"/>
    <w:rsid w:val="00FD1B80"/>
    <w:rsid w:val="00FD2A9A"/>
    <w:rsid w:val="00FD2D0B"/>
    <w:rsid w:val="00FD2D4A"/>
    <w:rsid w:val="00FD4943"/>
    <w:rsid w:val="00FD6F28"/>
    <w:rsid w:val="00FD7787"/>
    <w:rsid w:val="00FE0273"/>
    <w:rsid w:val="00FE067C"/>
    <w:rsid w:val="00FE40FE"/>
    <w:rsid w:val="00FE4828"/>
    <w:rsid w:val="00FE6018"/>
    <w:rsid w:val="00FE6DCE"/>
    <w:rsid w:val="00FE709B"/>
    <w:rsid w:val="00FF0389"/>
    <w:rsid w:val="00FF3A24"/>
    <w:rsid w:val="00FF4732"/>
    <w:rsid w:val="00FF4923"/>
    <w:rsid w:val="00FF4F1F"/>
    <w:rsid w:val="00FF5973"/>
    <w:rsid w:val="00FF5B40"/>
    <w:rsid w:val="00FF679C"/>
    <w:rsid w:val="00FF6A2D"/>
    <w:rsid w:val="01132C53"/>
    <w:rsid w:val="0136FA8F"/>
    <w:rsid w:val="013B296F"/>
    <w:rsid w:val="01A6675E"/>
    <w:rsid w:val="01B31876"/>
    <w:rsid w:val="0220A5E8"/>
    <w:rsid w:val="026A3896"/>
    <w:rsid w:val="02759E26"/>
    <w:rsid w:val="03082537"/>
    <w:rsid w:val="03390BF4"/>
    <w:rsid w:val="03BEA71E"/>
    <w:rsid w:val="03C9E324"/>
    <w:rsid w:val="03D9DCDD"/>
    <w:rsid w:val="03F16BE9"/>
    <w:rsid w:val="0400BC71"/>
    <w:rsid w:val="04063035"/>
    <w:rsid w:val="04594EDA"/>
    <w:rsid w:val="04845F17"/>
    <w:rsid w:val="0489B1EE"/>
    <w:rsid w:val="04AECB88"/>
    <w:rsid w:val="04CCC2D5"/>
    <w:rsid w:val="04D43C48"/>
    <w:rsid w:val="04D4EDC4"/>
    <w:rsid w:val="04E5868B"/>
    <w:rsid w:val="04FFE308"/>
    <w:rsid w:val="0512919F"/>
    <w:rsid w:val="0530AF30"/>
    <w:rsid w:val="054BF709"/>
    <w:rsid w:val="0555B6F4"/>
    <w:rsid w:val="05F0B60B"/>
    <w:rsid w:val="064F4952"/>
    <w:rsid w:val="065B40A3"/>
    <w:rsid w:val="066A8C6F"/>
    <w:rsid w:val="067CD47B"/>
    <w:rsid w:val="069A1A7F"/>
    <w:rsid w:val="06A14ADD"/>
    <w:rsid w:val="06BAFE1E"/>
    <w:rsid w:val="06D27543"/>
    <w:rsid w:val="072D0859"/>
    <w:rsid w:val="075E3FC6"/>
    <w:rsid w:val="077D3AA0"/>
    <w:rsid w:val="07FAF7C2"/>
    <w:rsid w:val="0807A21E"/>
    <w:rsid w:val="08EBE3E1"/>
    <w:rsid w:val="0900AA8D"/>
    <w:rsid w:val="090A9AE9"/>
    <w:rsid w:val="09325044"/>
    <w:rsid w:val="093605CF"/>
    <w:rsid w:val="09A90320"/>
    <w:rsid w:val="09BFE6BE"/>
    <w:rsid w:val="09E4F911"/>
    <w:rsid w:val="0A01E3D5"/>
    <w:rsid w:val="0A6B88F5"/>
    <w:rsid w:val="0A8FA26D"/>
    <w:rsid w:val="0A92DAAD"/>
    <w:rsid w:val="0B01BD77"/>
    <w:rsid w:val="0B256F0D"/>
    <w:rsid w:val="0B881E85"/>
    <w:rsid w:val="0BA07C99"/>
    <w:rsid w:val="0BA61092"/>
    <w:rsid w:val="0BBA3DD3"/>
    <w:rsid w:val="0BE68B89"/>
    <w:rsid w:val="0C6D0386"/>
    <w:rsid w:val="0C71DB95"/>
    <w:rsid w:val="0CACDB09"/>
    <w:rsid w:val="0CB6083B"/>
    <w:rsid w:val="0CC2EC98"/>
    <w:rsid w:val="0CD903AA"/>
    <w:rsid w:val="0D376276"/>
    <w:rsid w:val="0D68BE97"/>
    <w:rsid w:val="0D9258E7"/>
    <w:rsid w:val="0DCC07E7"/>
    <w:rsid w:val="0E35ACD1"/>
    <w:rsid w:val="0E57BB32"/>
    <w:rsid w:val="0E906195"/>
    <w:rsid w:val="0EFFF49A"/>
    <w:rsid w:val="0F142D05"/>
    <w:rsid w:val="109CBEBE"/>
    <w:rsid w:val="1120D633"/>
    <w:rsid w:val="115AEA6A"/>
    <w:rsid w:val="11B0E990"/>
    <w:rsid w:val="122716DF"/>
    <w:rsid w:val="125716AD"/>
    <w:rsid w:val="12C3E956"/>
    <w:rsid w:val="12F2DDB1"/>
    <w:rsid w:val="131287A5"/>
    <w:rsid w:val="13293417"/>
    <w:rsid w:val="13794F0E"/>
    <w:rsid w:val="14322477"/>
    <w:rsid w:val="146650AE"/>
    <w:rsid w:val="148D4EB1"/>
    <w:rsid w:val="149C6911"/>
    <w:rsid w:val="14CCF103"/>
    <w:rsid w:val="14EF93A6"/>
    <w:rsid w:val="151C6693"/>
    <w:rsid w:val="153A31CE"/>
    <w:rsid w:val="15D480E3"/>
    <w:rsid w:val="15D52A08"/>
    <w:rsid w:val="161B6DB0"/>
    <w:rsid w:val="16218EF2"/>
    <w:rsid w:val="1650A681"/>
    <w:rsid w:val="173A61E1"/>
    <w:rsid w:val="1782ECE1"/>
    <w:rsid w:val="17924EDD"/>
    <w:rsid w:val="17A6039C"/>
    <w:rsid w:val="17DBF7F3"/>
    <w:rsid w:val="180266B6"/>
    <w:rsid w:val="1835C026"/>
    <w:rsid w:val="1861B4F2"/>
    <w:rsid w:val="18873727"/>
    <w:rsid w:val="18CD9814"/>
    <w:rsid w:val="18E221B3"/>
    <w:rsid w:val="18E77AD8"/>
    <w:rsid w:val="197F97CF"/>
    <w:rsid w:val="198E2B30"/>
    <w:rsid w:val="19B847C8"/>
    <w:rsid w:val="19F9DA82"/>
    <w:rsid w:val="1A0346CF"/>
    <w:rsid w:val="1A2ABA68"/>
    <w:rsid w:val="1A3D8579"/>
    <w:rsid w:val="1A40E4E6"/>
    <w:rsid w:val="1A8C6A64"/>
    <w:rsid w:val="1AB33890"/>
    <w:rsid w:val="1AEF922D"/>
    <w:rsid w:val="1B2E91B4"/>
    <w:rsid w:val="1B310B03"/>
    <w:rsid w:val="1B6965D4"/>
    <w:rsid w:val="1B804D6F"/>
    <w:rsid w:val="1BA92597"/>
    <w:rsid w:val="1BD68B17"/>
    <w:rsid w:val="1C2A871A"/>
    <w:rsid w:val="1C31A8D7"/>
    <w:rsid w:val="1C41BD31"/>
    <w:rsid w:val="1C58BE40"/>
    <w:rsid w:val="1C62907B"/>
    <w:rsid w:val="1CB2E759"/>
    <w:rsid w:val="1D046C93"/>
    <w:rsid w:val="1D20C60F"/>
    <w:rsid w:val="1D9896A3"/>
    <w:rsid w:val="1DF7FA0F"/>
    <w:rsid w:val="1E0E614A"/>
    <w:rsid w:val="1E6183CA"/>
    <w:rsid w:val="1E8184AB"/>
    <w:rsid w:val="1E837A89"/>
    <w:rsid w:val="1EC3EAE9"/>
    <w:rsid w:val="1EE35F42"/>
    <w:rsid w:val="1EF9AA6F"/>
    <w:rsid w:val="1FC3A884"/>
    <w:rsid w:val="1FC3BF49"/>
    <w:rsid w:val="2023EA04"/>
    <w:rsid w:val="202F3ACA"/>
    <w:rsid w:val="203A875A"/>
    <w:rsid w:val="20806A26"/>
    <w:rsid w:val="209D8BDB"/>
    <w:rsid w:val="20C33E80"/>
    <w:rsid w:val="20D218B4"/>
    <w:rsid w:val="21AE3068"/>
    <w:rsid w:val="21B6F7FE"/>
    <w:rsid w:val="21C1BF85"/>
    <w:rsid w:val="21DD5B86"/>
    <w:rsid w:val="21E9B913"/>
    <w:rsid w:val="221FDC2B"/>
    <w:rsid w:val="222F5D94"/>
    <w:rsid w:val="226099FE"/>
    <w:rsid w:val="2274FD68"/>
    <w:rsid w:val="227CAFE1"/>
    <w:rsid w:val="23C8B8B9"/>
    <w:rsid w:val="23C8CD91"/>
    <w:rsid w:val="23E8616E"/>
    <w:rsid w:val="2405639B"/>
    <w:rsid w:val="2422C756"/>
    <w:rsid w:val="244CB593"/>
    <w:rsid w:val="24828D01"/>
    <w:rsid w:val="24BB9C59"/>
    <w:rsid w:val="2524A985"/>
    <w:rsid w:val="25A4ECA8"/>
    <w:rsid w:val="25A50BAE"/>
    <w:rsid w:val="260854FE"/>
    <w:rsid w:val="26169DD4"/>
    <w:rsid w:val="26212B84"/>
    <w:rsid w:val="262D6BB0"/>
    <w:rsid w:val="26671E92"/>
    <w:rsid w:val="26907C74"/>
    <w:rsid w:val="26A8DCE4"/>
    <w:rsid w:val="26AAA928"/>
    <w:rsid w:val="2748613C"/>
    <w:rsid w:val="2769F14D"/>
    <w:rsid w:val="277DEEAB"/>
    <w:rsid w:val="27C86E69"/>
    <w:rsid w:val="27C940EE"/>
    <w:rsid w:val="27D539DA"/>
    <w:rsid w:val="27F5F66F"/>
    <w:rsid w:val="284872C2"/>
    <w:rsid w:val="284EFCBD"/>
    <w:rsid w:val="287ECA8D"/>
    <w:rsid w:val="2880865D"/>
    <w:rsid w:val="28FB7743"/>
    <w:rsid w:val="291180EC"/>
    <w:rsid w:val="29212117"/>
    <w:rsid w:val="293E31B4"/>
    <w:rsid w:val="29F87CEF"/>
    <w:rsid w:val="2A0F4B0D"/>
    <w:rsid w:val="2A92146D"/>
    <w:rsid w:val="2B09010C"/>
    <w:rsid w:val="2B0B9B5A"/>
    <w:rsid w:val="2B44CF88"/>
    <w:rsid w:val="2B504A48"/>
    <w:rsid w:val="2B84D0B1"/>
    <w:rsid w:val="2B9F78AC"/>
    <w:rsid w:val="2BC2DF64"/>
    <w:rsid w:val="2BD7BDA0"/>
    <w:rsid w:val="2BFC2C87"/>
    <w:rsid w:val="2C1778E5"/>
    <w:rsid w:val="2C20FF1A"/>
    <w:rsid w:val="2C44E9D4"/>
    <w:rsid w:val="2D26FC5A"/>
    <w:rsid w:val="2D2D69B7"/>
    <w:rsid w:val="2D6BF925"/>
    <w:rsid w:val="2D8D1B9F"/>
    <w:rsid w:val="2DEF3400"/>
    <w:rsid w:val="2E4565C6"/>
    <w:rsid w:val="2E505440"/>
    <w:rsid w:val="2E54758E"/>
    <w:rsid w:val="2E9C172B"/>
    <w:rsid w:val="2EDA9871"/>
    <w:rsid w:val="2EE661AE"/>
    <w:rsid w:val="2EF292A0"/>
    <w:rsid w:val="2F2FAA96"/>
    <w:rsid w:val="2F80392C"/>
    <w:rsid w:val="2FD9FF1F"/>
    <w:rsid w:val="302174F7"/>
    <w:rsid w:val="3074E2F5"/>
    <w:rsid w:val="309B534D"/>
    <w:rsid w:val="30F6E4E2"/>
    <w:rsid w:val="30F84AC8"/>
    <w:rsid w:val="313937B2"/>
    <w:rsid w:val="3191381C"/>
    <w:rsid w:val="31CB121B"/>
    <w:rsid w:val="322E9678"/>
    <w:rsid w:val="32A583B1"/>
    <w:rsid w:val="32D77667"/>
    <w:rsid w:val="33A22D4F"/>
    <w:rsid w:val="34073E6C"/>
    <w:rsid w:val="355B6089"/>
    <w:rsid w:val="3585EA61"/>
    <w:rsid w:val="360154F1"/>
    <w:rsid w:val="366F5AAD"/>
    <w:rsid w:val="36A80104"/>
    <w:rsid w:val="36C003A4"/>
    <w:rsid w:val="36F4C673"/>
    <w:rsid w:val="3757CBB2"/>
    <w:rsid w:val="37A28D25"/>
    <w:rsid w:val="37B3DAA4"/>
    <w:rsid w:val="384176DC"/>
    <w:rsid w:val="386FBD37"/>
    <w:rsid w:val="388D9108"/>
    <w:rsid w:val="38917F28"/>
    <w:rsid w:val="38DEDC0F"/>
    <w:rsid w:val="390C41D4"/>
    <w:rsid w:val="392BECD5"/>
    <w:rsid w:val="395EA6C0"/>
    <w:rsid w:val="39EF7BD7"/>
    <w:rsid w:val="3A102C18"/>
    <w:rsid w:val="3A2CCBDC"/>
    <w:rsid w:val="3A51455B"/>
    <w:rsid w:val="3A697199"/>
    <w:rsid w:val="3A86F9B1"/>
    <w:rsid w:val="3A9B29E0"/>
    <w:rsid w:val="3AD1B516"/>
    <w:rsid w:val="3BDC4286"/>
    <w:rsid w:val="3C128B5A"/>
    <w:rsid w:val="3C12F001"/>
    <w:rsid w:val="3C3CDAC3"/>
    <w:rsid w:val="3C3EB65B"/>
    <w:rsid w:val="3C506881"/>
    <w:rsid w:val="3C5C33DB"/>
    <w:rsid w:val="3C5F629F"/>
    <w:rsid w:val="3C857EE4"/>
    <w:rsid w:val="3CC6AB00"/>
    <w:rsid w:val="3D1CE5F9"/>
    <w:rsid w:val="3DAB162A"/>
    <w:rsid w:val="3DC418AA"/>
    <w:rsid w:val="3E0CBD12"/>
    <w:rsid w:val="3E405E5D"/>
    <w:rsid w:val="3F208C48"/>
    <w:rsid w:val="3F2B6981"/>
    <w:rsid w:val="3F4D4DC3"/>
    <w:rsid w:val="3F8CE68D"/>
    <w:rsid w:val="3FA84B68"/>
    <w:rsid w:val="3FC16BF3"/>
    <w:rsid w:val="3FC69DC9"/>
    <w:rsid w:val="3FEA72DF"/>
    <w:rsid w:val="3FFD1B6D"/>
    <w:rsid w:val="40042923"/>
    <w:rsid w:val="40961913"/>
    <w:rsid w:val="40A97C95"/>
    <w:rsid w:val="40D35253"/>
    <w:rsid w:val="40E0E463"/>
    <w:rsid w:val="40E6C6C6"/>
    <w:rsid w:val="410C6507"/>
    <w:rsid w:val="415F48FB"/>
    <w:rsid w:val="417ECA4C"/>
    <w:rsid w:val="4183F54B"/>
    <w:rsid w:val="41868501"/>
    <w:rsid w:val="41F8D2E7"/>
    <w:rsid w:val="4212C232"/>
    <w:rsid w:val="42DC5F5A"/>
    <w:rsid w:val="43316490"/>
    <w:rsid w:val="4337894E"/>
    <w:rsid w:val="434DE5F1"/>
    <w:rsid w:val="4375E9E0"/>
    <w:rsid w:val="43A2AEBC"/>
    <w:rsid w:val="43AE745B"/>
    <w:rsid w:val="43BBDCEE"/>
    <w:rsid w:val="441B5E65"/>
    <w:rsid w:val="44F592EF"/>
    <w:rsid w:val="45209E48"/>
    <w:rsid w:val="45388772"/>
    <w:rsid w:val="4559E2F6"/>
    <w:rsid w:val="46372C48"/>
    <w:rsid w:val="463B6EF3"/>
    <w:rsid w:val="4642562C"/>
    <w:rsid w:val="4672B8DF"/>
    <w:rsid w:val="46B73462"/>
    <w:rsid w:val="46ED3448"/>
    <w:rsid w:val="46F83F1B"/>
    <w:rsid w:val="47056F2C"/>
    <w:rsid w:val="472DF187"/>
    <w:rsid w:val="477EDF5B"/>
    <w:rsid w:val="47B22E5D"/>
    <w:rsid w:val="47C0A90D"/>
    <w:rsid w:val="47CB23E9"/>
    <w:rsid w:val="485CD913"/>
    <w:rsid w:val="4889F4FD"/>
    <w:rsid w:val="49739B9A"/>
    <w:rsid w:val="49A0F4F4"/>
    <w:rsid w:val="49E27C12"/>
    <w:rsid w:val="49E92773"/>
    <w:rsid w:val="4A517AA8"/>
    <w:rsid w:val="4A74559A"/>
    <w:rsid w:val="4A97EA44"/>
    <w:rsid w:val="4AA62AF1"/>
    <w:rsid w:val="4AABC89C"/>
    <w:rsid w:val="4AB41AC9"/>
    <w:rsid w:val="4ABE1E98"/>
    <w:rsid w:val="4B3B7AF0"/>
    <w:rsid w:val="4B552400"/>
    <w:rsid w:val="4BA07D16"/>
    <w:rsid w:val="4C1B03BD"/>
    <w:rsid w:val="4C3F5045"/>
    <w:rsid w:val="4C6490B8"/>
    <w:rsid w:val="4C72A0E7"/>
    <w:rsid w:val="4C7B6BAB"/>
    <w:rsid w:val="4C95705E"/>
    <w:rsid w:val="4D244977"/>
    <w:rsid w:val="4E73E301"/>
    <w:rsid w:val="4EE3FFEA"/>
    <w:rsid w:val="4EEEAC51"/>
    <w:rsid w:val="4EF150CD"/>
    <w:rsid w:val="4F0463C3"/>
    <w:rsid w:val="4F1550DF"/>
    <w:rsid w:val="4F175250"/>
    <w:rsid w:val="4FE31A87"/>
    <w:rsid w:val="4FF55027"/>
    <w:rsid w:val="50150AAD"/>
    <w:rsid w:val="50164F87"/>
    <w:rsid w:val="5017D2BE"/>
    <w:rsid w:val="5019BB9C"/>
    <w:rsid w:val="5037645E"/>
    <w:rsid w:val="509438D8"/>
    <w:rsid w:val="50B656D7"/>
    <w:rsid w:val="50BB0704"/>
    <w:rsid w:val="50C2B46A"/>
    <w:rsid w:val="518A5D6C"/>
    <w:rsid w:val="51CFD7AD"/>
    <w:rsid w:val="5369F370"/>
    <w:rsid w:val="53853CA3"/>
    <w:rsid w:val="54032643"/>
    <w:rsid w:val="5411453B"/>
    <w:rsid w:val="545CEC1A"/>
    <w:rsid w:val="54856C40"/>
    <w:rsid w:val="54878E79"/>
    <w:rsid w:val="549E923D"/>
    <w:rsid w:val="54A0191C"/>
    <w:rsid w:val="54C6642C"/>
    <w:rsid w:val="54DCC3F2"/>
    <w:rsid w:val="55020E5E"/>
    <w:rsid w:val="554CDCCA"/>
    <w:rsid w:val="5577B842"/>
    <w:rsid w:val="55C4D925"/>
    <w:rsid w:val="55C80053"/>
    <w:rsid w:val="55CEF676"/>
    <w:rsid w:val="5635A17E"/>
    <w:rsid w:val="563C5044"/>
    <w:rsid w:val="56B4D07A"/>
    <w:rsid w:val="56C73EFD"/>
    <w:rsid w:val="56F112F5"/>
    <w:rsid w:val="570C0B57"/>
    <w:rsid w:val="5732BB17"/>
    <w:rsid w:val="573A1125"/>
    <w:rsid w:val="574557AF"/>
    <w:rsid w:val="5770DF36"/>
    <w:rsid w:val="57A432B7"/>
    <w:rsid w:val="57C5FF22"/>
    <w:rsid w:val="57E7FAB6"/>
    <w:rsid w:val="582E54CB"/>
    <w:rsid w:val="586E77EF"/>
    <w:rsid w:val="589C6358"/>
    <w:rsid w:val="58A72720"/>
    <w:rsid w:val="58DB30E7"/>
    <w:rsid w:val="58FC5049"/>
    <w:rsid w:val="590CAF97"/>
    <w:rsid w:val="59FA9078"/>
    <w:rsid w:val="5AB31FCF"/>
    <w:rsid w:val="5AD8ADB0"/>
    <w:rsid w:val="5B1BDCD2"/>
    <w:rsid w:val="5B4971CC"/>
    <w:rsid w:val="5B5E36E2"/>
    <w:rsid w:val="5B68C04C"/>
    <w:rsid w:val="5BA07873"/>
    <w:rsid w:val="5BBB2818"/>
    <w:rsid w:val="5C2419F1"/>
    <w:rsid w:val="5C709037"/>
    <w:rsid w:val="5C83B333"/>
    <w:rsid w:val="5CA8782C"/>
    <w:rsid w:val="5CB25DF0"/>
    <w:rsid w:val="5D98317E"/>
    <w:rsid w:val="5D9E589C"/>
    <w:rsid w:val="5DAA1BF7"/>
    <w:rsid w:val="5DAC1ADD"/>
    <w:rsid w:val="5E13E37A"/>
    <w:rsid w:val="5E1A5A55"/>
    <w:rsid w:val="5E7F43EE"/>
    <w:rsid w:val="5E96BB13"/>
    <w:rsid w:val="5EA77B18"/>
    <w:rsid w:val="5EA7B881"/>
    <w:rsid w:val="5EC5A63B"/>
    <w:rsid w:val="5EEBF154"/>
    <w:rsid w:val="5EEC32F9"/>
    <w:rsid w:val="5EF8C043"/>
    <w:rsid w:val="5EFD164C"/>
    <w:rsid w:val="5F053DF5"/>
    <w:rsid w:val="5F854A85"/>
    <w:rsid w:val="5FA68F2D"/>
    <w:rsid w:val="5FAD89C7"/>
    <w:rsid w:val="5FCCBF79"/>
    <w:rsid w:val="603D7DA9"/>
    <w:rsid w:val="60716A40"/>
    <w:rsid w:val="618CDB8B"/>
    <w:rsid w:val="619D881D"/>
    <w:rsid w:val="61BD588E"/>
    <w:rsid w:val="61C834B7"/>
    <w:rsid w:val="61CABC31"/>
    <w:rsid w:val="61E02CBF"/>
    <w:rsid w:val="61EC1E32"/>
    <w:rsid w:val="62239017"/>
    <w:rsid w:val="622B17FB"/>
    <w:rsid w:val="623767E2"/>
    <w:rsid w:val="6278677E"/>
    <w:rsid w:val="634F3174"/>
    <w:rsid w:val="6370E86C"/>
    <w:rsid w:val="63FD5B68"/>
    <w:rsid w:val="640BDF4B"/>
    <w:rsid w:val="6457E4B1"/>
    <w:rsid w:val="64ADBEC4"/>
    <w:rsid w:val="64EC5070"/>
    <w:rsid w:val="6537433F"/>
    <w:rsid w:val="653D39EC"/>
    <w:rsid w:val="669B0CFD"/>
    <w:rsid w:val="66E1A6BD"/>
    <w:rsid w:val="66E68FB1"/>
    <w:rsid w:val="6747B511"/>
    <w:rsid w:val="67648962"/>
    <w:rsid w:val="6768B842"/>
    <w:rsid w:val="67F5236C"/>
    <w:rsid w:val="683CD1AB"/>
    <w:rsid w:val="68A32E5E"/>
    <w:rsid w:val="68BA421D"/>
    <w:rsid w:val="68E47A72"/>
    <w:rsid w:val="68EC1663"/>
    <w:rsid w:val="692C7719"/>
    <w:rsid w:val="6932DDB8"/>
    <w:rsid w:val="69611DF5"/>
    <w:rsid w:val="698F3FA5"/>
    <w:rsid w:val="69E9783C"/>
    <w:rsid w:val="6A593717"/>
    <w:rsid w:val="6A6FC8D6"/>
    <w:rsid w:val="6A83507A"/>
    <w:rsid w:val="6AC69148"/>
    <w:rsid w:val="6B17719D"/>
    <w:rsid w:val="6B5D9EBD"/>
    <w:rsid w:val="6C1057A8"/>
    <w:rsid w:val="6C12EE4A"/>
    <w:rsid w:val="6C17BA7E"/>
    <w:rsid w:val="6C7EE4A4"/>
    <w:rsid w:val="6CBD7B67"/>
    <w:rsid w:val="6CE24B2C"/>
    <w:rsid w:val="6CF31F5D"/>
    <w:rsid w:val="6CFF8BA4"/>
    <w:rsid w:val="6D2B1119"/>
    <w:rsid w:val="6D3C6DCF"/>
    <w:rsid w:val="6D46DF78"/>
    <w:rsid w:val="6D4E3716"/>
    <w:rsid w:val="6D77E5F8"/>
    <w:rsid w:val="6D996663"/>
    <w:rsid w:val="6DB2F367"/>
    <w:rsid w:val="6E129D17"/>
    <w:rsid w:val="6E13348F"/>
    <w:rsid w:val="6E53A12A"/>
    <w:rsid w:val="6E883128"/>
    <w:rsid w:val="6E957817"/>
    <w:rsid w:val="6EA6A28F"/>
    <w:rsid w:val="6EDCC4BF"/>
    <w:rsid w:val="6EFD422F"/>
    <w:rsid w:val="6F58A347"/>
    <w:rsid w:val="6F6A7389"/>
    <w:rsid w:val="6FF754E3"/>
    <w:rsid w:val="7037042D"/>
    <w:rsid w:val="703816FB"/>
    <w:rsid w:val="708A9E01"/>
    <w:rsid w:val="7090A0E7"/>
    <w:rsid w:val="70C02081"/>
    <w:rsid w:val="70C77338"/>
    <w:rsid w:val="710FD11A"/>
    <w:rsid w:val="712EC3C9"/>
    <w:rsid w:val="7135D2CC"/>
    <w:rsid w:val="7180A491"/>
    <w:rsid w:val="7207CAC8"/>
    <w:rsid w:val="7274923B"/>
    <w:rsid w:val="72C5CD4C"/>
    <w:rsid w:val="73962229"/>
    <w:rsid w:val="73A14784"/>
    <w:rsid w:val="73A4503D"/>
    <w:rsid w:val="74206F7E"/>
    <w:rsid w:val="7455C092"/>
    <w:rsid w:val="749CD747"/>
    <w:rsid w:val="74CAA7FB"/>
    <w:rsid w:val="751DA960"/>
    <w:rsid w:val="7523EEDA"/>
    <w:rsid w:val="75686AFE"/>
    <w:rsid w:val="75BD3821"/>
    <w:rsid w:val="75D68266"/>
    <w:rsid w:val="765598F9"/>
    <w:rsid w:val="7672CF12"/>
    <w:rsid w:val="76A05164"/>
    <w:rsid w:val="76D57775"/>
    <w:rsid w:val="76DBF0FF"/>
    <w:rsid w:val="76DD322A"/>
    <w:rsid w:val="76EB7498"/>
    <w:rsid w:val="77297E2B"/>
    <w:rsid w:val="77D63E27"/>
    <w:rsid w:val="77DF1C7D"/>
    <w:rsid w:val="77FFAFD4"/>
    <w:rsid w:val="7877FD39"/>
    <w:rsid w:val="787BA9D6"/>
    <w:rsid w:val="78A15223"/>
    <w:rsid w:val="78DC42A8"/>
    <w:rsid w:val="78FF829F"/>
    <w:rsid w:val="790A55CB"/>
    <w:rsid w:val="793CF406"/>
    <w:rsid w:val="7950E331"/>
    <w:rsid w:val="79793421"/>
    <w:rsid w:val="7982D612"/>
    <w:rsid w:val="79D3C69D"/>
    <w:rsid w:val="7A52DB6E"/>
    <w:rsid w:val="7A5E215E"/>
    <w:rsid w:val="7AAA334E"/>
    <w:rsid w:val="7AB58214"/>
    <w:rsid w:val="7AEB0F2C"/>
    <w:rsid w:val="7AF459EE"/>
    <w:rsid w:val="7B058CBC"/>
    <w:rsid w:val="7B729CCA"/>
    <w:rsid w:val="7BEABF78"/>
    <w:rsid w:val="7BF406A5"/>
    <w:rsid w:val="7C58E58B"/>
    <w:rsid w:val="7C763F85"/>
    <w:rsid w:val="7C9F3E3B"/>
    <w:rsid w:val="7CF40DA6"/>
    <w:rsid w:val="7D1517F6"/>
    <w:rsid w:val="7D165AB1"/>
    <w:rsid w:val="7D431A6E"/>
    <w:rsid w:val="7D54EE7E"/>
    <w:rsid w:val="7D7DA20F"/>
    <w:rsid w:val="7E0D3722"/>
    <w:rsid w:val="7E1E4240"/>
    <w:rsid w:val="7E4B0F51"/>
    <w:rsid w:val="7E5CE1A0"/>
    <w:rsid w:val="7EF0E718"/>
    <w:rsid w:val="7F38160A"/>
    <w:rsid w:val="7F3FE6EA"/>
    <w:rsid w:val="7F6E7166"/>
    <w:rsid w:val="7F7B9E44"/>
    <w:rsid w:val="7F83FD6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D3821"/>
  <w15:chartTrackingRefBased/>
  <w15:docId w15:val="{B402FDAA-1850-429D-BC31-107CC327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851AA"/>
    <w:pPr>
      <w:numPr>
        <w:numId w:val="3"/>
      </w:numPr>
      <w:contextualSpacing/>
      <w:outlineLvl w:val="0"/>
    </w:pPr>
    <w:rPr>
      <w:rFonts w:cstheme="minorHAnsi"/>
      <w:b/>
      <w:smallCaps/>
      <w:color w:val="003399"/>
      <w:sz w:val="32"/>
      <w:lang w:val="nl-BE"/>
    </w:rPr>
  </w:style>
  <w:style w:type="paragraph" w:styleId="Heading2">
    <w:name w:val="heading 2"/>
    <w:basedOn w:val="Normal"/>
    <w:next w:val="Normal"/>
    <w:link w:val="Heading2Char"/>
    <w:uiPriority w:val="9"/>
    <w:unhideWhenUsed/>
    <w:qFormat/>
    <w:rsid w:val="009110B3"/>
    <w:pPr>
      <w:numPr>
        <w:ilvl w:val="1"/>
        <w:numId w:val="3"/>
      </w:numPr>
      <w:contextualSpacing/>
      <w:outlineLvl w:val="1"/>
    </w:pPr>
    <w:rPr>
      <w:rFonts w:cstheme="minorHAnsi"/>
      <w:color w:val="003399"/>
      <w:sz w:val="28"/>
      <w:lang w:val="nl-BE"/>
    </w:rPr>
  </w:style>
  <w:style w:type="paragraph" w:styleId="Heading3">
    <w:name w:val="heading 3"/>
    <w:basedOn w:val="Normal"/>
    <w:next w:val="Normal"/>
    <w:link w:val="Heading3Char"/>
    <w:unhideWhenUsed/>
    <w:qFormat/>
    <w:rsid w:val="009110B3"/>
    <w:pPr>
      <w:numPr>
        <w:ilvl w:val="2"/>
        <w:numId w:val="3"/>
      </w:numPr>
      <w:contextualSpacing/>
      <w:outlineLvl w:val="2"/>
    </w:pPr>
    <w:rPr>
      <w:rFonts w:cstheme="minorHAnsi"/>
      <w:color w:val="003399"/>
      <w:sz w:val="24"/>
      <w:lang w:val="nl-BE"/>
    </w:rPr>
  </w:style>
  <w:style w:type="paragraph" w:styleId="Heading4">
    <w:name w:val="heading 4"/>
    <w:basedOn w:val="Normal"/>
    <w:next w:val="Normal"/>
    <w:link w:val="Heading4Char"/>
    <w:uiPriority w:val="9"/>
    <w:unhideWhenUsed/>
    <w:qFormat/>
    <w:rsid w:val="009110B3"/>
    <w:pPr>
      <w:keepNext/>
      <w:keepLines/>
      <w:numPr>
        <w:ilvl w:val="3"/>
        <w:numId w:val="3"/>
      </w:numPr>
      <w:tabs>
        <w:tab w:val="num" w:pos="2880"/>
      </w:tabs>
      <w:spacing w:before="40" w:after="0"/>
      <w:ind w:left="2880" w:hanging="360"/>
      <w:outlineLvl w:val="3"/>
    </w:pPr>
    <w:rPr>
      <w:rFonts w:eastAsiaTheme="majorEastAsia" w:cstheme="minorHAnsi"/>
      <w:i/>
      <w:iCs/>
      <w:color w:val="003399"/>
      <w:lang w:val="nl-BE"/>
    </w:rPr>
  </w:style>
  <w:style w:type="paragraph" w:styleId="Heading5">
    <w:name w:val="heading 5"/>
    <w:basedOn w:val="Normal"/>
    <w:next w:val="Normal"/>
    <w:link w:val="Heading5Char"/>
    <w:semiHidden/>
    <w:unhideWhenUsed/>
    <w:qFormat/>
    <w:rsid w:val="009110B3"/>
    <w:pPr>
      <w:keepNext/>
      <w:keepLines/>
      <w:numPr>
        <w:ilvl w:val="4"/>
        <w:numId w:val="3"/>
      </w:numPr>
      <w:tabs>
        <w:tab w:val="num" w:pos="3600"/>
      </w:tabs>
      <w:spacing w:before="40" w:after="0"/>
      <w:ind w:left="3600" w:hanging="360"/>
      <w:outlineLvl w:val="4"/>
    </w:pPr>
    <w:rPr>
      <w:rFonts w:asciiTheme="majorHAnsi" w:eastAsiaTheme="majorEastAsia" w:hAnsiTheme="majorHAnsi" w:cstheme="majorBidi"/>
      <w:color w:val="003399"/>
    </w:rPr>
  </w:style>
  <w:style w:type="paragraph" w:styleId="Heading6">
    <w:name w:val="heading 6"/>
    <w:basedOn w:val="Normal"/>
    <w:next w:val="Normal"/>
    <w:link w:val="Heading6Char"/>
    <w:semiHidden/>
    <w:unhideWhenUsed/>
    <w:qFormat/>
    <w:rsid w:val="00643812"/>
    <w:pPr>
      <w:keepNext/>
      <w:keepLines/>
      <w:numPr>
        <w:ilvl w:val="5"/>
        <w:numId w:val="3"/>
      </w:numPr>
      <w:tabs>
        <w:tab w:val="num" w:pos="4320"/>
      </w:tabs>
      <w:spacing w:before="40" w:after="0"/>
      <w:ind w:left="4320" w:hanging="360"/>
      <w:outlineLvl w:val="5"/>
    </w:pPr>
    <w:rPr>
      <w:rFonts w:asciiTheme="majorHAnsi" w:eastAsiaTheme="majorEastAsia" w:hAnsiTheme="majorHAnsi" w:cstheme="majorBidi"/>
      <w:color w:val="1E5968" w:themeColor="accent1" w:themeShade="7F"/>
    </w:rPr>
  </w:style>
  <w:style w:type="paragraph" w:styleId="Heading7">
    <w:name w:val="heading 7"/>
    <w:basedOn w:val="Normal"/>
    <w:next w:val="Normal"/>
    <w:link w:val="Heading7Char"/>
    <w:semiHidden/>
    <w:unhideWhenUsed/>
    <w:qFormat/>
    <w:rsid w:val="00643812"/>
    <w:pPr>
      <w:keepNext/>
      <w:keepLines/>
      <w:numPr>
        <w:ilvl w:val="6"/>
        <w:numId w:val="3"/>
      </w:numPr>
      <w:tabs>
        <w:tab w:val="num" w:pos="5040"/>
      </w:tabs>
      <w:spacing w:before="40" w:after="0"/>
      <w:ind w:left="5040" w:hanging="360"/>
      <w:outlineLvl w:val="6"/>
    </w:pPr>
    <w:rPr>
      <w:rFonts w:asciiTheme="majorHAnsi" w:eastAsiaTheme="majorEastAsia" w:hAnsiTheme="majorHAnsi" w:cstheme="majorBidi"/>
      <w:i/>
      <w:iCs/>
      <w:color w:val="1E5968" w:themeColor="accent1" w:themeShade="7F"/>
    </w:rPr>
  </w:style>
  <w:style w:type="paragraph" w:styleId="Heading8">
    <w:name w:val="heading 8"/>
    <w:basedOn w:val="Normal"/>
    <w:next w:val="Normal"/>
    <w:link w:val="Heading8Char"/>
    <w:semiHidden/>
    <w:unhideWhenUsed/>
    <w:qFormat/>
    <w:rsid w:val="00643812"/>
    <w:pPr>
      <w:keepNext/>
      <w:keepLines/>
      <w:numPr>
        <w:ilvl w:val="7"/>
        <w:numId w:val="3"/>
      </w:numPr>
      <w:tabs>
        <w:tab w:val="num" w:pos="5760"/>
      </w:tabs>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43812"/>
    <w:pPr>
      <w:keepNext/>
      <w:keepLines/>
      <w:numPr>
        <w:ilvl w:val="8"/>
        <w:numId w:val="3"/>
      </w:numPr>
      <w:tabs>
        <w:tab w:val="num" w:pos="6480"/>
      </w:tabs>
      <w:spacing w:before="40" w:after="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1">
    <w:name w:val="Titulo1"/>
    <w:basedOn w:val="Heading1"/>
    <w:next w:val="BodyText"/>
    <w:link w:val="Titulo1Car"/>
    <w:uiPriority w:val="1"/>
    <w:rsid w:val="00387850"/>
    <w:rPr>
      <w:b w:val="0"/>
      <w:bCs/>
      <w:color w:val="000000" w:themeColor="text1" w:themeShade="BF"/>
      <w:lang w:val="en-GB"/>
    </w:rPr>
  </w:style>
  <w:style w:type="character" w:customStyle="1" w:styleId="Titulo1Car">
    <w:name w:val="Titulo1 Car"/>
    <w:basedOn w:val="Heading1Char"/>
    <w:link w:val="Titulo1"/>
    <w:uiPriority w:val="1"/>
    <w:rsid w:val="0024129F"/>
    <w:rPr>
      <w:rFonts w:cstheme="minorHAnsi"/>
      <w:b w:val="0"/>
      <w:bCs/>
      <w:smallCaps/>
      <w:color w:val="000000" w:themeColor="text1" w:themeShade="BF"/>
      <w:sz w:val="32"/>
      <w:lang w:val="en-GB"/>
    </w:rPr>
  </w:style>
  <w:style w:type="character" w:customStyle="1" w:styleId="Heading1Char">
    <w:name w:val="Heading 1 Char"/>
    <w:basedOn w:val="DefaultParagraphFont"/>
    <w:link w:val="Heading1"/>
    <w:rsid w:val="00B851AA"/>
    <w:rPr>
      <w:rFonts w:cstheme="minorHAnsi"/>
      <w:b/>
      <w:smallCaps/>
      <w:color w:val="003399"/>
      <w:sz w:val="32"/>
      <w:lang w:val="nl-BE"/>
    </w:rPr>
  </w:style>
  <w:style w:type="paragraph" w:styleId="BodyText">
    <w:name w:val="Body Text"/>
    <w:basedOn w:val="Normal"/>
    <w:link w:val="BodyTextChar"/>
    <w:uiPriority w:val="99"/>
    <w:unhideWhenUsed/>
    <w:rsid w:val="001D3812"/>
    <w:pPr>
      <w:spacing w:after="120"/>
    </w:pPr>
  </w:style>
  <w:style w:type="character" w:customStyle="1" w:styleId="BodyTextChar">
    <w:name w:val="Body Text Char"/>
    <w:basedOn w:val="DefaultParagraphFont"/>
    <w:link w:val="BodyText"/>
    <w:uiPriority w:val="99"/>
    <w:rsid w:val="001D3812"/>
  </w:style>
  <w:style w:type="paragraph" w:customStyle="1" w:styleId="Estilo1">
    <w:name w:val="Estilo1"/>
    <w:basedOn w:val="Heading2"/>
    <w:next w:val="BodyText"/>
    <w:link w:val="Estilo1Car"/>
    <w:uiPriority w:val="1"/>
    <w:rsid w:val="001D3812"/>
    <w:pPr>
      <w:spacing w:before="480" w:after="240"/>
    </w:pPr>
    <w:rPr>
      <w:rFonts w:ascii="Arial" w:eastAsia="Arial" w:hAnsi="Arial"/>
      <w:b/>
      <w:bCs/>
      <w:noProof/>
      <w:color w:val="787B7E"/>
      <w:lang w:val="en-GB" w:eastAsia="en-GB"/>
      <w14:textFill>
        <w14:solidFill>
          <w14:srgbClr w14:val="787B7E">
            <w14:lumMod w14:val="75000"/>
          </w14:srgbClr>
        </w14:solidFill>
      </w14:textFill>
    </w:rPr>
  </w:style>
  <w:style w:type="character" w:customStyle="1" w:styleId="Estilo1Car">
    <w:name w:val="Estilo1 Car"/>
    <w:basedOn w:val="DefaultParagraphFont"/>
    <w:link w:val="Estilo1"/>
    <w:uiPriority w:val="1"/>
    <w:rsid w:val="001D3812"/>
    <w:rPr>
      <w:rFonts w:ascii="Arial" w:eastAsia="Arial" w:hAnsi="Arial" w:cstheme="minorHAnsi"/>
      <w:b/>
      <w:bCs/>
      <w:noProof/>
      <w:color w:val="787B7E"/>
      <w:sz w:val="28"/>
      <w:lang w:val="en-GB" w:eastAsia="en-GB"/>
      <w14:textFill>
        <w14:solidFill>
          <w14:srgbClr w14:val="787B7E">
            <w14:lumMod w14:val="75000"/>
          </w14:srgbClr>
        </w14:solidFill>
      </w14:textFill>
    </w:rPr>
  </w:style>
  <w:style w:type="character" w:customStyle="1" w:styleId="Heading2Char">
    <w:name w:val="Heading 2 Char"/>
    <w:basedOn w:val="DefaultParagraphFont"/>
    <w:link w:val="Heading2"/>
    <w:uiPriority w:val="9"/>
    <w:rsid w:val="009110B3"/>
    <w:rPr>
      <w:rFonts w:cstheme="minorHAnsi"/>
      <w:color w:val="003399"/>
      <w:sz w:val="28"/>
      <w:lang w:val="nl-BE"/>
    </w:rPr>
  </w:style>
  <w:style w:type="character" w:customStyle="1" w:styleId="Heading3Char">
    <w:name w:val="Heading 3 Char"/>
    <w:basedOn w:val="DefaultParagraphFont"/>
    <w:link w:val="Heading3"/>
    <w:rsid w:val="009110B3"/>
    <w:rPr>
      <w:rFonts w:cstheme="minorHAnsi"/>
      <w:color w:val="003399"/>
      <w:sz w:val="24"/>
      <w:lang w:val="nl-BE"/>
    </w:rPr>
  </w:style>
  <w:style w:type="paragraph" w:styleId="FootnoteText">
    <w:name w:val="footnote text"/>
    <w:basedOn w:val="Normal"/>
    <w:link w:val="FootnoteTextChar"/>
    <w:uiPriority w:val="99"/>
    <w:unhideWhenUsed/>
    <w:rsid w:val="00AF59E6"/>
    <w:pPr>
      <w:spacing w:after="0"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rsid w:val="00AF59E6"/>
    <w:rPr>
      <w:rFonts w:ascii="Calibri" w:eastAsia="Calibri" w:hAnsi="Calibri" w:cs="Times New Roman"/>
      <w:sz w:val="20"/>
      <w:szCs w:val="20"/>
    </w:rPr>
  </w:style>
  <w:style w:type="paragraph" w:styleId="CommentText">
    <w:name w:val="annotation text"/>
    <w:basedOn w:val="Normal"/>
    <w:link w:val="CommentTextChar"/>
    <w:unhideWhenUsed/>
    <w:rsid w:val="00AF59E6"/>
    <w:pPr>
      <w:spacing w:after="12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rsid w:val="00AF59E6"/>
    <w:rPr>
      <w:rFonts w:ascii="Calibri" w:eastAsia="Calibri" w:hAnsi="Calibri" w:cs="Times New Roman"/>
      <w:sz w:val="20"/>
      <w:szCs w:val="20"/>
    </w:rPr>
  </w:style>
  <w:style w:type="character" w:styleId="FootnoteReference">
    <w:name w:val="footnote reference"/>
    <w:aliases w:val="Footnote symbol,Footnote,RSC_WP (footnote reference),number,Footnote reference number,note TESI,-E Fußnotenzeichen,SUPERS,Times 10 Point,Exposant 3 Point,Fußnotenzeichen,Footnote number,Footnote Reference Number,fr"/>
    <w:uiPriority w:val="99"/>
    <w:semiHidden/>
    <w:unhideWhenUsed/>
    <w:rsid w:val="00AF59E6"/>
    <w:rPr>
      <w:rFonts w:ascii="Times New Roman" w:hAnsi="Times New Roman" w:cs="Times New Roman" w:hint="default"/>
      <w:vertAlign w:val="superscript"/>
    </w:rPr>
  </w:style>
  <w:style w:type="paragraph" w:styleId="Header">
    <w:name w:val="header"/>
    <w:basedOn w:val="Normal"/>
    <w:link w:val="HeaderChar"/>
    <w:unhideWhenUsed/>
    <w:rsid w:val="00AF59E6"/>
    <w:pPr>
      <w:tabs>
        <w:tab w:val="center" w:pos="4252"/>
        <w:tab w:val="right" w:pos="8504"/>
      </w:tabs>
      <w:spacing w:after="0" w:line="240" w:lineRule="auto"/>
    </w:pPr>
  </w:style>
  <w:style w:type="character" w:customStyle="1" w:styleId="HeaderChar">
    <w:name w:val="Header Char"/>
    <w:basedOn w:val="DefaultParagraphFont"/>
    <w:link w:val="Header"/>
    <w:rsid w:val="00AF59E6"/>
  </w:style>
  <w:style w:type="paragraph" w:styleId="Footer">
    <w:name w:val="footer"/>
    <w:basedOn w:val="Normal"/>
    <w:link w:val="FooterChar"/>
    <w:uiPriority w:val="99"/>
    <w:unhideWhenUsed/>
    <w:rsid w:val="00AF59E6"/>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59E6"/>
  </w:style>
  <w:style w:type="character" w:styleId="PageNumber">
    <w:name w:val="page number"/>
    <w:basedOn w:val="DefaultParagraphFont"/>
    <w:rsid w:val="00482D15"/>
  </w:style>
  <w:style w:type="paragraph" w:styleId="TOC1">
    <w:name w:val="toc 1"/>
    <w:basedOn w:val="Normal"/>
    <w:next w:val="Normal"/>
    <w:autoRedefine/>
    <w:uiPriority w:val="39"/>
    <w:unhideWhenUsed/>
    <w:rsid w:val="00814ABF"/>
    <w:pPr>
      <w:tabs>
        <w:tab w:val="right" w:leader="dot" w:pos="9628"/>
      </w:tabs>
      <w:spacing w:before="120" w:after="0" w:line="240" w:lineRule="auto"/>
    </w:pPr>
    <w:rPr>
      <w:b/>
    </w:rPr>
  </w:style>
  <w:style w:type="paragraph" w:styleId="TOC2">
    <w:name w:val="toc 2"/>
    <w:basedOn w:val="Normal"/>
    <w:next w:val="Normal"/>
    <w:autoRedefine/>
    <w:uiPriority w:val="39"/>
    <w:unhideWhenUsed/>
    <w:rsid w:val="00C818E6"/>
    <w:pPr>
      <w:spacing w:after="0" w:line="240" w:lineRule="auto"/>
      <w:ind w:left="221"/>
    </w:pPr>
  </w:style>
  <w:style w:type="paragraph" w:styleId="TOC3">
    <w:name w:val="toc 3"/>
    <w:basedOn w:val="Normal"/>
    <w:next w:val="Normal"/>
    <w:autoRedefine/>
    <w:uiPriority w:val="39"/>
    <w:unhideWhenUsed/>
    <w:rsid w:val="00C818E6"/>
    <w:pPr>
      <w:spacing w:after="0" w:line="240" w:lineRule="auto"/>
      <w:ind w:left="442"/>
    </w:pPr>
    <w:rPr>
      <w:sz w:val="20"/>
    </w:rPr>
  </w:style>
  <w:style w:type="character" w:styleId="Hyperlink">
    <w:name w:val="Hyperlink"/>
    <w:basedOn w:val="DefaultParagraphFont"/>
    <w:uiPriority w:val="99"/>
    <w:unhideWhenUsed/>
    <w:rsid w:val="000B00D7"/>
    <w:rPr>
      <w:color w:val="1F8CF9" w:themeColor="hyperlink"/>
      <w:u w:val="single"/>
    </w:rPr>
  </w:style>
  <w:style w:type="table" w:styleId="TableGrid">
    <w:name w:val="Table Grid"/>
    <w:basedOn w:val="TableNormal"/>
    <w:uiPriority w:val="59"/>
    <w:rsid w:val="003E6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18BC"/>
    <w:pPr>
      <w:jc w:val="center"/>
    </w:pPr>
    <w:rPr>
      <w:rFonts w:cstheme="minorHAnsi"/>
      <w:b/>
      <w:noProof/>
      <w:color w:val="ECA421"/>
      <w:sz w:val="56"/>
      <w:lang w:val="nl-BE"/>
    </w:rPr>
  </w:style>
  <w:style w:type="character" w:customStyle="1" w:styleId="TitleChar">
    <w:name w:val="Title Char"/>
    <w:basedOn w:val="DefaultParagraphFont"/>
    <w:link w:val="Title"/>
    <w:uiPriority w:val="10"/>
    <w:rsid w:val="00DB18BC"/>
    <w:rPr>
      <w:rFonts w:cstheme="minorHAnsi"/>
      <w:b/>
      <w:noProof/>
      <w:color w:val="ECA421"/>
      <w:sz w:val="56"/>
      <w:lang w:val="nl-BE"/>
    </w:rPr>
  </w:style>
  <w:style w:type="character" w:customStyle="1" w:styleId="Heading4Char">
    <w:name w:val="Heading 4 Char"/>
    <w:basedOn w:val="DefaultParagraphFont"/>
    <w:link w:val="Heading4"/>
    <w:uiPriority w:val="9"/>
    <w:rsid w:val="009110B3"/>
    <w:rPr>
      <w:rFonts w:eastAsiaTheme="majorEastAsia" w:cstheme="minorHAnsi"/>
      <w:i/>
      <w:iCs/>
      <w:color w:val="003399"/>
      <w:lang w:val="nl-BE"/>
    </w:rPr>
  </w:style>
  <w:style w:type="paragraph" w:styleId="EndnoteText">
    <w:name w:val="endnote text"/>
    <w:basedOn w:val="Normal"/>
    <w:link w:val="EndnoteTextChar"/>
    <w:uiPriority w:val="99"/>
    <w:semiHidden/>
    <w:unhideWhenUsed/>
    <w:rsid w:val="00403CA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03CAD"/>
    <w:rPr>
      <w:sz w:val="20"/>
      <w:szCs w:val="20"/>
    </w:rPr>
  </w:style>
  <w:style w:type="character" w:styleId="EndnoteReference">
    <w:name w:val="endnote reference"/>
    <w:basedOn w:val="DefaultParagraphFont"/>
    <w:uiPriority w:val="99"/>
    <w:semiHidden/>
    <w:unhideWhenUsed/>
    <w:rsid w:val="00403CAD"/>
    <w:rPr>
      <w:vertAlign w:val="superscript"/>
    </w:rPr>
  </w:style>
  <w:style w:type="character" w:styleId="CommentReference">
    <w:name w:val="annotation reference"/>
    <w:basedOn w:val="DefaultParagraphFont"/>
    <w:semiHidden/>
    <w:unhideWhenUsed/>
    <w:rsid w:val="0088293F"/>
    <w:rPr>
      <w:sz w:val="16"/>
      <w:szCs w:val="16"/>
    </w:rPr>
  </w:style>
  <w:style w:type="paragraph" w:styleId="CommentSubject">
    <w:name w:val="annotation subject"/>
    <w:basedOn w:val="CommentText"/>
    <w:next w:val="CommentText"/>
    <w:link w:val="CommentSubjectChar"/>
    <w:uiPriority w:val="99"/>
    <w:semiHidden/>
    <w:unhideWhenUsed/>
    <w:rsid w:val="0088293F"/>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8293F"/>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8829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93F"/>
    <w:rPr>
      <w:rFonts w:ascii="Segoe UI" w:hAnsi="Segoe UI" w:cs="Segoe UI"/>
      <w:sz w:val="18"/>
      <w:szCs w:val="18"/>
    </w:rPr>
  </w:style>
  <w:style w:type="paragraph" w:styleId="TOCHeading">
    <w:name w:val="TOC Heading"/>
    <w:basedOn w:val="Heading1"/>
    <w:next w:val="Normal"/>
    <w:uiPriority w:val="39"/>
    <w:unhideWhenUsed/>
    <w:qFormat/>
    <w:rsid w:val="0088293F"/>
    <w:pPr>
      <w:keepNext/>
      <w:keepLines/>
      <w:spacing w:before="240" w:after="0"/>
      <w:contextualSpacing w:val="0"/>
      <w:outlineLvl w:val="9"/>
    </w:pPr>
    <w:rPr>
      <w:rFonts w:asciiTheme="majorHAnsi" w:eastAsiaTheme="majorEastAsia" w:hAnsiTheme="majorHAnsi" w:cstheme="majorBidi"/>
      <w:b w:val="0"/>
      <w:smallCaps w:val="0"/>
      <w:szCs w:val="32"/>
      <w:lang w:val="en-GB" w:eastAsia="en-GB"/>
    </w:rPr>
  </w:style>
  <w:style w:type="table" w:styleId="GridTable1Light-Accent1">
    <w:name w:val="Grid Table 1 Light Accent 1"/>
    <w:basedOn w:val="TableNormal"/>
    <w:uiPriority w:val="46"/>
    <w:rsid w:val="00FE709B"/>
    <w:pPr>
      <w:spacing w:after="0" w:line="240" w:lineRule="auto"/>
    </w:pPr>
    <w:tblPr>
      <w:tblStyleRowBandSize w:val="1"/>
      <w:tblStyleColBandSize w:val="1"/>
      <w:tblBorders>
        <w:top w:val="single" w:sz="4" w:space="0" w:color="B4DFE9" w:themeColor="accent1" w:themeTint="66"/>
        <w:left w:val="single" w:sz="4" w:space="0" w:color="B4DFE9" w:themeColor="accent1" w:themeTint="66"/>
        <w:bottom w:val="single" w:sz="4" w:space="0" w:color="B4DFE9" w:themeColor="accent1" w:themeTint="66"/>
        <w:right w:val="single" w:sz="4" w:space="0" w:color="B4DFE9" w:themeColor="accent1" w:themeTint="66"/>
        <w:insideH w:val="single" w:sz="4" w:space="0" w:color="B4DFE9" w:themeColor="accent1" w:themeTint="66"/>
        <w:insideV w:val="single" w:sz="4" w:space="0" w:color="B4DFE9" w:themeColor="accent1" w:themeTint="66"/>
      </w:tblBorders>
    </w:tblPr>
    <w:tblStylePr w:type="firstRow">
      <w:rPr>
        <w:b/>
        <w:bCs/>
      </w:rPr>
      <w:tblPr/>
      <w:tcPr>
        <w:tcBorders>
          <w:bottom w:val="single" w:sz="12" w:space="0" w:color="8FCFDE" w:themeColor="accent1" w:themeTint="99"/>
        </w:tcBorders>
      </w:tcPr>
    </w:tblStylePr>
    <w:tblStylePr w:type="lastRow">
      <w:rPr>
        <w:b/>
        <w:bCs/>
      </w:rPr>
      <w:tblPr/>
      <w:tcPr>
        <w:tcBorders>
          <w:top w:val="double" w:sz="2" w:space="0" w:color="8FCFDE" w:themeColor="accen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semiHidden/>
    <w:rsid w:val="009110B3"/>
    <w:rPr>
      <w:rFonts w:asciiTheme="majorHAnsi" w:eastAsiaTheme="majorEastAsia" w:hAnsiTheme="majorHAnsi" w:cstheme="majorBidi"/>
      <w:color w:val="003399"/>
    </w:rPr>
  </w:style>
  <w:style w:type="paragraph" w:customStyle="1" w:styleId="paragraph">
    <w:name w:val="paragraph"/>
    <w:basedOn w:val="Normal"/>
    <w:link w:val="paragraphChar"/>
    <w:rsid w:val="009D599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9D5996"/>
  </w:style>
  <w:style w:type="character" w:customStyle="1" w:styleId="eop">
    <w:name w:val="eop"/>
    <w:basedOn w:val="DefaultParagraphFont"/>
    <w:rsid w:val="009D5996"/>
  </w:style>
  <w:style w:type="character" w:styleId="UnresolvedMention">
    <w:name w:val="Unresolved Mention"/>
    <w:basedOn w:val="DefaultParagraphFont"/>
    <w:uiPriority w:val="99"/>
    <w:unhideWhenUsed/>
    <w:rsid w:val="004631C6"/>
    <w:rPr>
      <w:color w:val="605E5C"/>
      <w:shd w:val="clear" w:color="auto" w:fill="E1DFDD"/>
    </w:rPr>
  </w:style>
  <w:style w:type="paragraph" w:styleId="ListParagraph">
    <w:name w:val="List Paragraph"/>
    <w:basedOn w:val="Normal"/>
    <w:uiPriority w:val="34"/>
    <w:qFormat/>
    <w:rsid w:val="005E26CA"/>
    <w:pPr>
      <w:spacing w:after="0" w:line="240" w:lineRule="auto"/>
      <w:ind w:left="720"/>
      <w:contextualSpacing/>
    </w:pPr>
    <w:rPr>
      <w:rFonts w:ascii="Verdana" w:eastAsia="SimSun" w:hAnsi="Verdana" w:cs="Times New Roman"/>
      <w:sz w:val="18"/>
      <w:szCs w:val="18"/>
      <w:lang w:val="en-GB" w:eastAsia="en-GB"/>
    </w:rPr>
  </w:style>
  <w:style w:type="character" w:customStyle="1" w:styleId="docssharedwiztogglelabeledlabeltext">
    <w:name w:val="docssharedwiztogglelabeledlabeltext"/>
    <w:basedOn w:val="DefaultParagraphFont"/>
    <w:rsid w:val="005E26CA"/>
  </w:style>
  <w:style w:type="paragraph" w:styleId="Revision">
    <w:name w:val="Revision"/>
    <w:hidden/>
    <w:uiPriority w:val="99"/>
    <w:semiHidden/>
    <w:rsid w:val="00AE733A"/>
    <w:pPr>
      <w:spacing w:after="0" w:line="240" w:lineRule="auto"/>
    </w:pPr>
  </w:style>
  <w:style w:type="character" w:customStyle="1" w:styleId="findhit">
    <w:name w:val="findhit"/>
    <w:basedOn w:val="DefaultParagraphFont"/>
    <w:rsid w:val="00025FD0"/>
  </w:style>
  <w:style w:type="character" w:styleId="Mention">
    <w:name w:val="Mention"/>
    <w:basedOn w:val="DefaultParagraphFont"/>
    <w:uiPriority w:val="99"/>
    <w:unhideWhenUsed/>
    <w:rsid w:val="00F565BE"/>
    <w:rPr>
      <w:color w:val="2B579A"/>
      <w:shd w:val="clear" w:color="auto" w:fill="E1DFDD"/>
    </w:rPr>
  </w:style>
  <w:style w:type="paragraph" w:customStyle="1" w:styleId="Default">
    <w:name w:val="Default"/>
    <w:rsid w:val="00D778AE"/>
    <w:pPr>
      <w:autoSpaceDE w:val="0"/>
      <w:autoSpaceDN w:val="0"/>
      <w:adjustRightInd w:val="0"/>
      <w:spacing w:after="0" w:line="240" w:lineRule="auto"/>
    </w:pPr>
    <w:rPr>
      <w:rFonts w:ascii="Courier New" w:hAnsi="Courier New" w:cs="Courier New"/>
      <w:color w:val="000000"/>
      <w:sz w:val="24"/>
      <w:szCs w:val="24"/>
      <w:lang w:val="en-GB"/>
    </w:rPr>
  </w:style>
  <w:style w:type="paragraph" w:customStyle="1" w:styleId="TableParagraph">
    <w:name w:val="Table Paragraph"/>
    <w:basedOn w:val="Normal"/>
    <w:uiPriority w:val="1"/>
    <w:qFormat/>
    <w:rsid w:val="00263ED2"/>
    <w:pPr>
      <w:widowControl w:val="0"/>
      <w:autoSpaceDE w:val="0"/>
      <w:autoSpaceDN w:val="0"/>
      <w:spacing w:before="37" w:after="0" w:line="240" w:lineRule="auto"/>
      <w:ind w:left="107"/>
    </w:pPr>
    <w:rPr>
      <w:rFonts w:ascii="Courier New" w:eastAsia="Courier New" w:hAnsi="Courier New" w:cs="Courier New"/>
      <w:lang w:val="en-US"/>
    </w:rPr>
  </w:style>
  <w:style w:type="table" w:customStyle="1" w:styleId="TableNormal1">
    <w:name w:val="Table Normal1"/>
    <w:uiPriority w:val="2"/>
    <w:semiHidden/>
    <w:unhideWhenUsed/>
    <w:qFormat/>
    <w:rsid w:val="000327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Heading6Char">
    <w:name w:val="Heading 6 Char"/>
    <w:basedOn w:val="DefaultParagraphFont"/>
    <w:link w:val="Heading6"/>
    <w:semiHidden/>
    <w:rsid w:val="00643812"/>
    <w:rPr>
      <w:rFonts w:asciiTheme="majorHAnsi" w:eastAsiaTheme="majorEastAsia" w:hAnsiTheme="majorHAnsi" w:cstheme="majorBidi"/>
      <w:color w:val="1E5968" w:themeColor="accent1" w:themeShade="7F"/>
    </w:rPr>
  </w:style>
  <w:style w:type="character" w:customStyle="1" w:styleId="Heading7Char">
    <w:name w:val="Heading 7 Char"/>
    <w:basedOn w:val="DefaultParagraphFont"/>
    <w:link w:val="Heading7"/>
    <w:semiHidden/>
    <w:rsid w:val="00643812"/>
    <w:rPr>
      <w:rFonts w:asciiTheme="majorHAnsi" w:eastAsiaTheme="majorEastAsia" w:hAnsiTheme="majorHAnsi" w:cstheme="majorBidi"/>
      <w:i/>
      <w:iCs/>
      <w:color w:val="1E5968" w:themeColor="accent1" w:themeShade="7F"/>
    </w:rPr>
  </w:style>
  <w:style w:type="character" w:customStyle="1" w:styleId="Heading8Char">
    <w:name w:val="Heading 8 Char"/>
    <w:basedOn w:val="DefaultParagraphFont"/>
    <w:link w:val="Heading8"/>
    <w:semiHidden/>
    <w:rsid w:val="0064381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43812"/>
    <w:rPr>
      <w:rFonts w:asciiTheme="majorHAnsi" w:eastAsiaTheme="majorEastAsia" w:hAnsiTheme="majorHAnsi" w:cstheme="majorBidi"/>
      <w:i/>
      <w:iCs/>
      <w:color w:val="272727" w:themeColor="text1" w:themeTint="D8"/>
      <w:sz w:val="21"/>
      <w:szCs w:val="21"/>
    </w:rPr>
  </w:style>
  <w:style w:type="paragraph" w:customStyle="1" w:styleId="BodytextAgency">
    <w:name w:val="Body text (Agency)"/>
    <w:basedOn w:val="Normal"/>
    <w:link w:val="BodytextAgencyChar"/>
    <w:qFormat/>
    <w:rsid w:val="00E43EBF"/>
    <w:pPr>
      <w:spacing w:after="140" w:line="280" w:lineRule="atLeast"/>
    </w:pPr>
    <w:rPr>
      <w:rFonts w:ascii="Verdana" w:eastAsia="Verdana" w:hAnsi="Verdana" w:cs="Verdana"/>
      <w:sz w:val="18"/>
      <w:szCs w:val="18"/>
      <w:lang w:val="en-GB" w:eastAsia="en-GB"/>
    </w:rPr>
  </w:style>
  <w:style w:type="character" w:customStyle="1" w:styleId="BodytextAgencyChar">
    <w:name w:val="Body text (Agency) Char"/>
    <w:link w:val="BodytextAgency"/>
    <w:rsid w:val="00E43EBF"/>
    <w:rPr>
      <w:rFonts w:ascii="Verdana" w:eastAsia="Verdana" w:hAnsi="Verdana" w:cs="Verdana"/>
      <w:sz w:val="18"/>
      <w:szCs w:val="18"/>
      <w:lang w:val="en-GB" w:eastAsia="en-GB"/>
    </w:rPr>
  </w:style>
  <w:style w:type="paragraph" w:customStyle="1" w:styleId="Heading1Agency">
    <w:name w:val="Heading 1 (Agency)"/>
    <w:basedOn w:val="Normal"/>
    <w:next w:val="BodytextAgency"/>
    <w:link w:val="Heading1AgencyChar"/>
    <w:qFormat/>
    <w:rsid w:val="00424644"/>
    <w:pPr>
      <w:keepNext/>
      <w:numPr>
        <w:numId w:val="4"/>
      </w:numPr>
      <w:spacing w:before="280" w:after="220" w:line="240" w:lineRule="auto"/>
      <w:outlineLvl w:val="0"/>
    </w:pPr>
    <w:rPr>
      <w:rFonts w:ascii="Verdana" w:eastAsia="Verdana" w:hAnsi="Verdana" w:cs="Arial"/>
      <w:b/>
      <w:bCs/>
      <w:kern w:val="32"/>
      <w:sz w:val="27"/>
      <w:szCs w:val="27"/>
      <w:lang w:val="en-GB" w:eastAsia="en-GB"/>
    </w:rPr>
  </w:style>
  <w:style w:type="paragraph" w:customStyle="1" w:styleId="Heading2Agency">
    <w:name w:val="Heading 2 (Agency)"/>
    <w:basedOn w:val="Normal"/>
    <w:next w:val="BodytextAgency"/>
    <w:qFormat/>
    <w:rsid w:val="00424644"/>
    <w:pPr>
      <w:keepNext/>
      <w:numPr>
        <w:ilvl w:val="1"/>
        <w:numId w:val="4"/>
      </w:numPr>
      <w:spacing w:before="280" w:after="220" w:line="240" w:lineRule="auto"/>
      <w:ind w:left="1080" w:hanging="360"/>
      <w:outlineLvl w:val="1"/>
    </w:pPr>
    <w:rPr>
      <w:rFonts w:ascii="Verdana" w:eastAsia="Verdana" w:hAnsi="Verdana" w:cs="Arial"/>
      <w:b/>
      <w:bCs/>
      <w:i/>
      <w:kern w:val="32"/>
      <w:lang w:val="en-GB" w:eastAsia="en-GB"/>
    </w:rPr>
  </w:style>
  <w:style w:type="paragraph" w:customStyle="1" w:styleId="Heading3Agency">
    <w:name w:val="Heading 3 (Agency)"/>
    <w:basedOn w:val="Normal"/>
    <w:next w:val="BodytextAgency"/>
    <w:qFormat/>
    <w:rsid w:val="00424644"/>
    <w:pPr>
      <w:keepNext/>
      <w:numPr>
        <w:ilvl w:val="2"/>
        <w:numId w:val="4"/>
      </w:numPr>
      <w:spacing w:before="280" w:after="220" w:line="240" w:lineRule="auto"/>
      <w:ind w:left="1800" w:hanging="360"/>
      <w:outlineLvl w:val="2"/>
    </w:pPr>
    <w:rPr>
      <w:rFonts w:ascii="Verdana" w:eastAsia="Verdana" w:hAnsi="Verdana" w:cs="Arial"/>
      <w:b/>
      <w:bCs/>
      <w:kern w:val="32"/>
      <w:lang w:val="en-GB" w:eastAsia="en-GB"/>
    </w:rPr>
  </w:style>
  <w:style w:type="paragraph" w:customStyle="1" w:styleId="Heading4Agency">
    <w:name w:val="Heading 4 (Agency)"/>
    <w:basedOn w:val="Heading3Agency"/>
    <w:next w:val="BodytextAgency"/>
    <w:qFormat/>
    <w:rsid w:val="00424644"/>
    <w:pPr>
      <w:numPr>
        <w:ilvl w:val="3"/>
      </w:numPr>
      <w:outlineLvl w:val="3"/>
    </w:pPr>
    <w:rPr>
      <w:i/>
      <w:sz w:val="18"/>
      <w:szCs w:val="18"/>
    </w:rPr>
  </w:style>
  <w:style w:type="paragraph" w:customStyle="1" w:styleId="Heading5Agency">
    <w:name w:val="Heading 5 (Agency)"/>
    <w:basedOn w:val="Heading4Agency"/>
    <w:next w:val="BodytextAgency"/>
    <w:qFormat/>
    <w:rsid w:val="00424644"/>
    <w:pPr>
      <w:numPr>
        <w:ilvl w:val="4"/>
      </w:numPr>
      <w:outlineLvl w:val="4"/>
    </w:pPr>
    <w:rPr>
      <w:i w:val="0"/>
    </w:rPr>
  </w:style>
  <w:style w:type="paragraph" w:customStyle="1" w:styleId="Heading6Agency">
    <w:name w:val="Heading 6 (Agency)"/>
    <w:basedOn w:val="Heading5Agency"/>
    <w:next w:val="BodytextAgency"/>
    <w:rsid w:val="00424644"/>
    <w:pPr>
      <w:numPr>
        <w:ilvl w:val="5"/>
      </w:numPr>
      <w:outlineLvl w:val="5"/>
    </w:pPr>
  </w:style>
  <w:style w:type="paragraph" w:customStyle="1" w:styleId="Heading7Agency">
    <w:name w:val="Heading 7 (Agency)"/>
    <w:basedOn w:val="Heading6Agency"/>
    <w:next w:val="BodytextAgency"/>
    <w:semiHidden/>
    <w:rsid w:val="00424644"/>
    <w:pPr>
      <w:numPr>
        <w:ilvl w:val="6"/>
      </w:numPr>
      <w:outlineLvl w:val="6"/>
    </w:pPr>
  </w:style>
  <w:style w:type="paragraph" w:customStyle="1" w:styleId="Heading8Agency">
    <w:name w:val="Heading 8 (Agency)"/>
    <w:basedOn w:val="Heading7Agency"/>
    <w:next w:val="BodytextAgency"/>
    <w:semiHidden/>
    <w:rsid w:val="00424644"/>
    <w:pPr>
      <w:numPr>
        <w:ilvl w:val="7"/>
      </w:numPr>
      <w:outlineLvl w:val="7"/>
    </w:pPr>
  </w:style>
  <w:style w:type="paragraph" w:customStyle="1" w:styleId="Heading9Agency">
    <w:name w:val="Heading 9 (Agency)"/>
    <w:basedOn w:val="Heading8Agency"/>
    <w:next w:val="BodytextAgency"/>
    <w:semiHidden/>
    <w:rsid w:val="00424644"/>
    <w:pPr>
      <w:numPr>
        <w:ilvl w:val="8"/>
      </w:numPr>
      <w:outlineLvl w:val="8"/>
    </w:pPr>
  </w:style>
  <w:style w:type="character" w:customStyle="1" w:styleId="Heading1AgencyChar">
    <w:name w:val="Heading 1 (Agency) Char"/>
    <w:link w:val="Heading1Agency"/>
    <w:rsid w:val="00424644"/>
    <w:rPr>
      <w:rFonts w:ascii="Verdana" w:eastAsia="Verdana" w:hAnsi="Verdana" w:cs="Arial"/>
      <w:b/>
      <w:bCs/>
      <w:kern w:val="32"/>
      <w:sz w:val="27"/>
      <w:szCs w:val="27"/>
      <w:lang w:val="en-GB" w:eastAsia="en-GB"/>
    </w:rPr>
  </w:style>
  <w:style w:type="character" w:customStyle="1" w:styleId="scxw141990106">
    <w:name w:val="scxw141990106"/>
    <w:basedOn w:val="DefaultParagraphFont"/>
    <w:rsid w:val="00F95608"/>
  </w:style>
  <w:style w:type="character" w:customStyle="1" w:styleId="scxw4900233">
    <w:name w:val="scxw4900233"/>
    <w:basedOn w:val="DefaultParagraphFont"/>
    <w:rsid w:val="00C51910"/>
  </w:style>
  <w:style w:type="character" w:customStyle="1" w:styleId="paragraphChar">
    <w:name w:val="paragraph Char"/>
    <w:basedOn w:val="DefaultParagraphFont"/>
    <w:link w:val="paragraph"/>
    <w:rsid w:val="00E40B7F"/>
    <w:rPr>
      <w:rFonts w:ascii="Times New Roman" w:eastAsia="Times New Roman" w:hAnsi="Times New Roman" w:cs="Times New Roman"/>
      <w:sz w:val="24"/>
      <w:szCs w:val="24"/>
      <w:lang w:val="en-US"/>
    </w:rPr>
  </w:style>
  <w:style w:type="paragraph" w:customStyle="1" w:styleId="TablefirstrowAgency">
    <w:name w:val="Table first row (Agency)"/>
    <w:basedOn w:val="BodytextAgency"/>
    <w:semiHidden/>
    <w:rsid w:val="00AF6495"/>
    <w:pPr>
      <w:keepNext/>
    </w:pPr>
    <w:rPr>
      <w:rFonts w:asciiTheme="minorHAnsi" w:eastAsia="Times New Roman" w:hAnsiTheme="minorHAnsi"/>
      <w:b/>
      <w:sz w:val="22"/>
      <w:lang w:val="es-ES"/>
    </w:rPr>
  </w:style>
  <w:style w:type="table" w:customStyle="1" w:styleId="Rastertabel1licht-Accent11">
    <w:name w:val="Rastertabel 1 licht - Accent 11"/>
    <w:basedOn w:val="TableNormal"/>
    <w:uiPriority w:val="46"/>
    <w:rsid w:val="00AF114B"/>
    <w:pPr>
      <w:spacing w:after="0" w:line="240" w:lineRule="auto"/>
    </w:pPr>
    <w:tblPr>
      <w:tblStyleRowBandSize w:val="1"/>
      <w:tblStyleColBandSize w:val="1"/>
      <w:tblBorders>
        <w:top w:val="single" w:sz="4" w:space="0" w:color="B4DFE9" w:themeColor="accent1" w:themeTint="66"/>
        <w:left w:val="single" w:sz="4" w:space="0" w:color="B4DFE9" w:themeColor="accent1" w:themeTint="66"/>
        <w:bottom w:val="single" w:sz="4" w:space="0" w:color="B4DFE9" w:themeColor="accent1" w:themeTint="66"/>
        <w:right w:val="single" w:sz="4" w:space="0" w:color="B4DFE9" w:themeColor="accent1" w:themeTint="66"/>
        <w:insideH w:val="single" w:sz="4" w:space="0" w:color="B4DFE9" w:themeColor="accent1" w:themeTint="66"/>
        <w:insideV w:val="single" w:sz="4" w:space="0" w:color="B4DFE9" w:themeColor="accent1" w:themeTint="66"/>
      </w:tblBorders>
    </w:tblPr>
    <w:tblStylePr w:type="firstRow">
      <w:rPr>
        <w:b/>
        <w:bCs/>
      </w:rPr>
      <w:tblPr/>
      <w:tcPr>
        <w:tcBorders>
          <w:bottom w:val="single" w:sz="12" w:space="0" w:color="8FCFDE" w:themeColor="accent1" w:themeTint="99"/>
        </w:tcBorders>
      </w:tcPr>
    </w:tblStylePr>
    <w:tblStylePr w:type="lastRow">
      <w:rPr>
        <w:b/>
        <w:bCs/>
      </w:rPr>
      <w:tblPr/>
      <w:tcPr>
        <w:tcBorders>
          <w:top w:val="double" w:sz="2" w:space="0" w:color="8FCFDE" w:themeColor="accent1" w:themeTint="99"/>
        </w:tcBorders>
      </w:tcPr>
    </w:tblStylePr>
    <w:tblStylePr w:type="firstCol">
      <w:rPr>
        <w:b/>
        <w:bCs/>
      </w:rPr>
    </w:tblStylePr>
    <w:tblStylePr w:type="lastCol">
      <w:rPr>
        <w:b/>
        <w:bCs/>
      </w:rPr>
    </w:tblStylePr>
  </w:style>
  <w:style w:type="paragraph" w:customStyle="1" w:styleId="EndNoteBibliographyTitle">
    <w:name w:val="EndNote Bibliography Title"/>
    <w:basedOn w:val="Normal"/>
    <w:link w:val="EndNoteBibliographyTitleChar"/>
    <w:rsid w:val="000F0E8A"/>
    <w:pPr>
      <w:spacing w:after="0"/>
      <w:jc w:val="center"/>
    </w:pPr>
    <w:rPr>
      <w:rFonts w:ascii="Calibri" w:eastAsia="Times New Roman" w:hAnsi="Calibri" w:cs="Calibri"/>
      <w:sz w:val="24"/>
      <w:szCs w:val="24"/>
      <w:lang w:val="en-US"/>
    </w:rPr>
  </w:style>
  <w:style w:type="character" w:customStyle="1" w:styleId="EndNoteBibliographyTitleChar">
    <w:name w:val="EndNote Bibliography Title Char"/>
    <w:basedOn w:val="paragraphChar"/>
    <w:link w:val="EndNoteBibliographyTitle"/>
    <w:rsid w:val="0072120D"/>
    <w:rPr>
      <w:rFonts w:ascii="Calibri" w:eastAsia="Times New Roman" w:hAnsi="Calibri" w:cs="Calibri"/>
      <w:sz w:val="24"/>
      <w:szCs w:val="24"/>
      <w:lang w:val="en-US"/>
    </w:rPr>
  </w:style>
  <w:style w:type="paragraph" w:customStyle="1" w:styleId="EndNoteBibliography">
    <w:name w:val="EndNote Bibliography"/>
    <w:basedOn w:val="Normal"/>
    <w:link w:val="EndNoteBibliographyChar"/>
    <w:rsid w:val="000F0E8A"/>
    <w:pPr>
      <w:spacing w:line="240" w:lineRule="auto"/>
    </w:pPr>
    <w:rPr>
      <w:rFonts w:ascii="Calibri" w:eastAsia="Times New Roman" w:hAnsi="Calibri" w:cs="Calibri"/>
      <w:sz w:val="24"/>
      <w:szCs w:val="24"/>
      <w:lang w:val="en-US"/>
    </w:rPr>
  </w:style>
  <w:style w:type="character" w:customStyle="1" w:styleId="EndNoteBibliographyChar">
    <w:name w:val="EndNote Bibliography Char"/>
    <w:basedOn w:val="paragraphChar"/>
    <w:link w:val="EndNoteBibliography"/>
    <w:rsid w:val="0072120D"/>
    <w:rPr>
      <w:rFonts w:ascii="Calibri" w:eastAsia="Times New Roman" w:hAnsi="Calibri" w:cs="Calibr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15523">
      <w:bodyDiv w:val="1"/>
      <w:marLeft w:val="0"/>
      <w:marRight w:val="0"/>
      <w:marTop w:val="0"/>
      <w:marBottom w:val="0"/>
      <w:divBdr>
        <w:top w:val="none" w:sz="0" w:space="0" w:color="auto"/>
        <w:left w:val="none" w:sz="0" w:space="0" w:color="auto"/>
        <w:bottom w:val="none" w:sz="0" w:space="0" w:color="auto"/>
        <w:right w:val="none" w:sz="0" w:space="0" w:color="auto"/>
      </w:divBdr>
      <w:divsChild>
        <w:div w:id="75787763">
          <w:marLeft w:val="0"/>
          <w:marRight w:val="0"/>
          <w:marTop w:val="0"/>
          <w:marBottom w:val="0"/>
          <w:divBdr>
            <w:top w:val="none" w:sz="0" w:space="0" w:color="auto"/>
            <w:left w:val="none" w:sz="0" w:space="0" w:color="auto"/>
            <w:bottom w:val="none" w:sz="0" w:space="0" w:color="auto"/>
            <w:right w:val="none" w:sz="0" w:space="0" w:color="auto"/>
          </w:divBdr>
        </w:div>
        <w:div w:id="209850566">
          <w:marLeft w:val="0"/>
          <w:marRight w:val="0"/>
          <w:marTop w:val="0"/>
          <w:marBottom w:val="0"/>
          <w:divBdr>
            <w:top w:val="none" w:sz="0" w:space="0" w:color="auto"/>
            <w:left w:val="none" w:sz="0" w:space="0" w:color="auto"/>
            <w:bottom w:val="none" w:sz="0" w:space="0" w:color="auto"/>
            <w:right w:val="none" w:sz="0" w:space="0" w:color="auto"/>
          </w:divBdr>
        </w:div>
        <w:div w:id="215777077">
          <w:marLeft w:val="0"/>
          <w:marRight w:val="0"/>
          <w:marTop w:val="0"/>
          <w:marBottom w:val="0"/>
          <w:divBdr>
            <w:top w:val="none" w:sz="0" w:space="0" w:color="auto"/>
            <w:left w:val="none" w:sz="0" w:space="0" w:color="auto"/>
            <w:bottom w:val="none" w:sz="0" w:space="0" w:color="auto"/>
            <w:right w:val="none" w:sz="0" w:space="0" w:color="auto"/>
          </w:divBdr>
        </w:div>
        <w:div w:id="654190804">
          <w:marLeft w:val="0"/>
          <w:marRight w:val="0"/>
          <w:marTop w:val="0"/>
          <w:marBottom w:val="0"/>
          <w:divBdr>
            <w:top w:val="none" w:sz="0" w:space="0" w:color="auto"/>
            <w:left w:val="none" w:sz="0" w:space="0" w:color="auto"/>
            <w:bottom w:val="none" w:sz="0" w:space="0" w:color="auto"/>
            <w:right w:val="none" w:sz="0" w:space="0" w:color="auto"/>
          </w:divBdr>
        </w:div>
        <w:div w:id="795416416">
          <w:marLeft w:val="0"/>
          <w:marRight w:val="0"/>
          <w:marTop w:val="0"/>
          <w:marBottom w:val="0"/>
          <w:divBdr>
            <w:top w:val="none" w:sz="0" w:space="0" w:color="auto"/>
            <w:left w:val="none" w:sz="0" w:space="0" w:color="auto"/>
            <w:bottom w:val="none" w:sz="0" w:space="0" w:color="auto"/>
            <w:right w:val="none" w:sz="0" w:space="0" w:color="auto"/>
          </w:divBdr>
        </w:div>
        <w:div w:id="1116410262">
          <w:marLeft w:val="0"/>
          <w:marRight w:val="0"/>
          <w:marTop w:val="0"/>
          <w:marBottom w:val="0"/>
          <w:divBdr>
            <w:top w:val="none" w:sz="0" w:space="0" w:color="auto"/>
            <w:left w:val="none" w:sz="0" w:space="0" w:color="auto"/>
            <w:bottom w:val="none" w:sz="0" w:space="0" w:color="auto"/>
            <w:right w:val="none" w:sz="0" w:space="0" w:color="auto"/>
          </w:divBdr>
        </w:div>
        <w:div w:id="1154418348">
          <w:marLeft w:val="0"/>
          <w:marRight w:val="0"/>
          <w:marTop w:val="0"/>
          <w:marBottom w:val="0"/>
          <w:divBdr>
            <w:top w:val="none" w:sz="0" w:space="0" w:color="auto"/>
            <w:left w:val="none" w:sz="0" w:space="0" w:color="auto"/>
            <w:bottom w:val="none" w:sz="0" w:space="0" w:color="auto"/>
            <w:right w:val="none" w:sz="0" w:space="0" w:color="auto"/>
          </w:divBdr>
        </w:div>
        <w:div w:id="1223062590">
          <w:marLeft w:val="0"/>
          <w:marRight w:val="0"/>
          <w:marTop w:val="0"/>
          <w:marBottom w:val="0"/>
          <w:divBdr>
            <w:top w:val="none" w:sz="0" w:space="0" w:color="auto"/>
            <w:left w:val="none" w:sz="0" w:space="0" w:color="auto"/>
            <w:bottom w:val="none" w:sz="0" w:space="0" w:color="auto"/>
            <w:right w:val="none" w:sz="0" w:space="0" w:color="auto"/>
          </w:divBdr>
        </w:div>
        <w:div w:id="1281646854">
          <w:marLeft w:val="0"/>
          <w:marRight w:val="0"/>
          <w:marTop w:val="0"/>
          <w:marBottom w:val="0"/>
          <w:divBdr>
            <w:top w:val="none" w:sz="0" w:space="0" w:color="auto"/>
            <w:left w:val="none" w:sz="0" w:space="0" w:color="auto"/>
            <w:bottom w:val="none" w:sz="0" w:space="0" w:color="auto"/>
            <w:right w:val="none" w:sz="0" w:space="0" w:color="auto"/>
          </w:divBdr>
        </w:div>
        <w:div w:id="1532231851">
          <w:marLeft w:val="0"/>
          <w:marRight w:val="0"/>
          <w:marTop w:val="0"/>
          <w:marBottom w:val="0"/>
          <w:divBdr>
            <w:top w:val="none" w:sz="0" w:space="0" w:color="auto"/>
            <w:left w:val="none" w:sz="0" w:space="0" w:color="auto"/>
            <w:bottom w:val="none" w:sz="0" w:space="0" w:color="auto"/>
            <w:right w:val="none" w:sz="0" w:space="0" w:color="auto"/>
          </w:divBdr>
        </w:div>
        <w:div w:id="1536887944">
          <w:marLeft w:val="0"/>
          <w:marRight w:val="0"/>
          <w:marTop w:val="0"/>
          <w:marBottom w:val="0"/>
          <w:divBdr>
            <w:top w:val="none" w:sz="0" w:space="0" w:color="auto"/>
            <w:left w:val="none" w:sz="0" w:space="0" w:color="auto"/>
            <w:bottom w:val="none" w:sz="0" w:space="0" w:color="auto"/>
            <w:right w:val="none" w:sz="0" w:space="0" w:color="auto"/>
          </w:divBdr>
        </w:div>
        <w:div w:id="1546330250">
          <w:marLeft w:val="0"/>
          <w:marRight w:val="0"/>
          <w:marTop w:val="0"/>
          <w:marBottom w:val="0"/>
          <w:divBdr>
            <w:top w:val="none" w:sz="0" w:space="0" w:color="auto"/>
            <w:left w:val="none" w:sz="0" w:space="0" w:color="auto"/>
            <w:bottom w:val="none" w:sz="0" w:space="0" w:color="auto"/>
            <w:right w:val="none" w:sz="0" w:space="0" w:color="auto"/>
          </w:divBdr>
        </w:div>
        <w:div w:id="1605570773">
          <w:marLeft w:val="0"/>
          <w:marRight w:val="0"/>
          <w:marTop w:val="0"/>
          <w:marBottom w:val="0"/>
          <w:divBdr>
            <w:top w:val="none" w:sz="0" w:space="0" w:color="auto"/>
            <w:left w:val="none" w:sz="0" w:space="0" w:color="auto"/>
            <w:bottom w:val="none" w:sz="0" w:space="0" w:color="auto"/>
            <w:right w:val="none" w:sz="0" w:space="0" w:color="auto"/>
          </w:divBdr>
        </w:div>
        <w:div w:id="1608733069">
          <w:marLeft w:val="0"/>
          <w:marRight w:val="0"/>
          <w:marTop w:val="0"/>
          <w:marBottom w:val="0"/>
          <w:divBdr>
            <w:top w:val="none" w:sz="0" w:space="0" w:color="auto"/>
            <w:left w:val="none" w:sz="0" w:space="0" w:color="auto"/>
            <w:bottom w:val="none" w:sz="0" w:space="0" w:color="auto"/>
            <w:right w:val="none" w:sz="0" w:space="0" w:color="auto"/>
          </w:divBdr>
        </w:div>
        <w:div w:id="1748259342">
          <w:marLeft w:val="0"/>
          <w:marRight w:val="0"/>
          <w:marTop w:val="0"/>
          <w:marBottom w:val="0"/>
          <w:divBdr>
            <w:top w:val="none" w:sz="0" w:space="0" w:color="auto"/>
            <w:left w:val="none" w:sz="0" w:space="0" w:color="auto"/>
            <w:bottom w:val="none" w:sz="0" w:space="0" w:color="auto"/>
            <w:right w:val="none" w:sz="0" w:space="0" w:color="auto"/>
          </w:divBdr>
        </w:div>
        <w:div w:id="1794446850">
          <w:marLeft w:val="0"/>
          <w:marRight w:val="0"/>
          <w:marTop w:val="0"/>
          <w:marBottom w:val="0"/>
          <w:divBdr>
            <w:top w:val="none" w:sz="0" w:space="0" w:color="auto"/>
            <w:left w:val="none" w:sz="0" w:space="0" w:color="auto"/>
            <w:bottom w:val="none" w:sz="0" w:space="0" w:color="auto"/>
            <w:right w:val="none" w:sz="0" w:space="0" w:color="auto"/>
          </w:divBdr>
        </w:div>
      </w:divsChild>
    </w:div>
    <w:div w:id="182981970">
      <w:bodyDiv w:val="1"/>
      <w:marLeft w:val="0"/>
      <w:marRight w:val="0"/>
      <w:marTop w:val="0"/>
      <w:marBottom w:val="0"/>
      <w:divBdr>
        <w:top w:val="none" w:sz="0" w:space="0" w:color="auto"/>
        <w:left w:val="none" w:sz="0" w:space="0" w:color="auto"/>
        <w:bottom w:val="none" w:sz="0" w:space="0" w:color="auto"/>
        <w:right w:val="none" w:sz="0" w:space="0" w:color="auto"/>
      </w:divBdr>
    </w:div>
    <w:div w:id="258880643">
      <w:bodyDiv w:val="1"/>
      <w:marLeft w:val="0"/>
      <w:marRight w:val="0"/>
      <w:marTop w:val="0"/>
      <w:marBottom w:val="0"/>
      <w:divBdr>
        <w:top w:val="none" w:sz="0" w:space="0" w:color="auto"/>
        <w:left w:val="none" w:sz="0" w:space="0" w:color="auto"/>
        <w:bottom w:val="none" w:sz="0" w:space="0" w:color="auto"/>
        <w:right w:val="none" w:sz="0" w:space="0" w:color="auto"/>
      </w:divBdr>
      <w:divsChild>
        <w:div w:id="24064831">
          <w:marLeft w:val="0"/>
          <w:marRight w:val="0"/>
          <w:marTop w:val="0"/>
          <w:marBottom w:val="0"/>
          <w:divBdr>
            <w:top w:val="none" w:sz="0" w:space="0" w:color="auto"/>
            <w:left w:val="none" w:sz="0" w:space="0" w:color="auto"/>
            <w:bottom w:val="none" w:sz="0" w:space="0" w:color="auto"/>
            <w:right w:val="none" w:sz="0" w:space="0" w:color="auto"/>
          </w:divBdr>
        </w:div>
        <w:div w:id="379670256">
          <w:marLeft w:val="0"/>
          <w:marRight w:val="0"/>
          <w:marTop w:val="0"/>
          <w:marBottom w:val="0"/>
          <w:divBdr>
            <w:top w:val="none" w:sz="0" w:space="0" w:color="auto"/>
            <w:left w:val="none" w:sz="0" w:space="0" w:color="auto"/>
            <w:bottom w:val="none" w:sz="0" w:space="0" w:color="auto"/>
            <w:right w:val="none" w:sz="0" w:space="0" w:color="auto"/>
          </w:divBdr>
        </w:div>
        <w:div w:id="1925915400">
          <w:marLeft w:val="0"/>
          <w:marRight w:val="0"/>
          <w:marTop w:val="0"/>
          <w:marBottom w:val="0"/>
          <w:divBdr>
            <w:top w:val="none" w:sz="0" w:space="0" w:color="auto"/>
            <w:left w:val="none" w:sz="0" w:space="0" w:color="auto"/>
            <w:bottom w:val="none" w:sz="0" w:space="0" w:color="auto"/>
            <w:right w:val="none" w:sz="0" w:space="0" w:color="auto"/>
          </w:divBdr>
        </w:div>
        <w:div w:id="1985356903">
          <w:marLeft w:val="0"/>
          <w:marRight w:val="0"/>
          <w:marTop w:val="0"/>
          <w:marBottom w:val="0"/>
          <w:divBdr>
            <w:top w:val="none" w:sz="0" w:space="0" w:color="auto"/>
            <w:left w:val="none" w:sz="0" w:space="0" w:color="auto"/>
            <w:bottom w:val="none" w:sz="0" w:space="0" w:color="auto"/>
            <w:right w:val="none" w:sz="0" w:space="0" w:color="auto"/>
          </w:divBdr>
        </w:div>
        <w:div w:id="2140878240">
          <w:marLeft w:val="0"/>
          <w:marRight w:val="0"/>
          <w:marTop w:val="0"/>
          <w:marBottom w:val="0"/>
          <w:divBdr>
            <w:top w:val="none" w:sz="0" w:space="0" w:color="auto"/>
            <w:left w:val="none" w:sz="0" w:space="0" w:color="auto"/>
            <w:bottom w:val="none" w:sz="0" w:space="0" w:color="auto"/>
            <w:right w:val="none" w:sz="0" w:space="0" w:color="auto"/>
          </w:divBdr>
        </w:div>
      </w:divsChild>
    </w:div>
    <w:div w:id="374431425">
      <w:bodyDiv w:val="1"/>
      <w:marLeft w:val="0"/>
      <w:marRight w:val="0"/>
      <w:marTop w:val="0"/>
      <w:marBottom w:val="0"/>
      <w:divBdr>
        <w:top w:val="none" w:sz="0" w:space="0" w:color="auto"/>
        <w:left w:val="none" w:sz="0" w:space="0" w:color="auto"/>
        <w:bottom w:val="none" w:sz="0" w:space="0" w:color="auto"/>
        <w:right w:val="none" w:sz="0" w:space="0" w:color="auto"/>
      </w:divBdr>
    </w:div>
    <w:div w:id="489293239">
      <w:bodyDiv w:val="1"/>
      <w:marLeft w:val="0"/>
      <w:marRight w:val="0"/>
      <w:marTop w:val="0"/>
      <w:marBottom w:val="0"/>
      <w:divBdr>
        <w:top w:val="none" w:sz="0" w:space="0" w:color="auto"/>
        <w:left w:val="none" w:sz="0" w:space="0" w:color="auto"/>
        <w:bottom w:val="none" w:sz="0" w:space="0" w:color="auto"/>
        <w:right w:val="none" w:sz="0" w:space="0" w:color="auto"/>
      </w:divBdr>
      <w:divsChild>
        <w:div w:id="47580201">
          <w:marLeft w:val="0"/>
          <w:marRight w:val="0"/>
          <w:marTop w:val="0"/>
          <w:marBottom w:val="0"/>
          <w:divBdr>
            <w:top w:val="none" w:sz="0" w:space="0" w:color="auto"/>
            <w:left w:val="none" w:sz="0" w:space="0" w:color="auto"/>
            <w:bottom w:val="none" w:sz="0" w:space="0" w:color="auto"/>
            <w:right w:val="none" w:sz="0" w:space="0" w:color="auto"/>
          </w:divBdr>
        </w:div>
        <w:div w:id="79841051">
          <w:marLeft w:val="0"/>
          <w:marRight w:val="0"/>
          <w:marTop w:val="0"/>
          <w:marBottom w:val="0"/>
          <w:divBdr>
            <w:top w:val="none" w:sz="0" w:space="0" w:color="auto"/>
            <w:left w:val="none" w:sz="0" w:space="0" w:color="auto"/>
            <w:bottom w:val="none" w:sz="0" w:space="0" w:color="auto"/>
            <w:right w:val="none" w:sz="0" w:space="0" w:color="auto"/>
          </w:divBdr>
        </w:div>
        <w:div w:id="197936197">
          <w:marLeft w:val="0"/>
          <w:marRight w:val="0"/>
          <w:marTop w:val="0"/>
          <w:marBottom w:val="0"/>
          <w:divBdr>
            <w:top w:val="none" w:sz="0" w:space="0" w:color="auto"/>
            <w:left w:val="none" w:sz="0" w:space="0" w:color="auto"/>
            <w:bottom w:val="none" w:sz="0" w:space="0" w:color="auto"/>
            <w:right w:val="none" w:sz="0" w:space="0" w:color="auto"/>
          </w:divBdr>
        </w:div>
        <w:div w:id="408164127">
          <w:marLeft w:val="0"/>
          <w:marRight w:val="0"/>
          <w:marTop w:val="0"/>
          <w:marBottom w:val="0"/>
          <w:divBdr>
            <w:top w:val="none" w:sz="0" w:space="0" w:color="auto"/>
            <w:left w:val="none" w:sz="0" w:space="0" w:color="auto"/>
            <w:bottom w:val="none" w:sz="0" w:space="0" w:color="auto"/>
            <w:right w:val="none" w:sz="0" w:space="0" w:color="auto"/>
          </w:divBdr>
        </w:div>
        <w:div w:id="559172857">
          <w:marLeft w:val="0"/>
          <w:marRight w:val="0"/>
          <w:marTop w:val="0"/>
          <w:marBottom w:val="0"/>
          <w:divBdr>
            <w:top w:val="none" w:sz="0" w:space="0" w:color="auto"/>
            <w:left w:val="none" w:sz="0" w:space="0" w:color="auto"/>
            <w:bottom w:val="none" w:sz="0" w:space="0" w:color="auto"/>
            <w:right w:val="none" w:sz="0" w:space="0" w:color="auto"/>
          </w:divBdr>
        </w:div>
        <w:div w:id="756292814">
          <w:marLeft w:val="0"/>
          <w:marRight w:val="0"/>
          <w:marTop w:val="0"/>
          <w:marBottom w:val="0"/>
          <w:divBdr>
            <w:top w:val="none" w:sz="0" w:space="0" w:color="auto"/>
            <w:left w:val="none" w:sz="0" w:space="0" w:color="auto"/>
            <w:bottom w:val="none" w:sz="0" w:space="0" w:color="auto"/>
            <w:right w:val="none" w:sz="0" w:space="0" w:color="auto"/>
          </w:divBdr>
        </w:div>
        <w:div w:id="976958902">
          <w:marLeft w:val="0"/>
          <w:marRight w:val="0"/>
          <w:marTop w:val="0"/>
          <w:marBottom w:val="0"/>
          <w:divBdr>
            <w:top w:val="none" w:sz="0" w:space="0" w:color="auto"/>
            <w:left w:val="none" w:sz="0" w:space="0" w:color="auto"/>
            <w:bottom w:val="none" w:sz="0" w:space="0" w:color="auto"/>
            <w:right w:val="none" w:sz="0" w:space="0" w:color="auto"/>
          </w:divBdr>
        </w:div>
        <w:div w:id="1462917986">
          <w:marLeft w:val="0"/>
          <w:marRight w:val="0"/>
          <w:marTop w:val="0"/>
          <w:marBottom w:val="0"/>
          <w:divBdr>
            <w:top w:val="none" w:sz="0" w:space="0" w:color="auto"/>
            <w:left w:val="none" w:sz="0" w:space="0" w:color="auto"/>
            <w:bottom w:val="none" w:sz="0" w:space="0" w:color="auto"/>
            <w:right w:val="none" w:sz="0" w:space="0" w:color="auto"/>
          </w:divBdr>
        </w:div>
        <w:div w:id="1628005665">
          <w:marLeft w:val="0"/>
          <w:marRight w:val="0"/>
          <w:marTop w:val="0"/>
          <w:marBottom w:val="0"/>
          <w:divBdr>
            <w:top w:val="none" w:sz="0" w:space="0" w:color="auto"/>
            <w:left w:val="none" w:sz="0" w:space="0" w:color="auto"/>
            <w:bottom w:val="none" w:sz="0" w:space="0" w:color="auto"/>
            <w:right w:val="none" w:sz="0" w:space="0" w:color="auto"/>
          </w:divBdr>
        </w:div>
        <w:div w:id="2126146099">
          <w:marLeft w:val="0"/>
          <w:marRight w:val="0"/>
          <w:marTop w:val="0"/>
          <w:marBottom w:val="0"/>
          <w:divBdr>
            <w:top w:val="none" w:sz="0" w:space="0" w:color="auto"/>
            <w:left w:val="none" w:sz="0" w:space="0" w:color="auto"/>
            <w:bottom w:val="none" w:sz="0" w:space="0" w:color="auto"/>
            <w:right w:val="none" w:sz="0" w:space="0" w:color="auto"/>
          </w:divBdr>
        </w:div>
      </w:divsChild>
    </w:div>
    <w:div w:id="547957467">
      <w:bodyDiv w:val="1"/>
      <w:marLeft w:val="0"/>
      <w:marRight w:val="0"/>
      <w:marTop w:val="0"/>
      <w:marBottom w:val="0"/>
      <w:divBdr>
        <w:top w:val="none" w:sz="0" w:space="0" w:color="auto"/>
        <w:left w:val="none" w:sz="0" w:space="0" w:color="auto"/>
        <w:bottom w:val="none" w:sz="0" w:space="0" w:color="auto"/>
        <w:right w:val="none" w:sz="0" w:space="0" w:color="auto"/>
      </w:divBdr>
    </w:div>
    <w:div w:id="593167115">
      <w:bodyDiv w:val="1"/>
      <w:marLeft w:val="0"/>
      <w:marRight w:val="0"/>
      <w:marTop w:val="0"/>
      <w:marBottom w:val="0"/>
      <w:divBdr>
        <w:top w:val="none" w:sz="0" w:space="0" w:color="auto"/>
        <w:left w:val="none" w:sz="0" w:space="0" w:color="auto"/>
        <w:bottom w:val="none" w:sz="0" w:space="0" w:color="auto"/>
        <w:right w:val="none" w:sz="0" w:space="0" w:color="auto"/>
      </w:divBdr>
    </w:div>
    <w:div w:id="665212870">
      <w:bodyDiv w:val="1"/>
      <w:marLeft w:val="0"/>
      <w:marRight w:val="0"/>
      <w:marTop w:val="0"/>
      <w:marBottom w:val="0"/>
      <w:divBdr>
        <w:top w:val="none" w:sz="0" w:space="0" w:color="auto"/>
        <w:left w:val="none" w:sz="0" w:space="0" w:color="auto"/>
        <w:bottom w:val="none" w:sz="0" w:space="0" w:color="auto"/>
        <w:right w:val="none" w:sz="0" w:space="0" w:color="auto"/>
      </w:divBdr>
    </w:div>
    <w:div w:id="732316600">
      <w:bodyDiv w:val="1"/>
      <w:marLeft w:val="0"/>
      <w:marRight w:val="0"/>
      <w:marTop w:val="0"/>
      <w:marBottom w:val="0"/>
      <w:divBdr>
        <w:top w:val="none" w:sz="0" w:space="0" w:color="auto"/>
        <w:left w:val="none" w:sz="0" w:space="0" w:color="auto"/>
        <w:bottom w:val="none" w:sz="0" w:space="0" w:color="auto"/>
        <w:right w:val="none" w:sz="0" w:space="0" w:color="auto"/>
      </w:divBdr>
      <w:divsChild>
        <w:div w:id="8994066">
          <w:marLeft w:val="0"/>
          <w:marRight w:val="0"/>
          <w:marTop w:val="0"/>
          <w:marBottom w:val="0"/>
          <w:divBdr>
            <w:top w:val="none" w:sz="0" w:space="0" w:color="auto"/>
            <w:left w:val="none" w:sz="0" w:space="0" w:color="auto"/>
            <w:bottom w:val="none" w:sz="0" w:space="0" w:color="auto"/>
            <w:right w:val="none" w:sz="0" w:space="0" w:color="auto"/>
          </w:divBdr>
        </w:div>
        <w:div w:id="29187396">
          <w:marLeft w:val="0"/>
          <w:marRight w:val="0"/>
          <w:marTop w:val="0"/>
          <w:marBottom w:val="0"/>
          <w:divBdr>
            <w:top w:val="none" w:sz="0" w:space="0" w:color="auto"/>
            <w:left w:val="none" w:sz="0" w:space="0" w:color="auto"/>
            <w:bottom w:val="none" w:sz="0" w:space="0" w:color="auto"/>
            <w:right w:val="none" w:sz="0" w:space="0" w:color="auto"/>
          </w:divBdr>
        </w:div>
        <w:div w:id="59253699">
          <w:marLeft w:val="0"/>
          <w:marRight w:val="0"/>
          <w:marTop w:val="0"/>
          <w:marBottom w:val="0"/>
          <w:divBdr>
            <w:top w:val="none" w:sz="0" w:space="0" w:color="auto"/>
            <w:left w:val="none" w:sz="0" w:space="0" w:color="auto"/>
            <w:bottom w:val="none" w:sz="0" w:space="0" w:color="auto"/>
            <w:right w:val="none" w:sz="0" w:space="0" w:color="auto"/>
          </w:divBdr>
        </w:div>
        <w:div w:id="61297707">
          <w:marLeft w:val="0"/>
          <w:marRight w:val="0"/>
          <w:marTop w:val="0"/>
          <w:marBottom w:val="0"/>
          <w:divBdr>
            <w:top w:val="none" w:sz="0" w:space="0" w:color="auto"/>
            <w:left w:val="none" w:sz="0" w:space="0" w:color="auto"/>
            <w:bottom w:val="none" w:sz="0" w:space="0" w:color="auto"/>
            <w:right w:val="none" w:sz="0" w:space="0" w:color="auto"/>
          </w:divBdr>
        </w:div>
        <w:div w:id="129636854">
          <w:marLeft w:val="0"/>
          <w:marRight w:val="0"/>
          <w:marTop w:val="0"/>
          <w:marBottom w:val="0"/>
          <w:divBdr>
            <w:top w:val="none" w:sz="0" w:space="0" w:color="auto"/>
            <w:left w:val="none" w:sz="0" w:space="0" w:color="auto"/>
            <w:bottom w:val="none" w:sz="0" w:space="0" w:color="auto"/>
            <w:right w:val="none" w:sz="0" w:space="0" w:color="auto"/>
          </w:divBdr>
        </w:div>
        <w:div w:id="196431268">
          <w:marLeft w:val="0"/>
          <w:marRight w:val="0"/>
          <w:marTop w:val="0"/>
          <w:marBottom w:val="0"/>
          <w:divBdr>
            <w:top w:val="none" w:sz="0" w:space="0" w:color="auto"/>
            <w:left w:val="none" w:sz="0" w:space="0" w:color="auto"/>
            <w:bottom w:val="none" w:sz="0" w:space="0" w:color="auto"/>
            <w:right w:val="none" w:sz="0" w:space="0" w:color="auto"/>
          </w:divBdr>
        </w:div>
        <w:div w:id="262150713">
          <w:marLeft w:val="0"/>
          <w:marRight w:val="0"/>
          <w:marTop w:val="0"/>
          <w:marBottom w:val="0"/>
          <w:divBdr>
            <w:top w:val="none" w:sz="0" w:space="0" w:color="auto"/>
            <w:left w:val="none" w:sz="0" w:space="0" w:color="auto"/>
            <w:bottom w:val="none" w:sz="0" w:space="0" w:color="auto"/>
            <w:right w:val="none" w:sz="0" w:space="0" w:color="auto"/>
          </w:divBdr>
        </w:div>
        <w:div w:id="429932269">
          <w:marLeft w:val="0"/>
          <w:marRight w:val="0"/>
          <w:marTop w:val="0"/>
          <w:marBottom w:val="0"/>
          <w:divBdr>
            <w:top w:val="none" w:sz="0" w:space="0" w:color="auto"/>
            <w:left w:val="none" w:sz="0" w:space="0" w:color="auto"/>
            <w:bottom w:val="none" w:sz="0" w:space="0" w:color="auto"/>
            <w:right w:val="none" w:sz="0" w:space="0" w:color="auto"/>
          </w:divBdr>
        </w:div>
        <w:div w:id="753862047">
          <w:marLeft w:val="0"/>
          <w:marRight w:val="0"/>
          <w:marTop w:val="0"/>
          <w:marBottom w:val="0"/>
          <w:divBdr>
            <w:top w:val="none" w:sz="0" w:space="0" w:color="auto"/>
            <w:left w:val="none" w:sz="0" w:space="0" w:color="auto"/>
            <w:bottom w:val="none" w:sz="0" w:space="0" w:color="auto"/>
            <w:right w:val="none" w:sz="0" w:space="0" w:color="auto"/>
          </w:divBdr>
        </w:div>
        <w:div w:id="880744364">
          <w:marLeft w:val="0"/>
          <w:marRight w:val="0"/>
          <w:marTop w:val="0"/>
          <w:marBottom w:val="0"/>
          <w:divBdr>
            <w:top w:val="none" w:sz="0" w:space="0" w:color="auto"/>
            <w:left w:val="none" w:sz="0" w:space="0" w:color="auto"/>
            <w:bottom w:val="none" w:sz="0" w:space="0" w:color="auto"/>
            <w:right w:val="none" w:sz="0" w:space="0" w:color="auto"/>
          </w:divBdr>
        </w:div>
        <w:div w:id="1059128571">
          <w:marLeft w:val="0"/>
          <w:marRight w:val="0"/>
          <w:marTop w:val="0"/>
          <w:marBottom w:val="0"/>
          <w:divBdr>
            <w:top w:val="none" w:sz="0" w:space="0" w:color="auto"/>
            <w:left w:val="none" w:sz="0" w:space="0" w:color="auto"/>
            <w:bottom w:val="none" w:sz="0" w:space="0" w:color="auto"/>
            <w:right w:val="none" w:sz="0" w:space="0" w:color="auto"/>
          </w:divBdr>
        </w:div>
        <w:div w:id="1064718432">
          <w:marLeft w:val="0"/>
          <w:marRight w:val="0"/>
          <w:marTop w:val="0"/>
          <w:marBottom w:val="0"/>
          <w:divBdr>
            <w:top w:val="none" w:sz="0" w:space="0" w:color="auto"/>
            <w:left w:val="none" w:sz="0" w:space="0" w:color="auto"/>
            <w:bottom w:val="none" w:sz="0" w:space="0" w:color="auto"/>
            <w:right w:val="none" w:sz="0" w:space="0" w:color="auto"/>
          </w:divBdr>
        </w:div>
        <w:div w:id="1811941373">
          <w:marLeft w:val="0"/>
          <w:marRight w:val="0"/>
          <w:marTop w:val="0"/>
          <w:marBottom w:val="0"/>
          <w:divBdr>
            <w:top w:val="none" w:sz="0" w:space="0" w:color="auto"/>
            <w:left w:val="none" w:sz="0" w:space="0" w:color="auto"/>
            <w:bottom w:val="none" w:sz="0" w:space="0" w:color="auto"/>
            <w:right w:val="none" w:sz="0" w:space="0" w:color="auto"/>
          </w:divBdr>
        </w:div>
      </w:divsChild>
    </w:div>
    <w:div w:id="741875857">
      <w:bodyDiv w:val="1"/>
      <w:marLeft w:val="0"/>
      <w:marRight w:val="0"/>
      <w:marTop w:val="0"/>
      <w:marBottom w:val="0"/>
      <w:divBdr>
        <w:top w:val="none" w:sz="0" w:space="0" w:color="auto"/>
        <w:left w:val="none" w:sz="0" w:space="0" w:color="auto"/>
        <w:bottom w:val="none" w:sz="0" w:space="0" w:color="auto"/>
        <w:right w:val="none" w:sz="0" w:space="0" w:color="auto"/>
      </w:divBdr>
      <w:divsChild>
        <w:div w:id="18510332">
          <w:marLeft w:val="0"/>
          <w:marRight w:val="0"/>
          <w:marTop w:val="0"/>
          <w:marBottom w:val="0"/>
          <w:divBdr>
            <w:top w:val="none" w:sz="0" w:space="0" w:color="auto"/>
            <w:left w:val="none" w:sz="0" w:space="0" w:color="auto"/>
            <w:bottom w:val="none" w:sz="0" w:space="0" w:color="auto"/>
            <w:right w:val="none" w:sz="0" w:space="0" w:color="auto"/>
          </w:divBdr>
        </w:div>
        <w:div w:id="42102986">
          <w:marLeft w:val="0"/>
          <w:marRight w:val="0"/>
          <w:marTop w:val="0"/>
          <w:marBottom w:val="0"/>
          <w:divBdr>
            <w:top w:val="none" w:sz="0" w:space="0" w:color="auto"/>
            <w:left w:val="none" w:sz="0" w:space="0" w:color="auto"/>
            <w:bottom w:val="none" w:sz="0" w:space="0" w:color="auto"/>
            <w:right w:val="none" w:sz="0" w:space="0" w:color="auto"/>
          </w:divBdr>
        </w:div>
        <w:div w:id="576133734">
          <w:marLeft w:val="0"/>
          <w:marRight w:val="0"/>
          <w:marTop w:val="0"/>
          <w:marBottom w:val="0"/>
          <w:divBdr>
            <w:top w:val="none" w:sz="0" w:space="0" w:color="auto"/>
            <w:left w:val="none" w:sz="0" w:space="0" w:color="auto"/>
            <w:bottom w:val="none" w:sz="0" w:space="0" w:color="auto"/>
            <w:right w:val="none" w:sz="0" w:space="0" w:color="auto"/>
          </w:divBdr>
        </w:div>
        <w:div w:id="1337343720">
          <w:marLeft w:val="0"/>
          <w:marRight w:val="0"/>
          <w:marTop w:val="0"/>
          <w:marBottom w:val="0"/>
          <w:divBdr>
            <w:top w:val="none" w:sz="0" w:space="0" w:color="auto"/>
            <w:left w:val="none" w:sz="0" w:space="0" w:color="auto"/>
            <w:bottom w:val="none" w:sz="0" w:space="0" w:color="auto"/>
            <w:right w:val="none" w:sz="0" w:space="0" w:color="auto"/>
          </w:divBdr>
        </w:div>
        <w:div w:id="1414278751">
          <w:marLeft w:val="0"/>
          <w:marRight w:val="0"/>
          <w:marTop w:val="0"/>
          <w:marBottom w:val="0"/>
          <w:divBdr>
            <w:top w:val="none" w:sz="0" w:space="0" w:color="auto"/>
            <w:left w:val="none" w:sz="0" w:space="0" w:color="auto"/>
            <w:bottom w:val="none" w:sz="0" w:space="0" w:color="auto"/>
            <w:right w:val="none" w:sz="0" w:space="0" w:color="auto"/>
          </w:divBdr>
        </w:div>
        <w:div w:id="1439449664">
          <w:marLeft w:val="0"/>
          <w:marRight w:val="0"/>
          <w:marTop w:val="0"/>
          <w:marBottom w:val="0"/>
          <w:divBdr>
            <w:top w:val="none" w:sz="0" w:space="0" w:color="auto"/>
            <w:left w:val="none" w:sz="0" w:space="0" w:color="auto"/>
            <w:bottom w:val="none" w:sz="0" w:space="0" w:color="auto"/>
            <w:right w:val="none" w:sz="0" w:space="0" w:color="auto"/>
          </w:divBdr>
        </w:div>
        <w:div w:id="1805848122">
          <w:marLeft w:val="0"/>
          <w:marRight w:val="0"/>
          <w:marTop w:val="0"/>
          <w:marBottom w:val="0"/>
          <w:divBdr>
            <w:top w:val="none" w:sz="0" w:space="0" w:color="auto"/>
            <w:left w:val="none" w:sz="0" w:space="0" w:color="auto"/>
            <w:bottom w:val="none" w:sz="0" w:space="0" w:color="auto"/>
            <w:right w:val="none" w:sz="0" w:space="0" w:color="auto"/>
          </w:divBdr>
        </w:div>
      </w:divsChild>
    </w:div>
    <w:div w:id="743525373">
      <w:bodyDiv w:val="1"/>
      <w:marLeft w:val="0"/>
      <w:marRight w:val="0"/>
      <w:marTop w:val="0"/>
      <w:marBottom w:val="0"/>
      <w:divBdr>
        <w:top w:val="none" w:sz="0" w:space="0" w:color="auto"/>
        <w:left w:val="none" w:sz="0" w:space="0" w:color="auto"/>
        <w:bottom w:val="none" w:sz="0" w:space="0" w:color="auto"/>
        <w:right w:val="none" w:sz="0" w:space="0" w:color="auto"/>
      </w:divBdr>
      <w:divsChild>
        <w:div w:id="308902222">
          <w:marLeft w:val="0"/>
          <w:marRight w:val="0"/>
          <w:marTop w:val="0"/>
          <w:marBottom w:val="0"/>
          <w:divBdr>
            <w:top w:val="none" w:sz="0" w:space="0" w:color="auto"/>
            <w:left w:val="none" w:sz="0" w:space="0" w:color="auto"/>
            <w:bottom w:val="none" w:sz="0" w:space="0" w:color="auto"/>
            <w:right w:val="none" w:sz="0" w:space="0" w:color="auto"/>
          </w:divBdr>
        </w:div>
        <w:div w:id="553350952">
          <w:marLeft w:val="0"/>
          <w:marRight w:val="0"/>
          <w:marTop w:val="0"/>
          <w:marBottom w:val="0"/>
          <w:divBdr>
            <w:top w:val="none" w:sz="0" w:space="0" w:color="auto"/>
            <w:left w:val="none" w:sz="0" w:space="0" w:color="auto"/>
            <w:bottom w:val="none" w:sz="0" w:space="0" w:color="auto"/>
            <w:right w:val="none" w:sz="0" w:space="0" w:color="auto"/>
          </w:divBdr>
        </w:div>
        <w:div w:id="826749217">
          <w:marLeft w:val="0"/>
          <w:marRight w:val="0"/>
          <w:marTop w:val="0"/>
          <w:marBottom w:val="0"/>
          <w:divBdr>
            <w:top w:val="none" w:sz="0" w:space="0" w:color="auto"/>
            <w:left w:val="none" w:sz="0" w:space="0" w:color="auto"/>
            <w:bottom w:val="none" w:sz="0" w:space="0" w:color="auto"/>
            <w:right w:val="none" w:sz="0" w:space="0" w:color="auto"/>
          </w:divBdr>
        </w:div>
        <w:div w:id="1211502861">
          <w:marLeft w:val="0"/>
          <w:marRight w:val="0"/>
          <w:marTop w:val="0"/>
          <w:marBottom w:val="0"/>
          <w:divBdr>
            <w:top w:val="none" w:sz="0" w:space="0" w:color="auto"/>
            <w:left w:val="none" w:sz="0" w:space="0" w:color="auto"/>
            <w:bottom w:val="none" w:sz="0" w:space="0" w:color="auto"/>
            <w:right w:val="none" w:sz="0" w:space="0" w:color="auto"/>
          </w:divBdr>
        </w:div>
        <w:div w:id="1249576958">
          <w:marLeft w:val="0"/>
          <w:marRight w:val="0"/>
          <w:marTop w:val="0"/>
          <w:marBottom w:val="0"/>
          <w:divBdr>
            <w:top w:val="none" w:sz="0" w:space="0" w:color="auto"/>
            <w:left w:val="none" w:sz="0" w:space="0" w:color="auto"/>
            <w:bottom w:val="none" w:sz="0" w:space="0" w:color="auto"/>
            <w:right w:val="none" w:sz="0" w:space="0" w:color="auto"/>
          </w:divBdr>
        </w:div>
        <w:div w:id="1307514383">
          <w:marLeft w:val="0"/>
          <w:marRight w:val="0"/>
          <w:marTop w:val="0"/>
          <w:marBottom w:val="0"/>
          <w:divBdr>
            <w:top w:val="none" w:sz="0" w:space="0" w:color="auto"/>
            <w:left w:val="none" w:sz="0" w:space="0" w:color="auto"/>
            <w:bottom w:val="none" w:sz="0" w:space="0" w:color="auto"/>
            <w:right w:val="none" w:sz="0" w:space="0" w:color="auto"/>
          </w:divBdr>
        </w:div>
        <w:div w:id="1611551281">
          <w:marLeft w:val="0"/>
          <w:marRight w:val="0"/>
          <w:marTop w:val="0"/>
          <w:marBottom w:val="0"/>
          <w:divBdr>
            <w:top w:val="none" w:sz="0" w:space="0" w:color="auto"/>
            <w:left w:val="none" w:sz="0" w:space="0" w:color="auto"/>
            <w:bottom w:val="none" w:sz="0" w:space="0" w:color="auto"/>
            <w:right w:val="none" w:sz="0" w:space="0" w:color="auto"/>
          </w:divBdr>
        </w:div>
      </w:divsChild>
    </w:div>
    <w:div w:id="860705841">
      <w:bodyDiv w:val="1"/>
      <w:marLeft w:val="0"/>
      <w:marRight w:val="0"/>
      <w:marTop w:val="0"/>
      <w:marBottom w:val="0"/>
      <w:divBdr>
        <w:top w:val="none" w:sz="0" w:space="0" w:color="auto"/>
        <w:left w:val="none" w:sz="0" w:space="0" w:color="auto"/>
        <w:bottom w:val="none" w:sz="0" w:space="0" w:color="auto"/>
        <w:right w:val="none" w:sz="0" w:space="0" w:color="auto"/>
      </w:divBdr>
      <w:divsChild>
        <w:div w:id="280956992">
          <w:marLeft w:val="0"/>
          <w:marRight w:val="0"/>
          <w:marTop w:val="0"/>
          <w:marBottom w:val="0"/>
          <w:divBdr>
            <w:top w:val="none" w:sz="0" w:space="0" w:color="auto"/>
            <w:left w:val="none" w:sz="0" w:space="0" w:color="auto"/>
            <w:bottom w:val="none" w:sz="0" w:space="0" w:color="auto"/>
            <w:right w:val="none" w:sz="0" w:space="0" w:color="auto"/>
          </w:divBdr>
        </w:div>
        <w:div w:id="1699238187">
          <w:marLeft w:val="0"/>
          <w:marRight w:val="0"/>
          <w:marTop w:val="0"/>
          <w:marBottom w:val="0"/>
          <w:divBdr>
            <w:top w:val="none" w:sz="0" w:space="0" w:color="auto"/>
            <w:left w:val="none" w:sz="0" w:space="0" w:color="auto"/>
            <w:bottom w:val="none" w:sz="0" w:space="0" w:color="auto"/>
            <w:right w:val="none" w:sz="0" w:space="0" w:color="auto"/>
          </w:divBdr>
        </w:div>
        <w:div w:id="1717581227">
          <w:marLeft w:val="0"/>
          <w:marRight w:val="0"/>
          <w:marTop w:val="0"/>
          <w:marBottom w:val="0"/>
          <w:divBdr>
            <w:top w:val="none" w:sz="0" w:space="0" w:color="auto"/>
            <w:left w:val="none" w:sz="0" w:space="0" w:color="auto"/>
            <w:bottom w:val="none" w:sz="0" w:space="0" w:color="auto"/>
            <w:right w:val="none" w:sz="0" w:space="0" w:color="auto"/>
          </w:divBdr>
        </w:div>
        <w:div w:id="2083410878">
          <w:marLeft w:val="0"/>
          <w:marRight w:val="0"/>
          <w:marTop w:val="0"/>
          <w:marBottom w:val="0"/>
          <w:divBdr>
            <w:top w:val="none" w:sz="0" w:space="0" w:color="auto"/>
            <w:left w:val="none" w:sz="0" w:space="0" w:color="auto"/>
            <w:bottom w:val="none" w:sz="0" w:space="0" w:color="auto"/>
            <w:right w:val="none" w:sz="0" w:space="0" w:color="auto"/>
          </w:divBdr>
        </w:div>
      </w:divsChild>
    </w:div>
    <w:div w:id="876550825">
      <w:bodyDiv w:val="1"/>
      <w:marLeft w:val="0"/>
      <w:marRight w:val="0"/>
      <w:marTop w:val="0"/>
      <w:marBottom w:val="0"/>
      <w:divBdr>
        <w:top w:val="none" w:sz="0" w:space="0" w:color="auto"/>
        <w:left w:val="none" w:sz="0" w:space="0" w:color="auto"/>
        <w:bottom w:val="none" w:sz="0" w:space="0" w:color="auto"/>
        <w:right w:val="none" w:sz="0" w:space="0" w:color="auto"/>
      </w:divBdr>
    </w:div>
    <w:div w:id="941038439">
      <w:bodyDiv w:val="1"/>
      <w:marLeft w:val="0"/>
      <w:marRight w:val="0"/>
      <w:marTop w:val="0"/>
      <w:marBottom w:val="0"/>
      <w:divBdr>
        <w:top w:val="none" w:sz="0" w:space="0" w:color="auto"/>
        <w:left w:val="none" w:sz="0" w:space="0" w:color="auto"/>
        <w:bottom w:val="none" w:sz="0" w:space="0" w:color="auto"/>
        <w:right w:val="none" w:sz="0" w:space="0" w:color="auto"/>
      </w:divBdr>
      <w:divsChild>
        <w:div w:id="1218131906">
          <w:marLeft w:val="0"/>
          <w:marRight w:val="0"/>
          <w:marTop w:val="0"/>
          <w:marBottom w:val="0"/>
          <w:divBdr>
            <w:top w:val="none" w:sz="0" w:space="0" w:color="auto"/>
            <w:left w:val="none" w:sz="0" w:space="0" w:color="auto"/>
            <w:bottom w:val="none" w:sz="0" w:space="0" w:color="auto"/>
            <w:right w:val="none" w:sz="0" w:space="0" w:color="auto"/>
          </w:divBdr>
        </w:div>
        <w:div w:id="1994217447">
          <w:marLeft w:val="0"/>
          <w:marRight w:val="0"/>
          <w:marTop w:val="0"/>
          <w:marBottom w:val="0"/>
          <w:divBdr>
            <w:top w:val="none" w:sz="0" w:space="0" w:color="auto"/>
            <w:left w:val="none" w:sz="0" w:space="0" w:color="auto"/>
            <w:bottom w:val="none" w:sz="0" w:space="0" w:color="auto"/>
            <w:right w:val="none" w:sz="0" w:space="0" w:color="auto"/>
          </w:divBdr>
        </w:div>
      </w:divsChild>
    </w:div>
    <w:div w:id="986279723">
      <w:bodyDiv w:val="1"/>
      <w:marLeft w:val="0"/>
      <w:marRight w:val="0"/>
      <w:marTop w:val="0"/>
      <w:marBottom w:val="0"/>
      <w:divBdr>
        <w:top w:val="none" w:sz="0" w:space="0" w:color="auto"/>
        <w:left w:val="none" w:sz="0" w:space="0" w:color="auto"/>
        <w:bottom w:val="none" w:sz="0" w:space="0" w:color="auto"/>
        <w:right w:val="none" w:sz="0" w:space="0" w:color="auto"/>
      </w:divBdr>
      <w:divsChild>
        <w:div w:id="467669689">
          <w:marLeft w:val="0"/>
          <w:marRight w:val="0"/>
          <w:marTop w:val="0"/>
          <w:marBottom w:val="0"/>
          <w:divBdr>
            <w:top w:val="none" w:sz="0" w:space="0" w:color="auto"/>
            <w:left w:val="none" w:sz="0" w:space="0" w:color="auto"/>
            <w:bottom w:val="none" w:sz="0" w:space="0" w:color="auto"/>
            <w:right w:val="none" w:sz="0" w:space="0" w:color="auto"/>
          </w:divBdr>
          <w:divsChild>
            <w:div w:id="58946757">
              <w:marLeft w:val="0"/>
              <w:marRight w:val="0"/>
              <w:marTop w:val="0"/>
              <w:marBottom w:val="0"/>
              <w:divBdr>
                <w:top w:val="none" w:sz="0" w:space="0" w:color="auto"/>
                <w:left w:val="none" w:sz="0" w:space="0" w:color="auto"/>
                <w:bottom w:val="none" w:sz="0" w:space="0" w:color="auto"/>
                <w:right w:val="none" w:sz="0" w:space="0" w:color="auto"/>
              </w:divBdr>
            </w:div>
            <w:div w:id="261377968">
              <w:marLeft w:val="0"/>
              <w:marRight w:val="0"/>
              <w:marTop w:val="0"/>
              <w:marBottom w:val="0"/>
              <w:divBdr>
                <w:top w:val="none" w:sz="0" w:space="0" w:color="auto"/>
                <w:left w:val="none" w:sz="0" w:space="0" w:color="auto"/>
                <w:bottom w:val="none" w:sz="0" w:space="0" w:color="auto"/>
                <w:right w:val="none" w:sz="0" w:space="0" w:color="auto"/>
              </w:divBdr>
            </w:div>
            <w:div w:id="273178069">
              <w:marLeft w:val="0"/>
              <w:marRight w:val="0"/>
              <w:marTop w:val="0"/>
              <w:marBottom w:val="0"/>
              <w:divBdr>
                <w:top w:val="none" w:sz="0" w:space="0" w:color="auto"/>
                <w:left w:val="none" w:sz="0" w:space="0" w:color="auto"/>
                <w:bottom w:val="none" w:sz="0" w:space="0" w:color="auto"/>
                <w:right w:val="none" w:sz="0" w:space="0" w:color="auto"/>
              </w:divBdr>
            </w:div>
            <w:div w:id="276646600">
              <w:marLeft w:val="0"/>
              <w:marRight w:val="0"/>
              <w:marTop w:val="0"/>
              <w:marBottom w:val="0"/>
              <w:divBdr>
                <w:top w:val="none" w:sz="0" w:space="0" w:color="auto"/>
                <w:left w:val="none" w:sz="0" w:space="0" w:color="auto"/>
                <w:bottom w:val="none" w:sz="0" w:space="0" w:color="auto"/>
                <w:right w:val="none" w:sz="0" w:space="0" w:color="auto"/>
              </w:divBdr>
            </w:div>
            <w:div w:id="331689995">
              <w:marLeft w:val="0"/>
              <w:marRight w:val="0"/>
              <w:marTop w:val="0"/>
              <w:marBottom w:val="0"/>
              <w:divBdr>
                <w:top w:val="none" w:sz="0" w:space="0" w:color="auto"/>
                <w:left w:val="none" w:sz="0" w:space="0" w:color="auto"/>
                <w:bottom w:val="none" w:sz="0" w:space="0" w:color="auto"/>
                <w:right w:val="none" w:sz="0" w:space="0" w:color="auto"/>
              </w:divBdr>
            </w:div>
            <w:div w:id="341902240">
              <w:marLeft w:val="0"/>
              <w:marRight w:val="0"/>
              <w:marTop w:val="0"/>
              <w:marBottom w:val="0"/>
              <w:divBdr>
                <w:top w:val="none" w:sz="0" w:space="0" w:color="auto"/>
                <w:left w:val="none" w:sz="0" w:space="0" w:color="auto"/>
                <w:bottom w:val="none" w:sz="0" w:space="0" w:color="auto"/>
                <w:right w:val="none" w:sz="0" w:space="0" w:color="auto"/>
              </w:divBdr>
            </w:div>
            <w:div w:id="344944159">
              <w:marLeft w:val="0"/>
              <w:marRight w:val="0"/>
              <w:marTop w:val="0"/>
              <w:marBottom w:val="0"/>
              <w:divBdr>
                <w:top w:val="none" w:sz="0" w:space="0" w:color="auto"/>
                <w:left w:val="none" w:sz="0" w:space="0" w:color="auto"/>
                <w:bottom w:val="none" w:sz="0" w:space="0" w:color="auto"/>
                <w:right w:val="none" w:sz="0" w:space="0" w:color="auto"/>
              </w:divBdr>
            </w:div>
            <w:div w:id="424493769">
              <w:marLeft w:val="0"/>
              <w:marRight w:val="0"/>
              <w:marTop w:val="0"/>
              <w:marBottom w:val="0"/>
              <w:divBdr>
                <w:top w:val="none" w:sz="0" w:space="0" w:color="auto"/>
                <w:left w:val="none" w:sz="0" w:space="0" w:color="auto"/>
                <w:bottom w:val="none" w:sz="0" w:space="0" w:color="auto"/>
                <w:right w:val="none" w:sz="0" w:space="0" w:color="auto"/>
              </w:divBdr>
            </w:div>
            <w:div w:id="473908223">
              <w:marLeft w:val="0"/>
              <w:marRight w:val="0"/>
              <w:marTop w:val="0"/>
              <w:marBottom w:val="0"/>
              <w:divBdr>
                <w:top w:val="none" w:sz="0" w:space="0" w:color="auto"/>
                <w:left w:val="none" w:sz="0" w:space="0" w:color="auto"/>
                <w:bottom w:val="none" w:sz="0" w:space="0" w:color="auto"/>
                <w:right w:val="none" w:sz="0" w:space="0" w:color="auto"/>
              </w:divBdr>
            </w:div>
            <w:div w:id="556629708">
              <w:marLeft w:val="0"/>
              <w:marRight w:val="0"/>
              <w:marTop w:val="0"/>
              <w:marBottom w:val="0"/>
              <w:divBdr>
                <w:top w:val="none" w:sz="0" w:space="0" w:color="auto"/>
                <w:left w:val="none" w:sz="0" w:space="0" w:color="auto"/>
                <w:bottom w:val="none" w:sz="0" w:space="0" w:color="auto"/>
                <w:right w:val="none" w:sz="0" w:space="0" w:color="auto"/>
              </w:divBdr>
            </w:div>
            <w:div w:id="773288832">
              <w:marLeft w:val="0"/>
              <w:marRight w:val="0"/>
              <w:marTop w:val="0"/>
              <w:marBottom w:val="0"/>
              <w:divBdr>
                <w:top w:val="none" w:sz="0" w:space="0" w:color="auto"/>
                <w:left w:val="none" w:sz="0" w:space="0" w:color="auto"/>
                <w:bottom w:val="none" w:sz="0" w:space="0" w:color="auto"/>
                <w:right w:val="none" w:sz="0" w:space="0" w:color="auto"/>
              </w:divBdr>
            </w:div>
            <w:div w:id="823594399">
              <w:marLeft w:val="0"/>
              <w:marRight w:val="0"/>
              <w:marTop w:val="0"/>
              <w:marBottom w:val="0"/>
              <w:divBdr>
                <w:top w:val="none" w:sz="0" w:space="0" w:color="auto"/>
                <w:left w:val="none" w:sz="0" w:space="0" w:color="auto"/>
                <w:bottom w:val="none" w:sz="0" w:space="0" w:color="auto"/>
                <w:right w:val="none" w:sz="0" w:space="0" w:color="auto"/>
              </w:divBdr>
            </w:div>
            <w:div w:id="891116711">
              <w:marLeft w:val="0"/>
              <w:marRight w:val="0"/>
              <w:marTop w:val="0"/>
              <w:marBottom w:val="0"/>
              <w:divBdr>
                <w:top w:val="none" w:sz="0" w:space="0" w:color="auto"/>
                <w:left w:val="none" w:sz="0" w:space="0" w:color="auto"/>
                <w:bottom w:val="none" w:sz="0" w:space="0" w:color="auto"/>
                <w:right w:val="none" w:sz="0" w:space="0" w:color="auto"/>
              </w:divBdr>
            </w:div>
            <w:div w:id="1066033609">
              <w:marLeft w:val="0"/>
              <w:marRight w:val="0"/>
              <w:marTop w:val="0"/>
              <w:marBottom w:val="0"/>
              <w:divBdr>
                <w:top w:val="none" w:sz="0" w:space="0" w:color="auto"/>
                <w:left w:val="none" w:sz="0" w:space="0" w:color="auto"/>
                <w:bottom w:val="none" w:sz="0" w:space="0" w:color="auto"/>
                <w:right w:val="none" w:sz="0" w:space="0" w:color="auto"/>
              </w:divBdr>
            </w:div>
            <w:div w:id="1254556583">
              <w:marLeft w:val="0"/>
              <w:marRight w:val="0"/>
              <w:marTop w:val="0"/>
              <w:marBottom w:val="0"/>
              <w:divBdr>
                <w:top w:val="none" w:sz="0" w:space="0" w:color="auto"/>
                <w:left w:val="none" w:sz="0" w:space="0" w:color="auto"/>
                <w:bottom w:val="none" w:sz="0" w:space="0" w:color="auto"/>
                <w:right w:val="none" w:sz="0" w:space="0" w:color="auto"/>
              </w:divBdr>
            </w:div>
            <w:div w:id="1761676859">
              <w:marLeft w:val="0"/>
              <w:marRight w:val="0"/>
              <w:marTop w:val="0"/>
              <w:marBottom w:val="0"/>
              <w:divBdr>
                <w:top w:val="none" w:sz="0" w:space="0" w:color="auto"/>
                <w:left w:val="none" w:sz="0" w:space="0" w:color="auto"/>
                <w:bottom w:val="none" w:sz="0" w:space="0" w:color="auto"/>
                <w:right w:val="none" w:sz="0" w:space="0" w:color="auto"/>
              </w:divBdr>
            </w:div>
            <w:div w:id="1907181697">
              <w:marLeft w:val="0"/>
              <w:marRight w:val="0"/>
              <w:marTop w:val="0"/>
              <w:marBottom w:val="0"/>
              <w:divBdr>
                <w:top w:val="none" w:sz="0" w:space="0" w:color="auto"/>
                <w:left w:val="none" w:sz="0" w:space="0" w:color="auto"/>
                <w:bottom w:val="none" w:sz="0" w:space="0" w:color="auto"/>
                <w:right w:val="none" w:sz="0" w:space="0" w:color="auto"/>
              </w:divBdr>
            </w:div>
            <w:div w:id="1980188186">
              <w:marLeft w:val="0"/>
              <w:marRight w:val="0"/>
              <w:marTop w:val="0"/>
              <w:marBottom w:val="0"/>
              <w:divBdr>
                <w:top w:val="none" w:sz="0" w:space="0" w:color="auto"/>
                <w:left w:val="none" w:sz="0" w:space="0" w:color="auto"/>
                <w:bottom w:val="none" w:sz="0" w:space="0" w:color="auto"/>
                <w:right w:val="none" w:sz="0" w:space="0" w:color="auto"/>
              </w:divBdr>
            </w:div>
            <w:div w:id="2061712234">
              <w:marLeft w:val="0"/>
              <w:marRight w:val="0"/>
              <w:marTop w:val="0"/>
              <w:marBottom w:val="0"/>
              <w:divBdr>
                <w:top w:val="none" w:sz="0" w:space="0" w:color="auto"/>
                <w:left w:val="none" w:sz="0" w:space="0" w:color="auto"/>
                <w:bottom w:val="none" w:sz="0" w:space="0" w:color="auto"/>
                <w:right w:val="none" w:sz="0" w:space="0" w:color="auto"/>
              </w:divBdr>
            </w:div>
          </w:divsChild>
        </w:div>
        <w:div w:id="565535583">
          <w:marLeft w:val="0"/>
          <w:marRight w:val="0"/>
          <w:marTop w:val="0"/>
          <w:marBottom w:val="0"/>
          <w:divBdr>
            <w:top w:val="none" w:sz="0" w:space="0" w:color="auto"/>
            <w:left w:val="none" w:sz="0" w:space="0" w:color="auto"/>
            <w:bottom w:val="none" w:sz="0" w:space="0" w:color="auto"/>
            <w:right w:val="none" w:sz="0" w:space="0" w:color="auto"/>
          </w:divBdr>
          <w:divsChild>
            <w:div w:id="12204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84384">
      <w:bodyDiv w:val="1"/>
      <w:marLeft w:val="0"/>
      <w:marRight w:val="0"/>
      <w:marTop w:val="0"/>
      <w:marBottom w:val="0"/>
      <w:divBdr>
        <w:top w:val="none" w:sz="0" w:space="0" w:color="auto"/>
        <w:left w:val="none" w:sz="0" w:space="0" w:color="auto"/>
        <w:bottom w:val="none" w:sz="0" w:space="0" w:color="auto"/>
        <w:right w:val="none" w:sz="0" w:space="0" w:color="auto"/>
      </w:divBdr>
    </w:div>
    <w:div w:id="1091699122">
      <w:bodyDiv w:val="1"/>
      <w:marLeft w:val="0"/>
      <w:marRight w:val="0"/>
      <w:marTop w:val="0"/>
      <w:marBottom w:val="0"/>
      <w:divBdr>
        <w:top w:val="none" w:sz="0" w:space="0" w:color="auto"/>
        <w:left w:val="none" w:sz="0" w:space="0" w:color="auto"/>
        <w:bottom w:val="none" w:sz="0" w:space="0" w:color="auto"/>
        <w:right w:val="none" w:sz="0" w:space="0" w:color="auto"/>
      </w:divBdr>
      <w:divsChild>
        <w:div w:id="1826243994">
          <w:marLeft w:val="0"/>
          <w:marRight w:val="0"/>
          <w:marTop w:val="0"/>
          <w:marBottom w:val="0"/>
          <w:divBdr>
            <w:top w:val="none" w:sz="0" w:space="0" w:color="auto"/>
            <w:left w:val="none" w:sz="0" w:space="0" w:color="auto"/>
            <w:bottom w:val="none" w:sz="0" w:space="0" w:color="auto"/>
            <w:right w:val="none" w:sz="0" w:space="0" w:color="auto"/>
          </w:divBdr>
        </w:div>
      </w:divsChild>
    </w:div>
    <w:div w:id="1302274052">
      <w:bodyDiv w:val="1"/>
      <w:marLeft w:val="0"/>
      <w:marRight w:val="0"/>
      <w:marTop w:val="0"/>
      <w:marBottom w:val="0"/>
      <w:divBdr>
        <w:top w:val="none" w:sz="0" w:space="0" w:color="auto"/>
        <w:left w:val="none" w:sz="0" w:space="0" w:color="auto"/>
        <w:bottom w:val="none" w:sz="0" w:space="0" w:color="auto"/>
        <w:right w:val="none" w:sz="0" w:space="0" w:color="auto"/>
      </w:divBdr>
    </w:div>
    <w:div w:id="1404141069">
      <w:bodyDiv w:val="1"/>
      <w:marLeft w:val="0"/>
      <w:marRight w:val="0"/>
      <w:marTop w:val="0"/>
      <w:marBottom w:val="0"/>
      <w:divBdr>
        <w:top w:val="none" w:sz="0" w:space="0" w:color="auto"/>
        <w:left w:val="none" w:sz="0" w:space="0" w:color="auto"/>
        <w:bottom w:val="none" w:sz="0" w:space="0" w:color="auto"/>
        <w:right w:val="none" w:sz="0" w:space="0" w:color="auto"/>
      </w:divBdr>
    </w:div>
    <w:div w:id="1417508664">
      <w:bodyDiv w:val="1"/>
      <w:marLeft w:val="0"/>
      <w:marRight w:val="0"/>
      <w:marTop w:val="0"/>
      <w:marBottom w:val="0"/>
      <w:divBdr>
        <w:top w:val="none" w:sz="0" w:space="0" w:color="auto"/>
        <w:left w:val="none" w:sz="0" w:space="0" w:color="auto"/>
        <w:bottom w:val="none" w:sz="0" w:space="0" w:color="auto"/>
        <w:right w:val="none" w:sz="0" w:space="0" w:color="auto"/>
      </w:divBdr>
    </w:div>
    <w:div w:id="1454523825">
      <w:bodyDiv w:val="1"/>
      <w:marLeft w:val="0"/>
      <w:marRight w:val="0"/>
      <w:marTop w:val="0"/>
      <w:marBottom w:val="0"/>
      <w:divBdr>
        <w:top w:val="none" w:sz="0" w:space="0" w:color="auto"/>
        <w:left w:val="none" w:sz="0" w:space="0" w:color="auto"/>
        <w:bottom w:val="none" w:sz="0" w:space="0" w:color="auto"/>
        <w:right w:val="none" w:sz="0" w:space="0" w:color="auto"/>
      </w:divBdr>
    </w:div>
    <w:div w:id="1571188351">
      <w:bodyDiv w:val="1"/>
      <w:marLeft w:val="0"/>
      <w:marRight w:val="0"/>
      <w:marTop w:val="0"/>
      <w:marBottom w:val="0"/>
      <w:divBdr>
        <w:top w:val="none" w:sz="0" w:space="0" w:color="auto"/>
        <w:left w:val="none" w:sz="0" w:space="0" w:color="auto"/>
        <w:bottom w:val="none" w:sz="0" w:space="0" w:color="auto"/>
        <w:right w:val="none" w:sz="0" w:space="0" w:color="auto"/>
      </w:divBdr>
    </w:div>
    <w:div w:id="1615407554">
      <w:bodyDiv w:val="1"/>
      <w:marLeft w:val="0"/>
      <w:marRight w:val="0"/>
      <w:marTop w:val="0"/>
      <w:marBottom w:val="0"/>
      <w:divBdr>
        <w:top w:val="none" w:sz="0" w:space="0" w:color="auto"/>
        <w:left w:val="none" w:sz="0" w:space="0" w:color="auto"/>
        <w:bottom w:val="none" w:sz="0" w:space="0" w:color="auto"/>
        <w:right w:val="none" w:sz="0" w:space="0" w:color="auto"/>
      </w:divBdr>
    </w:div>
    <w:div w:id="1864203797">
      <w:bodyDiv w:val="1"/>
      <w:marLeft w:val="0"/>
      <w:marRight w:val="0"/>
      <w:marTop w:val="0"/>
      <w:marBottom w:val="0"/>
      <w:divBdr>
        <w:top w:val="none" w:sz="0" w:space="0" w:color="auto"/>
        <w:left w:val="none" w:sz="0" w:space="0" w:color="auto"/>
        <w:bottom w:val="none" w:sz="0" w:space="0" w:color="auto"/>
        <w:right w:val="none" w:sz="0" w:space="0" w:color="auto"/>
      </w:divBdr>
    </w:div>
    <w:div w:id="1962833791">
      <w:bodyDiv w:val="1"/>
      <w:marLeft w:val="0"/>
      <w:marRight w:val="0"/>
      <w:marTop w:val="0"/>
      <w:marBottom w:val="0"/>
      <w:divBdr>
        <w:top w:val="none" w:sz="0" w:space="0" w:color="auto"/>
        <w:left w:val="none" w:sz="0" w:space="0" w:color="auto"/>
        <w:bottom w:val="none" w:sz="0" w:space="0" w:color="auto"/>
        <w:right w:val="none" w:sz="0" w:space="0" w:color="auto"/>
      </w:divBdr>
      <w:divsChild>
        <w:div w:id="1196650002">
          <w:marLeft w:val="0"/>
          <w:marRight w:val="0"/>
          <w:marTop w:val="0"/>
          <w:marBottom w:val="0"/>
          <w:divBdr>
            <w:top w:val="none" w:sz="0" w:space="0" w:color="auto"/>
            <w:left w:val="none" w:sz="0" w:space="0" w:color="auto"/>
            <w:bottom w:val="none" w:sz="0" w:space="0" w:color="auto"/>
            <w:right w:val="none" w:sz="0" w:space="0" w:color="auto"/>
          </w:divBdr>
        </w:div>
        <w:div w:id="1294168946">
          <w:marLeft w:val="0"/>
          <w:marRight w:val="0"/>
          <w:marTop w:val="0"/>
          <w:marBottom w:val="0"/>
          <w:divBdr>
            <w:top w:val="none" w:sz="0" w:space="0" w:color="auto"/>
            <w:left w:val="none" w:sz="0" w:space="0" w:color="auto"/>
            <w:bottom w:val="none" w:sz="0" w:space="0" w:color="auto"/>
            <w:right w:val="none" w:sz="0" w:space="0" w:color="auto"/>
          </w:divBdr>
        </w:div>
      </w:divsChild>
    </w:div>
    <w:div w:id="2053722296">
      <w:bodyDiv w:val="1"/>
      <w:marLeft w:val="0"/>
      <w:marRight w:val="0"/>
      <w:marTop w:val="0"/>
      <w:marBottom w:val="0"/>
      <w:divBdr>
        <w:top w:val="none" w:sz="0" w:space="0" w:color="auto"/>
        <w:left w:val="none" w:sz="0" w:space="0" w:color="auto"/>
        <w:bottom w:val="none" w:sz="0" w:space="0" w:color="auto"/>
        <w:right w:val="none" w:sz="0" w:space="0" w:color="auto"/>
      </w:divBdr>
      <w:divsChild>
        <w:div w:id="259071932">
          <w:marLeft w:val="0"/>
          <w:marRight w:val="0"/>
          <w:marTop w:val="0"/>
          <w:marBottom w:val="0"/>
          <w:divBdr>
            <w:top w:val="none" w:sz="0" w:space="0" w:color="auto"/>
            <w:left w:val="none" w:sz="0" w:space="0" w:color="auto"/>
            <w:bottom w:val="none" w:sz="0" w:space="0" w:color="auto"/>
            <w:right w:val="none" w:sz="0" w:space="0" w:color="auto"/>
          </w:divBdr>
        </w:div>
        <w:div w:id="465974489">
          <w:marLeft w:val="0"/>
          <w:marRight w:val="0"/>
          <w:marTop w:val="0"/>
          <w:marBottom w:val="0"/>
          <w:divBdr>
            <w:top w:val="none" w:sz="0" w:space="0" w:color="auto"/>
            <w:left w:val="none" w:sz="0" w:space="0" w:color="auto"/>
            <w:bottom w:val="none" w:sz="0" w:space="0" w:color="auto"/>
            <w:right w:val="none" w:sz="0" w:space="0" w:color="auto"/>
          </w:divBdr>
        </w:div>
        <w:div w:id="753479390">
          <w:marLeft w:val="0"/>
          <w:marRight w:val="0"/>
          <w:marTop w:val="0"/>
          <w:marBottom w:val="0"/>
          <w:divBdr>
            <w:top w:val="none" w:sz="0" w:space="0" w:color="auto"/>
            <w:left w:val="none" w:sz="0" w:space="0" w:color="auto"/>
            <w:bottom w:val="none" w:sz="0" w:space="0" w:color="auto"/>
            <w:right w:val="none" w:sz="0" w:space="0" w:color="auto"/>
          </w:divBdr>
        </w:div>
        <w:div w:id="1340935351">
          <w:marLeft w:val="0"/>
          <w:marRight w:val="0"/>
          <w:marTop w:val="0"/>
          <w:marBottom w:val="0"/>
          <w:divBdr>
            <w:top w:val="none" w:sz="0" w:space="0" w:color="auto"/>
            <w:left w:val="none" w:sz="0" w:space="0" w:color="auto"/>
            <w:bottom w:val="none" w:sz="0" w:space="0" w:color="auto"/>
            <w:right w:val="none" w:sz="0" w:space="0" w:color="auto"/>
          </w:divBdr>
        </w:div>
        <w:div w:id="1574585543">
          <w:marLeft w:val="0"/>
          <w:marRight w:val="0"/>
          <w:marTop w:val="0"/>
          <w:marBottom w:val="0"/>
          <w:divBdr>
            <w:top w:val="none" w:sz="0" w:space="0" w:color="auto"/>
            <w:left w:val="none" w:sz="0" w:space="0" w:color="auto"/>
            <w:bottom w:val="none" w:sz="0" w:space="0" w:color="auto"/>
            <w:right w:val="none" w:sz="0" w:space="0" w:color="auto"/>
          </w:divBdr>
        </w:div>
      </w:divsChild>
    </w:div>
    <w:div w:id="2126920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thena.ohdsi.org/search-terms/terms/37110488" TargetMode="External"/><Relationship Id="rId21" Type="http://schemas.openxmlformats.org/officeDocument/2006/relationships/footer" Target="footer4.xml"/><Relationship Id="rId42" Type="http://schemas.openxmlformats.org/officeDocument/2006/relationships/hyperlink" Target="https://athena.ohdsi.org/search-terms/terms/37115735" TargetMode="External"/><Relationship Id="rId63" Type="http://schemas.openxmlformats.org/officeDocument/2006/relationships/hyperlink" Target="https://athena.ohdsi.org/search-terms/terms/44811145" TargetMode="External"/><Relationship Id="rId84" Type="http://schemas.openxmlformats.org/officeDocument/2006/relationships/hyperlink" Target="https://athena.ohdsi.org/search-terms/terms/4032527" TargetMode="External"/><Relationship Id="rId138" Type="http://schemas.openxmlformats.org/officeDocument/2006/relationships/hyperlink" Target="https://atlas-dev.darwin-eu.org/" TargetMode="External"/><Relationship Id="rId159" Type="http://schemas.openxmlformats.org/officeDocument/2006/relationships/hyperlink" Target="https://athena.ohdsi.org/search-terms/terms/36716783" TargetMode="External"/><Relationship Id="rId107" Type="http://schemas.openxmlformats.org/officeDocument/2006/relationships/hyperlink" Target="https://athena.ohdsi.org/search-terms/terms/4204989" TargetMode="External"/><Relationship Id="rId11" Type="http://schemas.openxmlformats.org/officeDocument/2006/relationships/image" Target="media/image1.png"/><Relationship Id="rId32" Type="http://schemas.openxmlformats.org/officeDocument/2006/relationships/hyperlink" Target="https://atlas-demo.ohdsi.org/" TargetMode="External"/><Relationship Id="rId53" Type="http://schemas.openxmlformats.org/officeDocument/2006/relationships/hyperlink" Target="https://athena.ohdsi.org/search-terms/terms/4002358" TargetMode="External"/><Relationship Id="rId74" Type="http://schemas.openxmlformats.org/officeDocument/2006/relationships/hyperlink" Target="https://athena.ohdsi.org/search-terms/terms/378444" TargetMode="External"/><Relationship Id="rId128" Type="http://schemas.openxmlformats.org/officeDocument/2006/relationships/hyperlink" Target="https://atlas-dev.darwin-eu.org/" TargetMode="External"/><Relationship Id="rId149" Type="http://schemas.openxmlformats.org/officeDocument/2006/relationships/hyperlink" Target="https://athena.ohdsi.org/search-terms/terms/4262920" TargetMode="External"/><Relationship Id="rId5" Type="http://schemas.openxmlformats.org/officeDocument/2006/relationships/numbering" Target="numbering.xml"/><Relationship Id="rId95" Type="http://schemas.openxmlformats.org/officeDocument/2006/relationships/hyperlink" Target="https://athena.ohdsi.org/search-terms/terms/4269485" TargetMode="External"/><Relationship Id="rId160" Type="http://schemas.openxmlformats.org/officeDocument/2006/relationships/hyperlink" Target="https://athena.ohdsi.org/search-terms/terms/37110549" TargetMode="External"/><Relationship Id="rId22" Type="http://schemas.openxmlformats.org/officeDocument/2006/relationships/hyperlink" Target="https://github.com/darwin-eu/IncidencePrevalence" TargetMode="External"/><Relationship Id="rId43" Type="http://schemas.openxmlformats.org/officeDocument/2006/relationships/hyperlink" Target="https://athena.ohdsi.org/search-terms/terms/40489883" TargetMode="External"/><Relationship Id="rId64" Type="http://schemas.openxmlformats.org/officeDocument/2006/relationships/hyperlink" Target="https://athena.ohdsi.org/search-terms/terms/45767124" TargetMode="External"/><Relationship Id="rId118" Type="http://schemas.openxmlformats.org/officeDocument/2006/relationships/hyperlink" Target="https://athena.ohdsi.org/search-terms/terms/4102985" TargetMode="External"/><Relationship Id="rId139" Type="http://schemas.openxmlformats.org/officeDocument/2006/relationships/hyperlink" Target="https://atlas-dev.darwin-eu.org/" TargetMode="External"/><Relationship Id="rId85" Type="http://schemas.openxmlformats.org/officeDocument/2006/relationships/hyperlink" Target="https://athena.ohdsi.org/search-terms/terms/4256754" TargetMode="External"/><Relationship Id="rId150" Type="http://schemas.openxmlformats.org/officeDocument/2006/relationships/hyperlink" Target="https://athena.ohdsi.org/search-terms/terms/4281749" TargetMode="External"/><Relationship Id="rId12" Type="http://schemas.openxmlformats.org/officeDocument/2006/relationships/hyperlink" Target="mailto:tduarte@darwin-eu.org" TargetMode="External"/><Relationship Id="rId17" Type="http://schemas.openxmlformats.org/officeDocument/2006/relationships/footer" Target="footer2.xml"/><Relationship Id="rId33" Type="http://schemas.openxmlformats.org/officeDocument/2006/relationships/hyperlink" Target="https://atlas-demo.ohdsi.org/" TargetMode="External"/><Relationship Id="rId38" Type="http://schemas.openxmlformats.org/officeDocument/2006/relationships/hyperlink" Target="https://athena.ohdsi.org/search-terms/terms/4048226" TargetMode="External"/><Relationship Id="rId59" Type="http://schemas.openxmlformats.org/officeDocument/2006/relationships/hyperlink" Target="https://athena.ohdsi.org/search-terms/terms/4199113" TargetMode="External"/><Relationship Id="rId103" Type="http://schemas.openxmlformats.org/officeDocument/2006/relationships/hyperlink" Target="https://athena.ohdsi.org/search-terms/terms/4109384" TargetMode="External"/><Relationship Id="rId108" Type="http://schemas.openxmlformats.org/officeDocument/2006/relationships/hyperlink" Target="https://athena.ohdsi.org/search-terms/terms/40480927" TargetMode="External"/><Relationship Id="rId124" Type="http://schemas.openxmlformats.org/officeDocument/2006/relationships/hyperlink" Target="https://atlas-dev.darwin-eu.org/" TargetMode="External"/><Relationship Id="rId129" Type="http://schemas.openxmlformats.org/officeDocument/2006/relationships/hyperlink" Target="https://atlas-dev.darwin-eu.org/" TargetMode="External"/><Relationship Id="rId54" Type="http://schemas.openxmlformats.org/officeDocument/2006/relationships/hyperlink" Target="https://athena.ohdsi.org/search-terms/terms/4031883" TargetMode="External"/><Relationship Id="rId70" Type="http://schemas.openxmlformats.org/officeDocument/2006/relationships/hyperlink" Target="https://athena.ohdsi.org/search-terms/terms/377889" TargetMode="External"/><Relationship Id="rId75" Type="http://schemas.openxmlformats.org/officeDocument/2006/relationships/hyperlink" Target="https://athena.ohdsi.org/search-terms/terms/4192880" TargetMode="External"/><Relationship Id="rId91" Type="http://schemas.openxmlformats.org/officeDocument/2006/relationships/hyperlink" Target="https://athena.ohdsi.org/search-terms/terms/4216971" TargetMode="External"/><Relationship Id="rId96" Type="http://schemas.openxmlformats.org/officeDocument/2006/relationships/hyperlink" Target="https://athena.ohdsi.org/search-terms/terms/37204325" TargetMode="External"/><Relationship Id="rId140" Type="http://schemas.openxmlformats.org/officeDocument/2006/relationships/hyperlink" Target="https://atlas-dev.darwin-eu.org/" TargetMode="External"/><Relationship Id="rId145" Type="http://schemas.openxmlformats.org/officeDocument/2006/relationships/hyperlink" Target="https://atlas-dev.darwin-eu.org/" TargetMode="External"/><Relationship Id="rId161" Type="http://schemas.openxmlformats.org/officeDocument/2006/relationships/header" Target="header5.xml"/><Relationship Id="rId16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github.com/darwin-eu-dev/PatientProfiles" TargetMode="External"/><Relationship Id="rId28" Type="http://schemas.openxmlformats.org/officeDocument/2006/relationships/hyperlink" Target="https://github.com/OHDSI/DataQualityDashboard" TargetMode="External"/><Relationship Id="rId49" Type="http://schemas.openxmlformats.org/officeDocument/2006/relationships/hyperlink" Target="https://athena.ohdsi.org/search-terms/terms/4038838" TargetMode="External"/><Relationship Id="rId114" Type="http://schemas.openxmlformats.org/officeDocument/2006/relationships/hyperlink" Target="https://athena.ohdsi.org/search-terms/terms/443544" TargetMode="External"/><Relationship Id="rId119" Type="http://schemas.openxmlformats.org/officeDocument/2006/relationships/hyperlink" Target="https://atlas-dev.darwin-eu.org/" TargetMode="External"/><Relationship Id="rId44" Type="http://schemas.openxmlformats.org/officeDocument/2006/relationships/hyperlink" Target="https://athena.ohdsi.org/search-terms/terms/37116597" TargetMode="External"/><Relationship Id="rId60" Type="http://schemas.openxmlformats.org/officeDocument/2006/relationships/hyperlink" Target="https://athena.ohdsi.org/search-terms/terms/4023190" TargetMode="External"/><Relationship Id="rId65" Type="http://schemas.openxmlformats.org/officeDocument/2006/relationships/hyperlink" Target="https://athena.ohdsi.org/search-terms/terms/4306934" TargetMode="External"/><Relationship Id="rId81" Type="http://schemas.openxmlformats.org/officeDocument/2006/relationships/hyperlink" Target="https://athena.ohdsi.org/search-terms/terms/4172829" TargetMode="External"/><Relationship Id="rId86" Type="http://schemas.openxmlformats.org/officeDocument/2006/relationships/hyperlink" Target="https://athena.ohdsi.org/search-terms/terms/44809261" TargetMode="External"/><Relationship Id="rId130" Type="http://schemas.openxmlformats.org/officeDocument/2006/relationships/hyperlink" Target="https://atlas-dev.darwin-eu.org/" TargetMode="External"/><Relationship Id="rId135" Type="http://schemas.openxmlformats.org/officeDocument/2006/relationships/hyperlink" Target="https://atlas-dev.darwin-eu.org/" TargetMode="External"/><Relationship Id="rId151" Type="http://schemas.openxmlformats.org/officeDocument/2006/relationships/hyperlink" Target="https://athena.ohdsi.org/search-terms/terms/319041" TargetMode="External"/><Relationship Id="rId156" Type="http://schemas.openxmlformats.org/officeDocument/2006/relationships/hyperlink" Target="https://athena.ohdsi.org/search-terms/terms/4291025" TargetMode="External"/><Relationship Id="rId13" Type="http://schemas.openxmlformats.org/officeDocument/2006/relationships/hyperlink" Target="http://www.encepp.eu/" TargetMode="External"/><Relationship Id="rId18" Type="http://schemas.openxmlformats.org/officeDocument/2006/relationships/header" Target="header3.xml"/><Relationship Id="rId39" Type="http://schemas.openxmlformats.org/officeDocument/2006/relationships/hyperlink" Target="https://athena.ohdsi.org/search-terms/terms/4048225" TargetMode="External"/><Relationship Id="rId109" Type="http://schemas.openxmlformats.org/officeDocument/2006/relationships/hyperlink" Target="https://athena.ohdsi.org/search-terms/terms/40482260" TargetMode="External"/><Relationship Id="rId34" Type="http://schemas.openxmlformats.org/officeDocument/2006/relationships/hyperlink" Target="https://atlas-demo.ohdsi.org/" TargetMode="External"/><Relationship Id="rId50" Type="http://schemas.openxmlformats.org/officeDocument/2006/relationships/hyperlink" Target="https://athena.ohdsi.org/search-terms/terms/432571" TargetMode="External"/><Relationship Id="rId55" Type="http://schemas.openxmlformats.org/officeDocument/2006/relationships/hyperlink" Target="https://athena.ohdsi.org/search-terms/terms/4032531" TargetMode="External"/><Relationship Id="rId76" Type="http://schemas.openxmlformats.org/officeDocument/2006/relationships/hyperlink" Target="https://athena.ohdsi.org/search-terms/terms/4019836" TargetMode="External"/><Relationship Id="rId97" Type="http://schemas.openxmlformats.org/officeDocument/2006/relationships/hyperlink" Target="https://athena.ohdsi.org/search-terms/terms/442165" TargetMode="External"/><Relationship Id="rId104" Type="http://schemas.openxmlformats.org/officeDocument/2006/relationships/hyperlink" Target="https://athena.ohdsi.org/search-terms/terms/4347292" TargetMode="External"/><Relationship Id="rId120" Type="http://schemas.openxmlformats.org/officeDocument/2006/relationships/hyperlink" Target="https://atlas-dev.darwin-eu.org/" TargetMode="External"/><Relationship Id="rId125" Type="http://schemas.openxmlformats.org/officeDocument/2006/relationships/hyperlink" Target="https://atlas-dev.darwin-eu.org/" TargetMode="External"/><Relationship Id="rId141" Type="http://schemas.openxmlformats.org/officeDocument/2006/relationships/hyperlink" Target="https://atlas-dev.darwin-eu.org/" TargetMode="External"/><Relationship Id="rId146" Type="http://schemas.openxmlformats.org/officeDocument/2006/relationships/hyperlink" Target="https://atlas-dev.darwin-eu.org/" TargetMode="External"/><Relationship Id="rId7" Type="http://schemas.openxmlformats.org/officeDocument/2006/relationships/settings" Target="settings.xml"/><Relationship Id="rId71" Type="http://schemas.openxmlformats.org/officeDocument/2006/relationships/hyperlink" Target="https://athena.ohdsi.org/search-terms/terms/439378" TargetMode="External"/><Relationship Id="rId92" Type="http://schemas.openxmlformats.org/officeDocument/2006/relationships/hyperlink" Target="https://athena.ohdsi.org/search-terms/terms/4333683" TargetMode="External"/><Relationship Id="rId162" Type="http://schemas.openxmlformats.org/officeDocument/2006/relationships/footer" Target="footer5.xml"/><Relationship Id="rId2" Type="http://schemas.openxmlformats.org/officeDocument/2006/relationships/customXml" Target="../customXml/item2.xml"/><Relationship Id="rId29" Type="http://schemas.openxmlformats.org/officeDocument/2006/relationships/hyperlink" Target="https://github.com/darwin-eu/CodelistGenerator" TargetMode="External"/><Relationship Id="rId24" Type="http://schemas.openxmlformats.org/officeDocument/2006/relationships/hyperlink" Target="https://github.com/OHDSI/FeatureExtraction" TargetMode="External"/><Relationship Id="rId40" Type="http://schemas.openxmlformats.org/officeDocument/2006/relationships/hyperlink" Target="https://athena.ohdsi.org/search-terms/terms/40491873" TargetMode="External"/><Relationship Id="rId45" Type="http://schemas.openxmlformats.org/officeDocument/2006/relationships/hyperlink" Target="https://athena.ohdsi.org/search-terms/terms/37116596" TargetMode="External"/><Relationship Id="rId66" Type="http://schemas.openxmlformats.org/officeDocument/2006/relationships/hyperlink" Target="https://athena.ohdsi.org/search-terms/terms/36716238" TargetMode="External"/><Relationship Id="rId87" Type="http://schemas.openxmlformats.org/officeDocument/2006/relationships/hyperlink" Target="https://athena.ohdsi.org/search-terms/terms/4224116" TargetMode="External"/><Relationship Id="rId110" Type="http://schemas.openxmlformats.org/officeDocument/2006/relationships/hyperlink" Target="https://athena.ohdsi.org/search-terms/terms/4132137" TargetMode="External"/><Relationship Id="rId115" Type="http://schemas.openxmlformats.org/officeDocument/2006/relationships/hyperlink" Target="https://athena.ohdsi.org/search-terms/terms/4200883" TargetMode="External"/><Relationship Id="rId131" Type="http://schemas.openxmlformats.org/officeDocument/2006/relationships/hyperlink" Target="https://atlas-dev.darwin-eu.org/" TargetMode="External"/><Relationship Id="rId136" Type="http://schemas.openxmlformats.org/officeDocument/2006/relationships/hyperlink" Target="https://atlas-dev.darwin-eu.org/" TargetMode="External"/><Relationship Id="rId157" Type="http://schemas.openxmlformats.org/officeDocument/2006/relationships/hyperlink" Target="https://athena.ohdsi.org/search-terms/terms/320136" TargetMode="External"/><Relationship Id="rId61" Type="http://schemas.openxmlformats.org/officeDocument/2006/relationships/hyperlink" Target="https://athena.ohdsi.org/search-terms/terms/4136754" TargetMode="External"/><Relationship Id="rId82" Type="http://schemas.openxmlformats.org/officeDocument/2006/relationships/hyperlink" Target="https://athena.ohdsi.org/search-terms/terms/4317527" TargetMode="External"/><Relationship Id="rId152" Type="http://schemas.openxmlformats.org/officeDocument/2006/relationships/hyperlink" Target="https://athena.ohdsi.org/search-terms/terms/135360" TargetMode="External"/><Relationship Id="rId19" Type="http://schemas.openxmlformats.org/officeDocument/2006/relationships/footer" Target="footer3.xml"/><Relationship Id="rId14" Type="http://schemas.openxmlformats.org/officeDocument/2006/relationships/header" Target="header1.xml"/><Relationship Id="rId30" Type="http://schemas.openxmlformats.org/officeDocument/2006/relationships/hyperlink" Target="https://github.com/OHDSI/CohortDiagnostics" TargetMode="External"/><Relationship Id="rId35" Type="http://schemas.openxmlformats.org/officeDocument/2006/relationships/hyperlink" Target="https://atlas-demo.ohdsi.org/" TargetMode="External"/><Relationship Id="rId56" Type="http://schemas.openxmlformats.org/officeDocument/2006/relationships/hyperlink" Target="https://athena.ohdsi.org/search-terms/terms/4052047" TargetMode="External"/><Relationship Id="rId77" Type="http://schemas.openxmlformats.org/officeDocument/2006/relationships/hyperlink" Target="https://athena.ohdsi.org/search-terms/terms/4228687" TargetMode="External"/><Relationship Id="rId100" Type="http://schemas.openxmlformats.org/officeDocument/2006/relationships/hyperlink" Target="https://athena.ohdsi.org/search-terms/terms/763515" TargetMode="External"/><Relationship Id="rId105" Type="http://schemas.openxmlformats.org/officeDocument/2006/relationships/hyperlink" Target="https://athena.ohdsi.org/search-terms/terms/37312021" TargetMode="External"/><Relationship Id="rId126" Type="http://schemas.openxmlformats.org/officeDocument/2006/relationships/hyperlink" Target="https://atlas-dev.darwin-eu.org/" TargetMode="External"/><Relationship Id="rId147" Type="http://schemas.openxmlformats.org/officeDocument/2006/relationships/hyperlink" Target="https://athena.ohdsi.org/search-terms/terms/75865" TargetMode="External"/><Relationship Id="rId8" Type="http://schemas.openxmlformats.org/officeDocument/2006/relationships/webSettings" Target="webSettings.xml"/><Relationship Id="rId51" Type="http://schemas.openxmlformats.org/officeDocument/2006/relationships/hyperlink" Target="https://athena.ohdsi.org/search-terms/terms/35624275" TargetMode="External"/><Relationship Id="rId72" Type="http://schemas.openxmlformats.org/officeDocument/2006/relationships/hyperlink" Target="https://athena.ohdsi.org/search-terms/terms/444291" TargetMode="External"/><Relationship Id="rId93" Type="http://schemas.openxmlformats.org/officeDocument/2006/relationships/hyperlink" Target="https://athena.ohdsi.org/search-terms/terms/4300305" TargetMode="External"/><Relationship Id="rId98" Type="http://schemas.openxmlformats.org/officeDocument/2006/relationships/hyperlink" Target="https://athena.ohdsi.org/search-terms/terms/44788734" TargetMode="External"/><Relationship Id="rId121" Type="http://schemas.openxmlformats.org/officeDocument/2006/relationships/hyperlink" Target="https://atlas-dev.darwin-eu.org/" TargetMode="External"/><Relationship Id="rId142" Type="http://schemas.openxmlformats.org/officeDocument/2006/relationships/hyperlink" Target="https://atlas-dev.darwin-eu.org/" TargetMode="External"/><Relationship Id="rId163"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ohdsi.github.io/CommonDataModel" TargetMode="External"/><Relationship Id="rId46" Type="http://schemas.openxmlformats.org/officeDocument/2006/relationships/hyperlink" Target="https://athena.ohdsi.org/search-terms/terms/36716616" TargetMode="External"/><Relationship Id="rId67" Type="http://schemas.openxmlformats.org/officeDocument/2006/relationships/hyperlink" Target="https://athena.ohdsi.org/search-terms/terms/4109859" TargetMode="External"/><Relationship Id="rId116" Type="http://schemas.openxmlformats.org/officeDocument/2006/relationships/hyperlink" Target="https://athena.ohdsi.org/search-terms/terms/4215402" TargetMode="External"/><Relationship Id="rId137" Type="http://schemas.openxmlformats.org/officeDocument/2006/relationships/hyperlink" Target="https://atlas-dev.darwin-eu.org/" TargetMode="External"/><Relationship Id="rId158" Type="http://schemas.openxmlformats.org/officeDocument/2006/relationships/hyperlink" Target="https://athena.ohdsi.org/search-terms/terms/255573" TargetMode="External"/><Relationship Id="rId20" Type="http://schemas.openxmlformats.org/officeDocument/2006/relationships/header" Target="header4.xml"/><Relationship Id="rId41" Type="http://schemas.openxmlformats.org/officeDocument/2006/relationships/hyperlink" Target="https://athena.ohdsi.org/search-terms/terms/4247238" TargetMode="External"/><Relationship Id="rId62" Type="http://schemas.openxmlformats.org/officeDocument/2006/relationships/hyperlink" Target="https://athena.ohdsi.org/search-terms/terms/40299189" TargetMode="External"/><Relationship Id="rId83" Type="http://schemas.openxmlformats.org/officeDocument/2006/relationships/hyperlink" Target="https://athena.ohdsi.org/search-terms/terms/4087528" TargetMode="External"/><Relationship Id="rId88" Type="http://schemas.openxmlformats.org/officeDocument/2006/relationships/hyperlink" Target="https://athena.ohdsi.org/search-terms/terms/4329906" TargetMode="External"/><Relationship Id="rId111" Type="http://schemas.openxmlformats.org/officeDocument/2006/relationships/hyperlink" Target="https://athena.ohdsi.org/search-terms/terms/435524" TargetMode="External"/><Relationship Id="rId132" Type="http://schemas.openxmlformats.org/officeDocument/2006/relationships/hyperlink" Target="https://atlas-dev.darwin-eu.org/" TargetMode="External"/><Relationship Id="rId153" Type="http://schemas.openxmlformats.org/officeDocument/2006/relationships/hyperlink" Target="https://athena.ohdsi.org/search-terms/terms/4101512" TargetMode="External"/><Relationship Id="rId15" Type="http://schemas.openxmlformats.org/officeDocument/2006/relationships/footer" Target="footer1.xml"/><Relationship Id="rId36" Type="http://schemas.openxmlformats.org/officeDocument/2006/relationships/hyperlink" Target="https://atlas-demo.ohdsi.org/" TargetMode="External"/><Relationship Id="rId57" Type="http://schemas.openxmlformats.org/officeDocument/2006/relationships/hyperlink" Target="https://athena.ohdsi.org/search-terms/terms/4119464" TargetMode="External"/><Relationship Id="rId106" Type="http://schemas.openxmlformats.org/officeDocument/2006/relationships/hyperlink" Target="https://athena.ohdsi.org/search-terms/terms/435657" TargetMode="External"/><Relationship Id="rId127" Type="http://schemas.openxmlformats.org/officeDocument/2006/relationships/hyperlink" Target="https://atlas-dev.darwin-eu.org/" TargetMode="External"/><Relationship Id="rId10" Type="http://schemas.openxmlformats.org/officeDocument/2006/relationships/endnotes" Target="endnotes.xml"/><Relationship Id="rId31" Type="http://schemas.openxmlformats.org/officeDocument/2006/relationships/hyperlink" Target="https://atlas-demo.ohdsi.org/" TargetMode="External"/><Relationship Id="rId52" Type="http://schemas.openxmlformats.org/officeDocument/2006/relationships/hyperlink" Target="https://athena.ohdsi.org/search-terms/terms/373152" TargetMode="External"/><Relationship Id="rId73" Type="http://schemas.openxmlformats.org/officeDocument/2006/relationships/hyperlink" Target="https://athena.ohdsi.org/search-terms/terms/44805060" TargetMode="External"/><Relationship Id="rId78" Type="http://schemas.openxmlformats.org/officeDocument/2006/relationships/hyperlink" Target="https://athena.ohdsi.org/search-terms/terms/4309238" TargetMode="External"/><Relationship Id="rId94" Type="http://schemas.openxmlformats.org/officeDocument/2006/relationships/hyperlink" Target="https://athena.ohdsi.org/search-terms/terms/44784528" TargetMode="External"/><Relationship Id="rId99" Type="http://schemas.openxmlformats.org/officeDocument/2006/relationships/hyperlink" Target="https://athena.ohdsi.org/search-terms/terms/4156515" TargetMode="External"/><Relationship Id="rId101" Type="http://schemas.openxmlformats.org/officeDocument/2006/relationships/hyperlink" Target="https://athena.ohdsi.org/search-terms/terms/45773690" TargetMode="External"/><Relationship Id="rId122" Type="http://schemas.openxmlformats.org/officeDocument/2006/relationships/hyperlink" Target="https://atlas-dev.darwin-eu.org/" TargetMode="External"/><Relationship Id="rId143" Type="http://schemas.openxmlformats.org/officeDocument/2006/relationships/hyperlink" Target="https://atlas-dev.darwin-eu.org/" TargetMode="External"/><Relationship Id="rId148" Type="http://schemas.openxmlformats.org/officeDocument/2006/relationships/hyperlink" Target="https://athena.ohdsi.org/search-terms/terms/197331" TargetMode="External"/><Relationship Id="rId16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book.ohdsi.org/" TargetMode="External"/><Relationship Id="rId47" Type="http://schemas.openxmlformats.org/officeDocument/2006/relationships/hyperlink" Target="https://athena.ohdsi.org/search-terms/terms/4110871" TargetMode="External"/><Relationship Id="rId68" Type="http://schemas.openxmlformats.org/officeDocument/2006/relationships/hyperlink" Target="https://athena.ohdsi.org/search-terms/terms/374034" TargetMode="External"/><Relationship Id="rId89" Type="http://schemas.openxmlformats.org/officeDocument/2006/relationships/hyperlink" Target="https://athena.ohdsi.org/search-terms/terms/436675" TargetMode="External"/><Relationship Id="rId112" Type="http://schemas.openxmlformats.org/officeDocument/2006/relationships/hyperlink" Target="https://athena.ohdsi.org/search-terms/terms/42690122" TargetMode="External"/><Relationship Id="rId133" Type="http://schemas.openxmlformats.org/officeDocument/2006/relationships/hyperlink" Target="https://atlas-dev.darwin-eu.org/" TargetMode="External"/><Relationship Id="rId154" Type="http://schemas.openxmlformats.org/officeDocument/2006/relationships/hyperlink" Target="https://athena.ohdsi.org/search-terms/terms/4291025" TargetMode="External"/><Relationship Id="rId16" Type="http://schemas.openxmlformats.org/officeDocument/2006/relationships/header" Target="header2.xml"/><Relationship Id="rId37" Type="http://schemas.openxmlformats.org/officeDocument/2006/relationships/hyperlink" Target="https://atlas-demo.ohdsi.org/" TargetMode="External"/><Relationship Id="rId58" Type="http://schemas.openxmlformats.org/officeDocument/2006/relationships/hyperlink" Target="https://athena.ohdsi.org/search-terms/terms/4199114" TargetMode="External"/><Relationship Id="rId79" Type="http://schemas.openxmlformats.org/officeDocument/2006/relationships/hyperlink" Target="https://athena.ohdsi.org/search-terms/terms/4019835" TargetMode="External"/><Relationship Id="rId102" Type="http://schemas.openxmlformats.org/officeDocument/2006/relationships/hyperlink" Target="https://athena.ohdsi.org/search-terms/terms/134765" TargetMode="External"/><Relationship Id="rId123" Type="http://schemas.openxmlformats.org/officeDocument/2006/relationships/hyperlink" Target="https://atlas-dev.darwin-eu.org/" TargetMode="External"/><Relationship Id="rId144" Type="http://schemas.openxmlformats.org/officeDocument/2006/relationships/hyperlink" Target="https://atlas-dev.darwin-eu.org/" TargetMode="External"/><Relationship Id="rId90" Type="http://schemas.openxmlformats.org/officeDocument/2006/relationships/hyperlink" Target="https://athena.ohdsi.org/search-terms/terms/4091029" TargetMode="External"/><Relationship Id="rId165" Type="http://schemas.openxmlformats.org/officeDocument/2006/relationships/theme" Target="theme/theme1.xml"/><Relationship Id="rId27" Type="http://schemas.openxmlformats.org/officeDocument/2006/relationships/hyperlink" Target="http://book.ohdsi.org/DataQuality.html" TargetMode="External"/><Relationship Id="rId48" Type="http://schemas.openxmlformats.org/officeDocument/2006/relationships/hyperlink" Target="https://athena.ohdsi.org/search-terms/terms/4147411" TargetMode="External"/><Relationship Id="rId69" Type="http://schemas.openxmlformats.org/officeDocument/2006/relationships/hyperlink" Target="https://athena.ohdsi.org/search-terms/terms/36715579" TargetMode="External"/><Relationship Id="rId113" Type="http://schemas.openxmlformats.org/officeDocument/2006/relationships/hyperlink" Target="https://athena.ohdsi.org/search-terms/terms/374905" TargetMode="External"/><Relationship Id="rId134" Type="http://schemas.openxmlformats.org/officeDocument/2006/relationships/hyperlink" Target="https://atlas-dev.darwin-eu.org/" TargetMode="External"/><Relationship Id="rId80" Type="http://schemas.openxmlformats.org/officeDocument/2006/relationships/hyperlink" Target="https://athena.ohdsi.org/search-terms/terms/4297462" TargetMode="External"/><Relationship Id="rId155" Type="http://schemas.openxmlformats.org/officeDocument/2006/relationships/hyperlink" Target="https://athena.ohdsi.org/search-terms/terms/429102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59814171-4D5D-43BA-A68D-B40281F1714B}">
    <t:Anchor>
      <t:Comment id="422211066"/>
    </t:Anchor>
    <t:History>
      <t:Event id="{6D0C011C-DBC3-4A84-8B91-A7962B0BB715}" time="2022-06-15T20:15:47.73Z">
        <t:Attribution userId="S::d.prietoalhambra@darwin-eu.org::ef919682-e82e-4b91-b570-e53048719938" userProvider="AD" userName="Daniel Prieto Alhambra (DARWIN EU® CC)"/>
        <t:Anchor>
          <t:Comment id="422211066"/>
        </t:Anchor>
        <t:Create/>
      </t:Event>
      <t:Event id="{B6103CBC-2435-4586-9230-89D768059E78}" time="2022-06-15T20:15:47.73Z">
        <t:Attribution userId="S::d.prietoalhambra@darwin-eu.org::ef919682-e82e-4b91-b570-e53048719938" userProvider="AD" userName="Daniel Prieto Alhambra (DARWIN EU® CC)"/>
        <t:Anchor>
          <t:Comment id="422211066"/>
        </t:Anchor>
        <t:Assign userId="S::p.rijnbeek@darwin-eu.org::341b1b1d-37e7-40ff-8dcf-c2385deed8b0" userProvider="AD" userName="Peter Rijnbeek (DARWIN EU® CC)"/>
      </t:Event>
      <t:Event id="{004B5AB1-891C-4FF7-900C-E81C357A0AC4}" time="2022-06-15T20:15:47.73Z">
        <t:Attribution userId="S::d.prietoalhambra@darwin-eu.org::ef919682-e82e-4b91-b570-e53048719938" userProvider="AD" userName="Daniel Prieto Alhambra (DARWIN EU® CC)"/>
        <t:Anchor>
          <t:Comment id="422211066"/>
        </t:Anchor>
        <t:SetTitle title="can this be done @Peter Rijnbeek (DARWIN EU® CC) ? would this be done by Technology? I have no clue how my team would do this... if so then I would change &quot;Ideally, this study protocol...&quot; for &quot;In future, this study protocol will be automatically …"/>
      </t:Event>
    </t:History>
  </t:Task>
</t:Tasks>
</file>

<file path=word/theme/theme1.xml><?xml version="1.0" encoding="utf-8"?>
<a:theme xmlns:a="http://schemas.openxmlformats.org/drawingml/2006/main" name="Tema de Office">
  <a:themeElements>
    <a:clrScheme name="EHDEN">
      <a:dk1>
        <a:srgbClr val="000000"/>
      </a:dk1>
      <a:lt1>
        <a:srgbClr val="FFFFFF"/>
      </a:lt1>
      <a:dk2>
        <a:srgbClr val="383C45"/>
      </a:dk2>
      <a:lt2>
        <a:srgbClr val="FFFFFF"/>
      </a:lt2>
      <a:accent1>
        <a:srgbClr val="45B0C9"/>
      </a:accent1>
      <a:accent2>
        <a:srgbClr val="EFA528"/>
      </a:accent2>
      <a:accent3>
        <a:srgbClr val="922E75"/>
      </a:accent3>
      <a:accent4>
        <a:srgbClr val="372E77"/>
      </a:accent4>
      <a:accent5>
        <a:srgbClr val="DC3456"/>
      </a:accent5>
      <a:accent6>
        <a:srgbClr val="55C78E"/>
      </a:accent6>
      <a:hlink>
        <a:srgbClr val="1F8CF9"/>
      </a:hlink>
      <a:folHlink>
        <a:srgbClr val="B6769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DBDD1DFF2B3C24581A5D985A990AE48" ma:contentTypeVersion="4" ma:contentTypeDescription="Een nieuw document maken." ma:contentTypeScope="" ma:versionID="97e0ac34972261637744b4de3b7dac6e">
  <xsd:schema xmlns:xsd="http://www.w3.org/2001/XMLSchema" xmlns:xs="http://www.w3.org/2001/XMLSchema" xmlns:p="http://schemas.microsoft.com/office/2006/metadata/properties" xmlns:ns2="b11dd959-adc0-494b-8f99-1c68c1c01136" targetNamespace="http://schemas.microsoft.com/office/2006/metadata/properties" ma:root="true" ma:fieldsID="42c61bc7ba7f5ee259b8940aa8d1ac10" ns2:_="">
    <xsd:import namespace="b11dd959-adc0-494b-8f99-1c68c1c011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dd959-adc0-494b-8f99-1c68c1c011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ADDD79-B3C2-46E5-9CFD-7A873E1F2013}">
  <ds:schemaRefs>
    <ds:schemaRef ds:uri="http://schemas.openxmlformats.org/officeDocument/2006/bibliography"/>
  </ds:schemaRefs>
</ds:datastoreItem>
</file>

<file path=customXml/itemProps2.xml><?xml version="1.0" encoding="utf-8"?>
<ds:datastoreItem xmlns:ds="http://schemas.openxmlformats.org/officeDocument/2006/customXml" ds:itemID="{139B2FAD-EDF0-4AAF-BDB2-52AEC236B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1dd959-adc0-494b-8f99-1c68c1c011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843F91-A486-47D1-B107-63DFCCEA94B2}">
  <ds:schemaRefs>
    <ds:schemaRef ds:uri="http://schemas.microsoft.com/sharepoint/v3/contenttype/forms"/>
  </ds:schemaRefs>
</ds:datastoreItem>
</file>

<file path=customXml/itemProps4.xml><?xml version="1.0" encoding="utf-8"?>
<ds:datastoreItem xmlns:ds="http://schemas.openxmlformats.org/officeDocument/2006/customXml" ds:itemID="{6D39531A-8361-4867-9535-395AC078023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81</Pages>
  <Words>26417</Words>
  <Characters>150580</Characters>
  <Application>Microsoft Office Word</Application>
  <DocSecurity>0</DocSecurity>
  <Lines>1254</Lines>
  <Paragraphs>353</Paragraphs>
  <ScaleCrop>false</ScaleCrop>
  <Company/>
  <LinksUpToDate>false</LinksUpToDate>
  <CharactersWithSpaces>176644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Pla (DARWIN EU® CC)</dc:creator>
  <cp:keywords/>
  <dc:description/>
  <cp:lastModifiedBy>Adam Black</cp:lastModifiedBy>
  <cp:revision>1122</cp:revision>
  <cp:lastPrinted>2022-09-02T00:51:00Z</cp:lastPrinted>
  <dcterms:created xsi:type="dcterms:W3CDTF">2023-08-16T18:42:00Z</dcterms:created>
  <dcterms:modified xsi:type="dcterms:W3CDTF">2024-02-14T14:28:00Z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0x0101002DBDD1DFF2B3C24581A5D985A990AE48</vt:lpwstr>
  </property>
  <property fmtid="{D5CDD505-2E9C-101B-9397-08002B2CF9AE}" pid="3" name="Order">
    <vt:r8>32500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